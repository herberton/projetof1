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 xml:space="preserve">Aos professores César Caetano e Reinaldo </w:t>
      </w:r>
      <w:proofErr w:type="spellStart"/>
      <w:r w:rsidRPr="00D60B8C">
        <w:rPr>
          <w:rFonts w:ascii="Times New Roman" w:hAnsi="Times New Roman"/>
          <w:sz w:val="24"/>
          <w:szCs w:val="24"/>
        </w:rPr>
        <w:t>Burian</w:t>
      </w:r>
      <w:proofErr w:type="spellEnd"/>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 xml:space="preserve">A Daniela </w:t>
      </w:r>
      <w:proofErr w:type="spellStart"/>
      <w:r>
        <w:rPr>
          <w:rFonts w:ascii="Times New Roman" w:hAnsi="Times New Roman"/>
          <w:sz w:val="24"/>
          <w:szCs w:val="24"/>
        </w:rPr>
        <w:t>Baroni</w:t>
      </w:r>
      <w:proofErr w:type="spellEnd"/>
      <w:r>
        <w:rPr>
          <w:rFonts w:ascii="Times New Roman" w:hAnsi="Times New Roman"/>
          <w:sz w:val="24"/>
          <w:szCs w:val="24"/>
        </w:rPr>
        <w:t>,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DD6C2B" w:rsidRPr="00D60B8C" w:rsidRDefault="00DD6C2B"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 xml:space="preserve">David </w:t>
      </w:r>
      <w:proofErr w:type="spellStart"/>
      <w:r w:rsidRPr="00D60B8C">
        <w:rPr>
          <w:rFonts w:ascii="Times New Roman" w:eastAsiaTheme="minorHAnsi" w:hAnsi="Times New Roman"/>
          <w:sz w:val="24"/>
          <w:szCs w:val="24"/>
        </w:rPr>
        <w:t>Niven</w:t>
      </w:r>
      <w:proofErr w:type="spellEnd"/>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proofErr w:type="spellStart"/>
      <w:r w:rsidRPr="00D60B8C">
        <w:rPr>
          <w:rFonts w:ascii="Times New Roman" w:eastAsiaTheme="minorHAnsi" w:hAnsi="Times New Roman"/>
          <w:sz w:val="24"/>
          <w:szCs w:val="24"/>
        </w:rPr>
        <w:t>Palavras-chave</w:t>
      </w:r>
      <w:proofErr w:type="spellEnd"/>
      <w:r w:rsidRPr="00D60B8C">
        <w:rPr>
          <w:rFonts w:ascii="Times New Roman" w:eastAsiaTheme="minorHAnsi" w:hAnsi="Times New Roman"/>
          <w:sz w:val="24"/>
          <w:szCs w:val="24"/>
        </w:rPr>
        <w:t xml:space="preser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B91B42" w:rsidRDefault="00382379">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7796859" w:history="1">
        <w:r w:rsidR="00B91B42" w:rsidRPr="0096234C">
          <w:rPr>
            <w:rStyle w:val="Hyperlink"/>
            <w:noProof/>
          </w:rPr>
          <w:t>Tabela 1: Média no tempo de espera nas filas</w:t>
        </w:r>
        <w:r w:rsidR="00B91B42">
          <w:rPr>
            <w:noProof/>
            <w:webHidden/>
          </w:rPr>
          <w:tab/>
        </w:r>
        <w:r>
          <w:rPr>
            <w:noProof/>
            <w:webHidden/>
          </w:rPr>
          <w:fldChar w:fldCharType="begin"/>
        </w:r>
        <w:r w:rsidR="00B91B42">
          <w:rPr>
            <w:noProof/>
            <w:webHidden/>
          </w:rPr>
          <w:instrText xml:space="preserve"> PAGEREF _Toc277796859 \h </w:instrText>
        </w:r>
        <w:r>
          <w:rPr>
            <w:noProof/>
            <w:webHidden/>
          </w:rPr>
        </w:r>
        <w:r>
          <w:rPr>
            <w:noProof/>
            <w:webHidden/>
          </w:rPr>
          <w:fldChar w:fldCharType="separate"/>
        </w:r>
        <w:r w:rsidR="004F197C">
          <w:rPr>
            <w:noProof/>
            <w:webHidden/>
          </w:rPr>
          <w:t>34</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60" w:history="1">
        <w:r w:rsidR="00B91B42" w:rsidRPr="0096234C">
          <w:rPr>
            <w:rStyle w:val="Hyperlink"/>
            <w:noProof/>
          </w:rPr>
          <w:t>Tabela 2: Média no tempo de atendimento</w:t>
        </w:r>
        <w:r w:rsidR="00B91B42">
          <w:rPr>
            <w:noProof/>
            <w:webHidden/>
          </w:rPr>
          <w:tab/>
        </w:r>
        <w:r>
          <w:rPr>
            <w:noProof/>
            <w:webHidden/>
          </w:rPr>
          <w:fldChar w:fldCharType="begin"/>
        </w:r>
        <w:r w:rsidR="00B91B42">
          <w:rPr>
            <w:noProof/>
            <w:webHidden/>
          </w:rPr>
          <w:instrText xml:space="preserve"> PAGEREF _Toc277796860 \h </w:instrText>
        </w:r>
        <w:r>
          <w:rPr>
            <w:noProof/>
            <w:webHidden/>
          </w:rPr>
        </w:r>
        <w:r>
          <w:rPr>
            <w:noProof/>
            <w:webHidden/>
          </w:rPr>
          <w:fldChar w:fldCharType="separate"/>
        </w:r>
        <w:r w:rsidR="004F197C">
          <w:rPr>
            <w:noProof/>
            <w:webHidden/>
          </w:rPr>
          <w:t>34</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61" w:history="1">
        <w:r w:rsidR="00B91B42" w:rsidRPr="0096234C">
          <w:rPr>
            <w:rStyle w:val="Hyperlink"/>
            <w:noProof/>
          </w:rPr>
          <w:t>Tabela 3: Configuração do ambiente de Testes</w:t>
        </w:r>
        <w:r w:rsidR="00B91B42">
          <w:rPr>
            <w:noProof/>
            <w:webHidden/>
          </w:rPr>
          <w:tab/>
        </w:r>
        <w:r>
          <w:rPr>
            <w:noProof/>
            <w:webHidden/>
          </w:rPr>
          <w:fldChar w:fldCharType="begin"/>
        </w:r>
        <w:r w:rsidR="00B91B42">
          <w:rPr>
            <w:noProof/>
            <w:webHidden/>
          </w:rPr>
          <w:instrText xml:space="preserve"> PAGEREF _Toc277796861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62" w:history="1">
        <w:r w:rsidR="00B91B42" w:rsidRPr="0096234C">
          <w:rPr>
            <w:rStyle w:val="Hyperlink"/>
            <w:noProof/>
          </w:rPr>
          <w:t>Tabela 4: Critérios de Avaliação</w:t>
        </w:r>
        <w:r w:rsidR="00B91B42">
          <w:rPr>
            <w:noProof/>
            <w:webHidden/>
          </w:rPr>
          <w:tab/>
        </w:r>
        <w:r>
          <w:rPr>
            <w:noProof/>
            <w:webHidden/>
          </w:rPr>
          <w:fldChar w:fldCharType="begin"/>
        </w:r>
        <w:r w:rsidR="00B91B42">
          <w:rPr>
            <w:noProof/>
            <w:webHidden/>
          </w:rPr>
          <w:instrText xml:space="preserve"> PAGEREF _Toc277796862 \h </w:instrText>
        </w:r>
        <w:r>
          <w:rPr>
            <w:noProof/>
            <w:webHidden/>
          </w:rPr>
        </w:r>
        <w:r>
          <w:rPr>
            <w:noProof/>
            <w:webHidden/>
          </w:rPr>
          <w:fldChar w:fldCharType="separate"/>
        </w:r>
        <w:r w:rsidR="004F197C">
          <w:rPr>
            <w:noProof/>
            <w:webHidden/>
          </w:rPr>
          <w:t>74</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63" w:history="1">
        <w:r w:rsidR="00B91B42" w:rsidRPr="0096234C">
          <w:rPr>
            <w:rStyle w:val="Hyperlink"/>
            <w:noProof/>
          </w:rPr>
          <w:t>Tabela 5: Testes das telas de Cadastro</w:t>
        </w:r>
        <w:r w:rsidR="00B91B42">
          <w:rPr>
            <w:noProof/>
            <w:webHidden/>
          </w:rPr>
          <w:tab/>
        </w:r>
        <w:r>
          <w:rPr>
            <w:noProof/>
            <w:webHidden/>
          </w:rPr>
          <w:fldChar w:fldCharType="begin"/>
        </w:r>
        <w:r w:rsidR="00B91B42">
          <w:rPr>
            <w:noProof/>
            <w:webHidden/>
          </w:rPr>
          <w:instrText xml:space="preserve"> PAGEREF _Toc277796863 \h </w:instrText>
        </w:r>
        <w:r>
          <w:rPr>
            <w:noProof/>
            <w:webHidden/>
          </w:rPr>
        </w:r>
        <w:r>
          <w:rPr>
            <w:noProof/>
            <w:webHidden/>
          </w:rPr>
          <w:fldChar w:fldCharType="separate"/>
        </w:r>
        <w:r w:rsidR="004F197C">
          <w:rPr>
            <w:noProof/>
            <w:webHidden/>
          </w:rPr>
          <w:t>76</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64" w:history="1">
        <w:r w:rsidR="00B91B42" w:rsidRPr="0096234C">
          <w:rPr>
            <w:rStyle w:val="Hyperlink"/>
            <w:noProof/>
          </w:rPr>
          <w:t>Tabela 6: Média da avaliação das telas de cadastro</w:t>
        </w:r>
        <w:r w:rsidR="00B91B42">
          <w:rPr>
            <w:noProof/>
            <w:webHidden/>
          </w:rPr>
          <w:tab/>
        </w:r>
        <w:r>
          <w:rPr>
            <w:noProof/>
            <w:webHidden/>
          </w:rPr>
          <w:fldChar w:fldCharType="begin"/>
        </w:r>
        <w:r w:rsidR="00B91B42">
          <w:rPr>
            <w:noProof/>
            <w:webHidden/>
          </w:rPr>
          <w:instrText xml:space="preserve"> PAGEREF _Toc277796864 \h </w:instrText>
        </w:r>
        <w:r>
          <w:rPr>
            <w:noProof/>
            <w:webHidden/>
          </w:rPr>
        </w:r>
        <w:r>
          <w:rPr>
            <w:noProof/>
            <w:webHidden/>
          </w:rPr>
          <w:fldChar w:fldCharType="separate"/>
        </w:r>
        <w:r w:rsidR="004F197C">
          <w:rPr>
            <w:noProof/>
            <w:webHidden/>
          </w:rPr>
          <w:t>76</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65" w:history="1">
        <w:r w:rsidR="00B91B42" w:rsidRPr="0096234C">
          <w:rPr>
            <w:rStyle w:val="Hyperlink"/>
            <w:noProof/>
          </w:rPr>
          <w:t>Tabela 7: Testes da Entrada e Saída do Parque de Diversão</w:t>
        </w:r>
        <w:r w:rsidR="00B91B42">
          <w:rPr>
            <w:noProof/>
            <w:webHidden/>
          </w:rPr>
          <w:tab/>
        </w:r>
        <w:r>
          <w:rPr>
            <w:noProof/>
            <w:webHidden/>
          </w:rPr>
          <w:fldChar w:fldCharType="begin"/>
        </w:r>
        <w:r w:rsidR="00B91B42">
          <w:rPr>
            <w:noProof/>
            <w:webHidden/>
          </w:rPr>
          <w:instrText xml:space="preserve"> PAGEREF _Toc277796865 \h </w:instrText>
        </w:r>
        <w:r>
          <w:rPr>
            <w:noProof/>
            <w:webHidden/>
          </w:rPr>
        </w:r>
        <w:r>
          <w:rPr>
            <w:noProof/>
            <w:webHidden/>
          </w:rPr>
          <w:fldChar w:fldCharType="separate"/>
        </w:r>
        <w:r w:rsidR="004F197C">
          <w:rPr>
            <w:noProof/>
            <w:webHidden/>
          </w:rPr>
          <w:t>77</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66" w:history="1">
        <w:r w:rsidR="00B91B42" w:rsidRPr="0096234C">
          <w:rPr>
            <w:rStyle w:val="Hyperlink"/>
            <w:noProof/>
          </w:rPr>
          <w:t>Tabela 8: Média da avaliação da entrada e saída do parque</w:t>
        </w:r>
        <w:r w:rsidR="00B91B42">
          <w:rPr>
            <w:noProof/>
            <w:webHidden/>
          </w:rPr>
          <w:tab/>
        </w:r>
        <w:r>
          <w:rPr>
            <w:noProof/>
            <w:webHidden/>
          </w:rPr>
          <w:fldChar w:fldCharType="begin"/>
        </w:r>
        <w:r w:rsidR="00B91B42">
          <w:rPr>
            <w:noProof/>
            <w:webHidden/>
          </w:rPr>
          <w:instrText xml:space="preserve"> PAGEREF _Toc277796866 \h </w:instrText>
        </w:r>
        <w:r>
          <w:rPr>
            <w:noProof/>
            <w:webHidden/>
          </w:rPr>
        </w:r>
        <w:r>
          <w:rPr>
            <w:noProof/>
            <w:webHidden/>
          </w:rPr>
          <w:fldChar w:fldCharType="separate"/>
        </w:r>
        <w:r w:rsidR="004F197C">
          <w:rPr>
            <w:noProof/>
            <w:webHidden/>
          </w:rPr>
          <w:t>77</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67" w:history="1">
        <w:r w:rsidR="00B91B42" w:rsidRPr="0096234C">
          <w:rPr>
            <w:rStyle w:val="Hyperlink"/>
            <w:noProof/>
          </w:rPr>
          <w:t>Tabela 9: Testes na Entrada da Fila</w:t>
        </w:r>
        <w:r w:rsidR="00B91B42">
          <w:rPr>
            <w:noProof/>
            <w:webHidden/>
          </w:rPr>
          <w:tab/>
        </w:r>
        <w:r>
          <w:rPr>
            <w:noProof/>
            <w:webHidden/>
          </w:rPr>
          <w:fldChar w:fldCharType="begin"/>
        </w:r>
        <w:r w:rsidR="00B91B42">
          <w:rPr>
            <w:noProof/>
            <w:webHidden/>
          </w:rPr>
          <w:instrText xml:space="preserve"> PAGEREF _Toc277796867 \h </w:instrText>
        </w:r>
        <w:r>
          <w:rPr>
            <w:noProof/>
            <w:webHidden/>
          </w:rPr>
        </w:r>
        <w:r>
          <w:rPr>
            <w:noProof/>
            <w:webHidden/>
          </w:rPr>
          <w:fldChar w:fldCharType="separate"/>
        </w:r>
        <w:r w:rsidR="004F197C">
          <w:rPr>
            <w:noProof/>
            <w:webHidden/>
          </w:rPr>
          <w:t>78</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68" w:history="1">
        <w:r w:rsidR="00B91B42" w:rsidRPr="0096234C">
          <w:rPr>
            <w:rStyle w:val="Hyperlink"/>
            <w:noProof/>
          </w:rPr>
          <w:t>Tabela 10: Média da avaliação da entrada na fila</w:t>
        </w:r>
        <w:r w:rsidR="00B91B42">
          <w:rPr>
            <w:noProof/>
            <w:webHidden/>
          </w:rPr>
          <w:tab/>
        </w:r>
        <w:r>
          <w:rPr>
            <w:noProof/>
            <w:webHidden/>
          </w:rPr>
          <w:fldChar w:fldCharType="begin"/>
        </w:r>
        <w:r w:rsidR="00B91B42">
          <w:rPr>
            <w:noProof/>
            <w:webHidden/>
          </w:rPr>
          <w:instrText xml:space="preserve"> PAGEREF _Toc277796868 \h </w:instrText>
        </w:r>
        <w:r>
          <w:rPr>
            <w:noProof/>
            <w:webHidden/>
          </w:rPr>
        </w:r>
        <w:r>
          <w:rPr>
            <w:noProof/>
            <w:webHidden/>
          </w:rPr>
          <w:fldChar w:fldCharType="separate"/>
        </w:r>
        <w:r w:rsidR="004F197C">
          <w:rPr>
            <w:noProof/>
            <w:webHidden/>
          </w:rPr>
          <w:t>79</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69" w:history="1">
        <w:r w:rsidR="00B91B42" w:rsidRPr="0096234C">
          <w:rPr>
            <w:rStyle w:val="Hyperlink"/>
            <w:noProof/>
          </w:rPr>
          <w:t>Tabela 11: Testes na Entrada do Brinquedo</w:t>
        </w:r>
        <w:r w:rsidR="00B91B42">
          <w:rPr>
            <w:noProof/>
            <w:webHidden/>
          </w:rPr>
          <w:tab/>
        </w:r>
        <w:r>
          <w:rPr>
            <w:noProof/>
            <w:webHidden/>
          </w:rPr>
          <w:fldChar w:fldCharType="begin"/>
        </w:r>
        <w:r w:rsidR="00B91B42">
          <w:rPr>
            <w:noProof/>
            <w:webHidden/>
          </w:rPr>
          <w:instrText xml:space="preserve"> PAGEREF _Toc277796869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70" w:history="1">
        <w:r w:rsidR="00B91B42" w:rsidRPr="0096234C">
          <w:rPr>
            <w:rStyle w:val="Hyperlink"/>
            <w:noProof/>
          </w:rPr>
          <w:t>Tabela 12: Média da avaliação na Entrada do Brinquedo</w:t>
        </w:r>
        <w:r w:rsidR="00B91B42">
          <w:rPr>
            <w:noProof/>
            <w:webHidden/>
          </w:rPr>
          <w:tab/>
        </w:r>
        <w:r>
          <w:rPr>
            <w:noProof/>
            <w:webHidden/>
          </w:rPr>
          <w:fldChar w:fldCharType="begin"/>
        </w:r>
        <w:r w:rsidR="00B91B42">
          <w:rPr>
            <w:noProof/>
            <w:webHidden/>
          </w:rPr>
          <w:instrText xml:space="preserve"> PAGEREF _Toc277796870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71" w:history="1">
        <w:r w:rsidR="00B91B42" w:rsidRPr="0096234C">
          <w:rPr>
            <w:rStyle w:val="Hyperlink"/>
            <w:noProof/>
          </w:rPr>
          <w:t>Tabela 13: Testes na Execução do Brinquedo</w:t>
        </w:r>
        <w:r w:rsidR="00B91B42">
          <w:rPr>
            <w:noProof/>
            <w:webHidden/>
          </w:rPr>
          <w:tab/>
        </w:r>
        <w:r>
          <w:rPr>
            <w:noProof/>
            <w:webHidden/>
          </w:rPr>
          <w:fldChar w:fldCharType="begin"/>
        </w:r>
        <w:r w:rsidR="00B91B42">
          <w:rPr>
            <w:noProof/>
            <w:webHidden/>
          </w:rPr>
          <w:instrText xml:space="preserve"> PAGEREF _Toc277796871 \h </w:instrText>
        </w:r>
        <w:r>
          <w:rPr>
            <w:noProof/>
            <w:webHidden/>
          </w:rPr>
        </w:r>
        <w:r>
          <w:rPr>
            <w:noProof/>
            <w:webHidden/>
          </w:rPr>
          <w:fldChar w:fldCharType="separate"/>
        </w:r>
        <w:r w:rsidR="004F197C">
          <w:rPr>
            <w:noProof/>
            <w:webHidden/>
          </w:rPr>
          <w:t>81</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72" w:history="1">
        <w:r w:rsidR="00B91B42" w:rsidRPr="0096234C">
          <w:rPr>
            <w:rStyle w:val="Hyperlink"/>
            <w:noProof/>
          </w:rPr>
          <w:t>Tabela 14: Média da avaliação da Execução do Brinquedo</w:t>
        </w:r>
        <w:r w:rsidR="00B91B42">
          <w:rPr>
            <w:noProof/>
            <w:webHidden/>
          </w:rPr>
          <w:tab/>
        </w:r>
        <w:r>
          <w:rPr>
            <w:noProof/>
            <w:webHidden/>
          </w:rPr>
          <w:fldChar w:fldCharType="begin"/>
        </w:r>
        <w:r w:rsidR="00B91B42">
          <w:rPr>
            <w:noProof/>
            <w:webHidden/>
          </w:rPr>
          <w:instrText xml:space="preserve"> PAGEREF _Toc277796872 \h </w:instrText>
        </w:r>
        <w:r>
          <w:rPr>
            <w:noProof/>
            <w:webHidden/>
          </w:rPr>
        </w:r>
        <w:r>
          <w:rPr>
            <w:noProof/>
            <w:webHidden/>
          </w:rPr>
          <w:fldChar w:fldCharType="separate"/>
        </w:r>
        <w:r w:rsidR="004F197C">
          <w:rPr>
            <w:noProof/>
            <w:webHidden/>
          </w:rPr>
          <w:t>81</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73" w:history="1">
        <w:r w:rsidR="00B91B42" w:rsidRPr="0096234C">
          <w:rPr>
            <w:rStyle w:val="Hyperlink"/>
            <w:noProof/>
          </w:rPr>
          <w:t>Tabela 15: Testes Gerais na Aplicação</w:t>
        </w:r>
        <w:r w:rsidR="00B91B42">
          <w:rPr>
            <w:noProof/>
            <w:webHidden/>
          </w:rPr>
          <w:tab/>
        </w:r>
        <w:r>
          <w:rPr>
            <w:noProof/>
            <w:webHidden/>
          </w:rPr>
          <w:fldChar w:fldCharType="begin"/>
        </w:r>
        <w:r w:rsidR="00B91B42">
          <w:rPr>
            <w:noProof/>
            <w:webHidden/>
          </w:rPr>
          <w:instrText xml:space="preserve"> PAGEREF _Toc277796873 \h </w:instrText>
        </w:r>
        <w:r>
          <w:rPr>
            <w:noProof/>
            <w:webHidden/>
          </w:rPr>
        </w:r>
        <w:r>
          <w:rPr>
            <w:noProof/>
            <w:webHidden/>
          </w:rPr>
          <w:fldChar w:fldCharType="separate"/>
        </w:r>
        <w:r w:rsidR="004F197C">
          <w:rPr>
            <w:noProof/>
            <w:webHidden/>
          </w:rPr>
          <w:t>82</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74" w:history="1">
        <w:r w:rsidR="00B91B42" w:rsidRPr="0096234C">
          <w:rPr>
            <w:rStyle w:val="Hyperlink"/>
            <w:noProof/>
          </w:rPr>
          <w:t>Tabela 16: Média da avaliação geral da aplicação</w:t>
        </w:r>
        <w:r w:rsidR="00B91B42">
          <w:rPr>
            <w:noProof/>
            <w:webHidden/>
          </w:rPr>
          <w:tab/>
        </w:r>
        <w:r>
          <w:rPr>
            <w:noProof/>
            <w:webHidden/>
          </w:rPr>
          <w:fldChar w:fldCharType="begin"/>
        </w:r>
        <w:r w:rsidR="00B91B42">
          <w:rPr>
            <w:noProof/>
            <w:webHidden/>
          </w:rPr>
          <w:instrText xml:space="preserve"> PAGEREF _Toc277796874 \h </w:instrText>
        </w:r>
        <w:r>
          <w:rPr>
            <w:noProof/>
            <w:webHidden/>
          </w:rPr>
        </w:r>
        <w:r>
          <w:rPr>
            <w:noProof/>
            <w:webHidden/>
          </w:rPr>
          <w:fldChar w:fldCharType="separate"/>
        </w:r>
        <w:r w:rsidR="004F197C">
          <w:rPr>
            <w:noProof/>
            <w:webHidden/>
          </w:rPr>
          <w:t>82</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75" w:history="1">
        <w:r w:rsidR="00B91B42" w:rsidRPr="0096234C">
          <w:rPr>
            <w:rStyle w:val="Hyperlink"/>
            <w:noProof/>
          </w:rPr>
          <w:t>Tabela 17: Informações sobre as Filas nos Parques de Diversão</w:t>
        </w:r>
        <w:r w:rsidR="00B91B42">
          <w:rPr>
            <w:noProof/>
            <w:webHidden/>
          </w:rPr>
          <w:tab/>
        </w:r>
        <w:r>
          <w:rPr>
            <w:noProof/>
            <w:webHidden/>
          </w:rPr>
          <w:fldChar w:fldCharType="begin"/>
        </w:r>
        <w:r w:rsidR="00B91B42">
          <w:rPr>
            <w:noProof/>
            <w:webHidden/>
          </w:rPr>
          <w:instrText xml:space="preserve"> PAGEREF _Toc277796875 \h </w:instrText>
        </w:r>
        <w:r>
          <w:rPr>
            <w:noProof/>
            <w:webHidden/>
          </w:rPr>
        </w:r>
        <w:r>
          <w:rPr>
            <w:noProof/>
            <w:webHidden/>
          </w:rPr>
          <w:fldChar w:fldCharType="separate"/>
        </w:r>
        <w:r w:rsidR="004F197C">
          <w:rPr>
            <w:noProof/>
            <w:webHidden/>
          </w:rPr>
          <w:t>83</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76" w:history="1">
        <w:r w:rsidR="00B91B42" w:rsidRPr="0096234C">
          <w:rPr>
            <w:rStyle w:val="Hyperlink"/>
            <w:noProof/>
          </w:rPr>
          <w:t>Tabela 18: Comparação dos tempos de fila</w:t>
        </w:r>
        <w:r w:rsidR="00B91B42">
          <w:rPr>
            <w:noProof/>
            <w:webHidden/>
          </w:rPr>
          <w:tab/>
        </w:r>
        <w:r>
          <w:rPr>
            <w:noProof/>
            <w:webHidden/>
          </w:rPr>
          <w:fldChar w:fldCharType="begin"/>
        </w:r>
        <w:r w:rsidR="00B91B42">
          <w:rPr>
            <w:noProof/>
            <w:webHidden/>
          </w:rPr>
          <w:instrText xml:space="preserve"> PAGEREF _Toc277796876 \h </w:instrText>
        </w:r>
        <w:r>
          <w:rPr>
            <w:noProof/>
            <w:webHidden/>
          </w:rPr>
        </w:r>
        <w:r>
          <w:rPr>
            <w:noProof/>
            <w:webHidden/>
          </w:rPr>
          <w:fldChar w:fldCharType="separate"/>
        </w:r>
        <w:r w:rsidR="004F197C">
          <w:rPr>
            <w:noProof/>
            <w:webHidden/>
          </w:rPr>
          <w:t>84</w:t>
        </w:r>
        <w:r>
          <w:rPr>
            <w:noProof/>
            <w:webHidden/>
          </w:rPr>
          <w:fldChar w:fldCharType="end"/>
        </w:r>
      </w:hyperlink>
    </w:p>
    <w:p w:rsidR="001063D9" w:rsidRPr="00D60B8C" w:rsidRDefault="00382379"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B91B42" w:rsidRDefault="00382379">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7796877" w:history="1">
        <w:r w:rsidR="00B91B42" w:rsidRPr="004A0288">
          <w:rPr>
            <w:rStyle w:val="Hyperlink"/>
            <w:noProof/>
          </w:rPr>
          <w:t>Figura 1: Arquitetura SMS</w:t>
        </w:r>
        <w:r w:rsidR="00B91B42">
          <w:rPr>
            <w:noProof/>
            <w:webHidden/>
          </w:rPr>
          <w:tab/>
        </w:r>
        <w:r>
          <w:rPr>
            <w:noProof/>
            <w:webHidden/>
          </w:rPr>
          <w:fldChar w:fldCharType="begin"/>
        </w:r>
        <w:r w:rsidR="00B91B42">
          <w:rPr>
            <w:noProof/>
            <w:webHidden/>
          </w:rPr>
          <w:instrText xml:space="preserve"> PAGEREF _Toc277796877 \h </w:instrText>
        </w:r>
        <w:r>
          <w:rPr>
            <w:noProof/>
            <w:webHidden/>
          </w:rPr>
        </w:r>
        <w:r>
          <w:rPr>
            <w:noProof/>
            <w:webHidden/>
          </w:rPr>
          <w:fldChar w:fldCharType="separate"/>
        </w:r>
        <w:r w:rsidR="004F197C">
          <w:rPr>
            <w:noProof/>
            <w:webHidden/>
          </w:rPr>
          <w:t>37</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78" w:history="1">
        <w:r w:rsidR="00B91B42" w:rsidRPr="004A0288">
          <w:rPr>
            <w:rStyle w:val="Hyperlink"/>
            <w:noProof/>
          </w:rPr>
          <w:t>Figura 2: Arquitetura da Solução</w:t>
        </w:r>
        <w:r w:rsidR="00B91B42">
          <w:rPr>
            <w:noProof/>
            <w:webHidden/>
          </w:rPr>
          <w:tab/>
        </w:r>
        <w:r>
          <w:rPr>
            <w:noProof/>
            <w:webHidden/>
          </w:rPr>
          <w:fldChar w:fldCharType="begin"/>
        </w:r>
        <w:r w:rsidR="00B91B42">
          <w:rPr>
            <w:noProof/>
            <w:webHidden/>
          </w:rPr>
          <w:instrText xml:space="preserve"> PAGEREF _Toc277796878 \h </w:instrText>
        </w:r>
        <w:r>
          <w:rPr>
            <w:noProof/>
            <w:webHidden/>
          </w:rPr>
        </w:r>
        <w:r>
          <w:rPr>
            <w:noProof/>
            <w:webHidden/>
          </w:rPr>
          <w:fldChar w:fldCharType="separate"/>
        </w:r>
        <w:r w:rsidR="004F197C">
          <w:rPr>
            <w:noProof/>
            <w:webHidden/>
          </w:rPr>
          <w:t>41</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79" w:history="1">
        <w:r w:rsidR="00B91B42" w:rsidRPr="004A0288">
          <w:rPr>
            <w:rStyle w:val="Hyperlink"/>
            <w:noProof/>
          </w:rPr>
          <w:t>Figura 3: Fluxograma A</w:t>
        </w:r>
        <w:r w:rsidR="00B91B42">
          <w:rPr>
            <w:noProof/>
            <w:webHidden/>
          </w:rPr>
          <w:tab/>
        </w:r>
        <w:r>
          <w:rPr>
            <w:noProof/>
            <w:webHidden/>
          </w:rPr>
          <w:fldChar w:fldCharType="begin"/>
        </w:r>
        <w:r w:rsidR="00B91B42">
          <w:rPr>
            <w:noProof/>
            <w:webHidden/>
          </w:rPr>
          <w:instrText xml:space="preserve"> PAGEREF _Toc277796879 \h </w:instrText>
        </w:r>
        <w:r>
          <w:rPr>
            <w:noProof/>
            <w:webHidden/>
          </w:rPr>
        </w:r>
        <w:r>
          <w:rPr>
            <w:noProof/>
            <w:webHidden/>
          </w:rPr>
          <w:fldChar w:fldCharType="separate"/>
        </w:r>
        <w:r w:rsidR="004F197C">
          <w:rPr>
            <w:noProof/>
            <w:webHidden/>
          </w:rPr>
          <w:t>42</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80" w:history="1">
        <w:r w:rsidR="00B91B42" w:rsidRPr="004A0288">
          <w:rPr>
            <w:rStyle w:val="Hyperlink"/>
            <w:noProof/>
          </w:rPr>
          <w:t>Figura 4: Fluxograma B</w:t>
        </w:r>
        <w:r w:rsidR="00B91B42">
          <w:rPr>
            <w:noProof/>
            <w:webHidden/>
          </w:rPr>
          <w:tab/>
        </w:r>
        <w:r>
          <w:rPr>
            <w:noProof/>
            <w:webHidden/>
          </w:rPr>
          <w:fldChar w:fldCharType="begin"/>
        </w:r>
        <w:r w:rsidR="00B91B42">
          <w:rPr>
            <w:noProof/>
            <w:webHidden/>
          </w:rPr>
          <w:instrText xml:space="preserve"> PAGEREF _Toc277796880 \h </w:instrText>
        </w:r>
        <w:r>
          <w:rPr>
            <w:noProof/>
            <w:webHidden/>
          </w:rPr>
        </w:r>
        <w:r>
          <w:rPr>
            <w:noProof/>
            <w:webHidden/>
          </w:rPr>
          <w:fldChar w:fldCharType="separate"/>
        </w:r>
        <w:r w:rsidR="004F197C">
          <w:rPr>
            <w:noProof/>
            <w:webHidden/>
          </w:rPr>
          <w:t>43</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81" w:history="1">
        <w:r w:rsidR="00B91B42" w:rsidRPr="004A0288">
          <w:rPr>
            <w:rStyle w:val="Hyperlink"/>
            <w:noProof/>
          </w:rPr>
          <w:t>Figura 5: Fluxograma C</w:t>
        </w:r>
        <w:r w:rsidR="00B91B42">
          <w:rPr>
            <w:noProof/>
            <w:webHidden/>
          </w:rPr>
          <w:tab/>
        </w:r>
        <w:r>
          <w:rPr>
            <w:noProof/>
            <w:webHidden/>
          </w:rPr>
          <w:fldChar w:fldCharType="begin"/>
        </w:r>
        <w:r w:rsidR="00B91B42">
          <w:rPr>
            <w:noProof/>
            <w:webHidden/>
          </w:rPr>
          <w:instrText xml:space="preserve"> PAGEREF _Toc277796881 \h </w:instrText>
        </w:r>
        <w:r>
          <w:rPr>
            <w:noProof/>
            <w:webHidden/>
          </w:rPr>
        </w:r>
        <w:r>
          <w:rPr>
            <w:noProof/>
            <w:webHidden/>
          </w:rPr>
          <w:fldChar w:fldCharType="separate"/>
        </w:r>
        <w:r w:rsidR="004F197C">
          <w:rPr>
            <w:noProof/>
            <w:webHidden/>
          </w:rPr>
          <w:t>43</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82" w:history="1">
        <w:r w:rsidR="00B91B42" w:rsidRPr="004A0288">
          <w:rPr>
            <w:rStyle w:val="Hyperlink"/>
            <w:noProof/>
          </w:rPr>
          <w:t>Figura 6: Fluxograma D</w:t>
        </w:r>
        <w:r w:rsidR="00B91B42">
          <w:rPr>
            <w:noProof/>
            <w:webHidden/>
          </w:rPr>
          <w:tab/>
        </w:r>
        <w:r>
          <w:rPr>
            <w:noProof/>
            <w:webHidden/>
          </w:rPr>
          <w:fldChar w:fldCharType="begin"/>
        </w:r>
        <w:r w:rsidR="00B91B42">
          <w:rPr>
            <w:noProof/>
            <w:webHidden/>
          </w:rPr>
          <w:instrText xml:space="preserve"> PAGEREF _Toc277796882 \h </w:instrText>
        </w:r>
        <w:r>
          <w:rPr>
            <w:noProof/>
            <w:webHidden/>
          </w:rPr>
        </w:r>
        <w:r>
          <w:rPr>
            <w:noProof/>
            <w:webHidden/>
          </w:rPr>
          <w:fldChar w:fldCharType="separate"/>
        </w:r>
        <w:r w:rsidR="004F197C">
          <w:rPr>
            <w:noProof/>
            <w:webHidden/>
          </w:rPr>
          <w:t>44</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83" w:history="1">
        <w:r w:rsidR="00B91B42" w:rsidRPr="004A0288">
          <w:rPr>
            <w:rStyle w:val="Hyperlink"/>
            <w:noProof/>
          </w:rPr>
          <w:t>Figura 7: Fluxograma E</w:t>
        </w:r>
        <w:r w:rsidR="00B91B42">
          <w:rPr>
            <w:noProof/>
            <w:webHidden/>
          </w:rPr>
          <w:tab/>
        </w:r>
        <w:r>
          <w:rPr>
            <w:noProof/>
            <w:webHidden/>
          </w:rPr>
          <w:fldChar w:fldCharType="begin"/>
        </w:r>
        <w:r w:rsidR="00B91B42">
          <w:rPr>
            <w:noProof/>
            <w:webHidden/>
          </w:rPr>
          <w:instrText xml:space="preserve"> PAGEREF _Toc277796883 \h </w:instrText>
        </w:r>
        <w:r>
          <w:rPr>
            <w:noProof/>
            <w:webHidden/>
          </w:rPr>
        </w:r>
        <w:r>
          <w:rPr>
            <w:noProof/>
            <w:webHidden/>
          </w:rPr>
          <w:fldChar w:fldCharType="separate"/>
        </w:r>
        <w:r w:rsidR="004F197C">
          <w:rPr>
            <w:noProof/>
            <w:webHidden/>
          </w:rPr>
          <w:t>44</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84" w:history="1">
        <w:r w:rsidR="00B91B42" w:rsidRPr="004A0288">
          <w:rPr>
            <w:rStyle w:val="Hyperlink"/>
            <w:noProof/>
          </w:rPr>
          <w:t>Figura 8: Legenda do Fluxograma</w:t>
        </w:r>
        <w:r w:rsidR="00B91B42">
          <w:rPr>
            <w:noProof/>
            <w:webHidden/>
          </w:rPr>
          <w:tab/>
        </w:r>
        <w:r>
          <w:rPr>
            <w:noProof/>
            <w:webHidden/>
          </w:rPr>
          <w:fldChar w:fldCharType="begin"/>
        </w:r>
        <w:r w:rsidR="00B91B42">
          <w:rPr>
            <w:noProof/>
            <w:webHidden/>
          </w:rPr>
          <w:instrText xml:space="preserve"> PAGEREF _Toc277796884 \h </w:instrText>
        </w:r>
        <w:r>
          <w:rPr>
            <w:noProof/>
            <w:webHidden/>
          </w:rPr>
        </w:r>
        <w:r>
          <w:rPr>
            <w:noProof/>
            <w:webHidden/>
          </w:rPr>
          <w:fldChar w:fldCharType="separate"/>
        </w:r>
        <w:r w:rsidR="004F197C">
          <w:rPr>
            <w:noProof/>
            <w:webHidden/>
          </w:rPr>
          <w:t>44</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85" w:history="1">
        <w:r w:rsidR="00B91B42" w:rsidRPr="004A0288">
          <w:rPr>
            <w:rStyle w:val="Hyperlink"/>
            <w:noProof/>
          </w:rPr>
          <w:t>Figura 9: Caso de Uso do Contexto</w:t>
        </w:r>
        <w:r w:rsidR="00B91B42">
          <w:rPr>
            <w:noProof/>
            <w:webHidden/>
          </w:rPr>
          <w:tab/>
        </w:r>
        <w:r>
          <w:rPr>
            <w:noProof/>
            <w:webHidden/>
          </w:rPr>
          <w:fldChar w:fldCharType="begin"/>
        </w:r>
        <w:r w:rsidR="00B91B42">
          <w:rPr>
            <w:noProof/>
            <w:webHidden/>
          </w:rPr>
          <w:instrText xml:space="preserve"> PAGEREF _Toc277796885 \h </w:instrText>
        </w:r>
        <w:r>
          <w:rPr>
            <w:noProof/>
            <w:webHidden/>
          </w:rPr>
        </w:r>
        <w:r>
          <w:rPr>
            <w:noProof/>
            <w:webHidden/>
          </w:rPr>
          <w:fldChar w:fldCharType="separate"/>
        </w:r>
        <w:r w:rsidR="004F197C">
          <w:rPr>
            <w:noProof/>
            <w:webHidden/>
          </w:rPr>
          <w:t>45</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86" w:history="1">
        <w:r w:rsidR="00B91B42" w:rsidRPr="004A0288">
          <w:rPr>
            <w:rStyle w:val="Hyperlink"/>
            <w:noProof/>
          </w:rPr>
          <w:t>Figura 10: Caso de Uso dos Cadastros do Sistema</w:t>
        </w:r>
        <w:r w:rsidR="00B91B42">
          <w:rPr>
            <w:noProof/>
            <w:webHidden/>
          </w:rPr>
          <w:tab/>
        </w:r>
        <w:r>
          <w:rPr>
            <w:noProof/>
            <w:webHidden/>
          </w:rPr>
          <w:fldChar w:fldCharType="begin"/>
        </w:r>
        <w:r w:rsidR="00B91B42">
          <w:rPr>
            <w:noProof/>
            <w:webHidden/>
          </w:rPr>
          <w:instrText xml:space="preserve"> PAGEREF _Toc277796886 \h </w:instrText>
        </w:r>
        <w:r>
          <w:rPr>
            <w:noProof/>
            <w:webHidden/>
          </w:rPr>
        </w:r>
        <w:r>
          <w:rPr>
            <w:noProof/>
            <w:webHidden/>
          </w:rPr>
          <w:fldChar w:fldCharType="separate"/>
        </w:r>
        <w:r w:rsidR="004F197C">
          <w:rPr>
            <w:noProof/>
            <w:webHidden/>
          </w:rPr>
          <w:t>46</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87" w:history="1">
        <w:r w:rsidR="00B91B42" w:rsidRPr="004A0288">
          <w:rPr>
            <w:rStyle w:val="Hyperlink"/>
            <w:noProof/>
          </w:rPr>
          <w:t>Figura 11: Caso de Uso da Entrada do Cliente no Parque</w:t>
        </w:r>
        <w:r w:rsidR="00B91B42">
          <w:rPr>
            <w:noProof/>
            <w:webHidden/>
          </w:rPr>
          <w:tab/>
        </w:r>
        <w:r>
          <w:rPr>
            <w:noProof/>
            <w:webHidden/>
          </w:rPr>
          <w:fldChar w:fldCharType="begin"/>
        </w:r>
        <w:r w:rsidR="00B91B42">
          <w:rPr>
            <w:noProof/>
            <w:webHidden/>
          </w:rPr>
          <w:instrText xml:space="preserve"> PAGEREF _Toc277796887 \h </w:instrText>
        </w:r>
        <w:r>
          <w:rPr>
            <w:noProof/>
            <w:webHidden/>
          </w:rPr>
        </w:r>
        <w:r>
          <w:rPr>
            <w:noProof/>
            <w:webHidden/>
          </w:rPr>
          <w:fldChar w:fldCharType="separate"/>
        </w:r>
        <w:r w:rsidR="004F197C">
          <w:rPr>
            <w:noProof/>
            <w:webHidden/>
          </w:rPr>
          <w:t>47</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88" w:history="1">
        <w:r w:rsidR="00B91B42" w:rsidRPr="004A0288">
          <w:rPr>
            <w:rStyle w:val="Hyperlink"/>
            <w:noProof/>
          </w:rPr>
          <w:t>Figura 12: Caso de Uso da Movimentação da Fila do Brinquedo</w:t>
        </w:r>
        <w:r w:rsidR="00B91B42">
          <w:rPr>
            <w:noProof/>
            <w:webHidden/>
          </w:rPr>
          <w:tab/>
        </w:r>
        <w:r>
          <w:rPr>
            <w:noProof/>
            <w:webHidden/>
          </w:rPr>
          <w:fldChar w:fldCharType="begin"/>
        </w:r>
        <w:r w:rsidR="00B91B42">
          <w:rPr>
            <w:noProof/>
            <w:webHidden/>
          </w:rPr>
          <w:instrText xml:space="preserve"> PAGEREF _Toc277796888 \h </w:instrText>
        </w:r>
        <w:r>
          <w:rPr>
            <w:noProof/>
            <w:webHidden/>
          </w:rPr>
        </w:r>
        <w:r>
          <w:rPr>
            <w:noProof/>
            <w:webHidden/>
          </w:rPr>
          <w:fldChar w:fldCharType="separate"/>
        </w:r>
        <w:r w:rsidR="004F197C">
          <w:rPr>
            <w:noProof/>
            <w:webHidden/>
          </w:rPr>
          <w:t>48</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89" w:history="1">
        <w:r w:rsidR="00B91B42" w:rsidRPr="004A0288">
          <w:rPr>
            <w:rStyle w:val="Hyperlink"/>
            <w:noProof/>
          </w:rPr>
          <w:t>Figura 13: Caso de Uso da Execução do Brinquedo</w:t>
        </w:r>
        <w:r w:rsidR="00B91B42">
          <w:rPr>
            <w:noProof/>
            <w:webHidden/>
          </w:rPr>
          <w:tab/>
        </w:r>
        <w:r>
          <w:rPr>
            <w:noProof/>
            <w:webHidden/>
          </w:rPr>
          <w:fldChar w:fldCharType="begin"/>
        </w:r>
        <w:r w:rsidR="00B91B42">
          <w:rPr>
            <w:noProof/>
            <w:webHidden/>
          </w:rPr>
          <w:instrText xml:space="preserve"> PAGEREF _Toc277796889 \h </w:instrText>
        </w:r>
        <w:r>
          <w:rPr>
            <w:noProof/>
            <w:webHidden/>
          </w:rPr>
        </w:r>
        <w:r>
          <w:rPr>
            <w:noProof/>
            <w:webHidden/>
          </w:rPr>
          <w:fldChar w:fldCharType="separate"/>
        </w:r>
        <w:r w:rsidR="004F197C">
          <w:rPr>
            <w:noProof/>
            <w:webHidden/>
          </w:rPr>
          <w:t>48</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90" w:history="1">
        <w:r w:rsidR="00B91B42" w:rsidRPr="004A0288">
          <w:rPr>
            <w:rStyle w:val="Hyperlink"/>
            <w:noProof/>
          </w:rPr>
          <w:t>Figura 14: Caso de Uso da Saída do Cliente do Parque de Diversão</w:t>
        </w:r>
        <w:r w:rsidR="00B91B42">
          <w:rPr>
            <w:noProof/>
            <w:webHidden/>
          </w:rPr>
          <w:tab/>
        </w:r>
        <w:r>
          <w:rPr>
            <w:noProof/>
            <w:webHidden/>
          </w:rPr>
          <w:fldChar w:fldCharType="begin"/>
        </w:r>
        <w:r w:rsidR="00B91B42">
          <w:rPr>
            <w:noProof/>
            <w:webHidden/>
          </w:rPr>
          <w:instrText xml:space="preserve"> PAGEREF _Toc277796890 \h </w:instrText>
        </w:r>
        <w:r>
          <w:rPr>
            <w:noProof/>
            <w:webHidden/>
          </w:rPr>
        </w:r>
        <w:r>
          <w:rPr>
            <w:noProof/>
            <w:webHidden/>
          </w:rPr>
          <w:fldChar w:fldCharType="separate"/>
        </w:r>
        <w:r w:rsidR="004F197C">
          <w:rPr>
            <w:noProof/>
            <w:webHidden/>
          </w:rPr>
          <w:t>49</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r:id="rId11" w:anchor="_Toc277796891" w:history="1">
        <w:r w:rsidR="00B91B42" w:rsidRPr="004A0288">
          <w:rPr>
            <w:rStyle w:val="Hyperlink"/>
            <w:noProof/>
          </w:rPr>
          <w:t>Figura 15: Modelagem do Banco de dados</w:t>
        </w:r>
        <w:r w:rsidR="00B91B42">
          <w:rPr>
            <w:noProof/>
            <w:webHidden/>
          </w:rPr>
          <w:tab/>
        </w:r>
        <w:r>
          <w:rPr>
            <w:noProof/>
            <w:webHidden/>
          </w:rPr>
          <w:fldChar w:fldCharType="begin"/>
        </w:r>
        <w:r w:rsidR="00B91B42">
          <w:rPr>
            <w:noProof/>
            <w:webHidden/>
          </w:rPr>
          <w:instrText xml:space="preserve"> PAGEREF _Toc277796891 \h </w:instrText>
        </w:r>
        <w:r>
          <w:rPr>
            <w:noProof/>
            <w:webHidden/>
          </w:rPr>
        </w:r>
        <w:r>
          <w:rPr>
            <w:noProof/>
            <w:webHidden/>
          </w:rPr>
          <w:fldChar w:fldCharType="separate"/>
        </w:r>
        <w:r w:rsidR="004F197C">
          <w:rPr>
            <w:noProof/>
            <w:webHidden/>
          </w:rPr>
          <w:t>50</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92" w:history="1">
        <w:r w:rsidR="00B91B42" w:rsidRPr="004A0288">
          <w:rPr>
            <w:rStyle w:val="Hyperlink"/>
            <w:noProof/>
          </w:rPr>
          <w:t>Figura 16: Tela de Brinquedos</w:t>
        </w:r>
        <w:r w:rsidR="00B91B42">
          <w:rPr>
            <w:noProof/>
            <w:webHidden/>
          </w:rPr>
          <w:tab/>
        </w:r>
        <w:r>
          <w:rPr>
            <w:noProof/>
            <w:webHidden/>
          </w:rPr>
          <w:fldChar w:fldCharType="begin"/>
        </w:r>
        <w:r w:rsidR="00B91B42">
          <w:rPr>
            <w:noProof/>
            <w:webHidden/>
          </w:rPr>
          <w:instrText xml:space="preserve"> PAGEREF _Toc277796892 \h </w:instrText>
        </w:r>
        <w:r>
          <w:rPr>
            <w:noProof/>
            <w:webHidden/>
          </w:rPr>
        </w:r>
        <w:r>
          <w:rPr>
            <w:noProof/>
            <w:webHidden/>
          </w:rPr>
          <w:fldChar w:fldCharType="separate"/>
        </w:r>
        <w:r w:rsidR="004F197C">
          <w:rPr>
            <w:noProof/>
            <w:webHidden/>
          </w:rPr>
          <w:t>63</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93" w:history="1">
        <w:r w:rsidR="00B91B42" w:rsidRPr="004A0288">
          <w:rPr>
            <w:rStyle w:val="Hyperlink"/>
            <w:noProof/>
          </w:rPr>
          <w:t>Figura 17: Cadastro de Brinquedos</w:t>
        </w:r>
        <w:r w:rsidR="00B91B42">
          <w:rPr>
            <w:noProof/>
            <w:webHidden/>
          </w:rPr>
          <w:tab/>
        </w:r>
        <w:r>
          <w:rPr>
            <w:noProof/>
            <w:webHidden/>
          </w:rPr>
          <w:fldChar w:fldCharType="begin"/>
        </w:r>
        <w:r w:rsidR="00B91B42">
          <w:rPr>
            <w:noProof/>
            <w:webHidden/>
          </w:rPr>
          <w:instrText xml:space="preserve"> PAGEREF _Toc277796893 \h </w:instrText>
        </w:r>
        <w:r>
          <w:rPr>
            <w:noProof/>
            <w:webHidden/>
          </w:rPr>
        </w:r>
        <w:r>
          <w:rPr>
            <w:noProof/>
            <w:webHidden/>
          </w:rPr>
          <w:fldChar w:fldCharType="separate"/>
        </w:r>
        <w:r w:rsidR="004F197C">
          <w:rPr>
            <w:noProof/>
            <w:webHidden/>
          </w:rPr>
          <w:t>64</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94" w:history="1">
        <w:r w:rsidR="00B91B42" w:rsidRPr="004A0288">
          <w:rPr>
            <w:rStyle w:val="Hyperlink"/>
            <w:noProof/>
          </w:rPr>
          <w:t>Figura 18: Visualização de Brinquedos</w:t>
        </w:r>
        <w:r w:rsidR="00B91B42">
          <w:rPr>
            <w:noProof/>
            <w:webHidden/>
          </w:rPr>
          <w:tab/>
        </w:r>
        <w:r>
          <w:rPr>
            <w:noProof/>
            <w:webHidden/>
          </w:rPr>
          <w:fldChar w:fldCharType="begin"/>
        </w:r>
        <w:r w:rsidR="00B91B42">
          <w:rPr>
            <w:noProof/>
            <w:webHidden/>
          </w:rPr>
          <w:instrText xml:space="preserve"> PAGEREF _Toc277796894 \h </w:instrText>
        </w:r>
        <w:r>
          <w:rPr>
            <w:noProof/>
            <w:webHidden/>
          </w:rPr>
        </w:r>
        <w:r>
          <w:rPr>
            <w:noProof/>
            <w:webHidden/>
          </w:rPr>
          <w:fldChar w:fldCharType="separate"/>
        </w:r>
        <w:r w:rsidR="004F197C">
          <w:rPr>
            <w:noProof/>
            <w:webHidden/>
          </w:rPr>
          <w:t>64</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95" w:history="1">
        <w:r w:rsidR="00B91B42" w:rsidRPr="004A0288">
          <w:rPr>
            <w:rStyle w:val="Hyperlink"/>
            <w:noProof/>
          </w:rPr>
          <w:t>Figura 19: Editar Brinquedos</w:t>
        </w:r>
        <w:r w:rsidR="00B91B42">
          <w:rPr>
            <w:noProof/>
            <w:webHidden/>
          </w:rPr>
          <w:tab/>
        </w:r>
        <w:r>
          <w:rPr>
            <w:noProof/>
            <w:webHidden/>
          </w:rPr>
          <w:fldChar w:fldCharType="begin"/>
        </w:r>
        <w:r w:rsidR="00B91B42">
          <w:rPr>
            <w:noProof/>
            <w:webHidden/>
          </w:rPr>
          <w:instrText xml:space="preserve"> PAGEREF _Toc277796895 \h </w:instrText>
        </w:r>
        <w:r>
          <w:rPr>
            <w:noProof/>
            <w:webHidden/>
          </w:rPr>
        </w:r>
        <w:r>
          <w:rPr>
            <w:noProof/>
            <w:webHidden/>
          </w:rPr>
          <w:fldChar w:fldCharType="separate"/>
        </w:r>
        <w:r w:rsidR="004F197C">
          <w:rPr>
            <w:noProof/>
            <w:webHidden/>
          </w:rPr>
          <w:t>65</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96" w:history="1">
        <w:r w:rsidR="00B91B42" w:rsidRPr="004A0288">
          <w:rPr>
            <w:rStyle w:val="Hyperlink"/>
            <w:noProof/>
          </w:rPr>
          <w:t>Figura 20: Excluir Brinquedos</w:t>
        </w:r>
        <w:r w:rsidR="00B91B42">
          <w:rPr>
            <w:noProof/>
            <w:webHidden/>
          </w:rPr>
          <w:tab/>
        </w:r>
        <w:r>
          <w:rPr>
            <w:noProof/>
            <w:webHidden/>
          </w:rPr>
          <w:fldChar w:fldCharType="begin"/>
        </w:r>
        <w:r w:rsidR="00B91B42">
          <w:rPr>
            <w:noProof/>
            <w:webHidden/>
          </w:rPr>
          <w:instrText xml:space="preserve"> PAGEREF _Toc277796896 \h </w:instrText>
        </w:r>
        <w:r>
          <w:rPr>
            <w:noProof/>
            <w:webHidden/>
          </w:rPr>
        </w:r>
        <w:r>
          <w:rPr>
            <w:noProof/>
            <w:webHidden/>
          </w:rPr>
          <w:fldChar w:fldCharType="separate"/>
        </w:r>
        <w:r w:rsidR="004F197C">
          <w:rPr>
            <w:noProof/>
            <w:webHidden/>
          </w:rPr>
          <w:t>65</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97" w:history="1">
        <w:r w:rsidR="00B91B42" w:rsidRPr="004A0288">
          <w:rPr>
            <w:rStyle w:val="Hyperlink"/>
            <w:noProof/>
          </w:rPr>
          <w:t>Figura 21: Consulta Catracas</w:t>
        </w:r>
        <w:r w:rsidR="00B91B42">
          <w:rPr>
            <w:noProof/>
            <w:webHidden/>
          </w:rPr>
          <w:tab/>
        </w:r>
        <w:r>
          <w:rPr>
            <w:noProof/>
            <w:webHidden/>
          </w:rPr>
          <w:fldChar w:fldCharType="begin"/>
        </w:r>
        <w:r w:rsidR="00B91B42">
          <w:rPr>
            <w:noProof/>
            <w:webHidden/>
          </w:rPr>
          <w:instrText xml:space="preserve"> PAGEREF _Toc277796897 \h </w:instrText>
        </w:r>
        <w:r>
          <w:rPr>
            <w:noProof/>
            <w:webHidden/>
          </w:rPr>
        </w:r>
        <w:r>
          <w:rPr>
            <w:noProof/>
            <w:webHidden/>
          </w:rPr>
          <w:fldChar w:fldCharType="separate"/>
        </w:r>
        <w:r w:rsidR="004F197C">
          <w:rPr>
            <w:noProof/>
            <w:webHidden/>
          </w:rPr>
          <w:t>66</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98" w:history="1">
        <w:r w:rsidR="00B91B42" w:rsidRPr="004A0288">
          <w:rPr>
            <w:rStyle w:val="Hyperlink"/>
            <w:noProof/>
          </w:rPr>
          <w:t>Figura 22: Consulta Código de Barras</w:t>
        </w:r>
        <w:r w:rsidR="00B91B42">
          <w:rPr>
            <w:noProof/>
            <w:webHidden/>
          </w:rPr>
          <w:tab/>
        </w:r>
        <w:r>
          <w:rPr>
            <w:noProof/>
            <w:webHidden/>
          </w:rPr>
          <w:fldChar w:fldCharType="begin"/>
        </w:r>
        <w:r w:rsidR="00B91B42">
          <w:rPr>
            <w:noProof/>
            <w:webHidden/>
          </w:rPr>
          <w:instrText xml:space="preserve"> PAGEREF _Toc277796898 \h </w:instrText>
        </w:r>
        <w:r>
          <w:rPr>
            <w:noProof/>
            <w:webHidden/>
          </w:rPr>
        </w:r>
        <w:r>
          <w:rPr>
            <w:noProof/>
            <w:webHidden/>
          </w:rPr>
          <w:fldChar w:fldCharType="separate"/>
        </w:r>
        <w:r w:rsidR="004F197C">
          <w:rPr>
            <w:noProof/>
            <w:webHidden/>
          </w:rPr>
          <w:t>66</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899" w:history="1">
        <w:r w:rsidR="00B91B42" w:rsidRPr="004A0288">
          <w:rPr>
            <w:rStyle w:val="Hyperlink"/>
            <w:noProof/>
          </w:rPr>
          <w:t>Figura 23: Consulta Clientes</w:t>
        </w:r>
        <w:r w:rsidR="00B91B42">
          <w:rPr>
            <w:noProof/>
            <w:webHidden/>
          </w:rPr>
          <w:tab/>
        </w:r>
        <w:r>
          <w:rPr>
            <w:noProof/>
            <w:webHidden/>
          </w:rPr>
          <w:fldChar w:fldCharType="begin"/>
        </w:r>
        <w:r w:rsidR="00B91B42">
          <w:rPr>
            <w:noProof/>
            <w:webHidden/>
          </w:rPr>
          <w:instrText xml:space="preserve"> PAGEREF _Toc277796899 \h </w:instrText>
        </w:r>
        <w:r>
          <w:rPr>
            <w:noProof/>
            <w:webHidden/>
          </w:rPr>
        </w:r>
        <w:r>
          <w:rPr>
            <w:noProof/>
            <w:webHidden/>
          </w:rPr>
          <w:fldChar w:fldCharType="separate"/>
        </w:r>
        <w:r w:rsidR="004F197C">
          <w:rPr>
            <w:noProof/>
            <w:webHidden/>
          </w:rPr>
          <w:t>67</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00" w:history="1">
        <w:r w:rsidR="00B91B42" w:rsidRPr="004A0288">
          <w:rPr>
            <w:rStyle w:val="Hyperlink"/>
            <w:noProof/>
          </w:rPr>
          <w:t>Figura 24: Associa Código de Barras ao Cliente</w:t>
        </w:r>
        <w:r w:rsidR="00B91B42">
          <w:rPr>
            <w:noProof/>
            <w:webHidden/>
          </w:rPr>
          <w:tab/>
        </w:r>
        <w:r>
          <w:rPr>
            <w:noProof/>
            <w:webHidden/>
          </w:rPr>
          <w:fldChar w:fldCharType="begin"/>
        </w:r>
        <w:r w:rsidR="00B91B42">
          <w:rPr>
            <w:noProof/>
            <w:webHidden/>
          </w:rPr>
          <w:instrText xml:space="preserve"> PAGEREF _Toc277796900 \h </w:instrText>
        </w:r>
        <w:r>
          <w:rPr>
            <w:noProof/>
            <w:webHidden/>
          </w:rPr>
        </w:r>
        <w:r>
          <w:rPr>
            <w:noProof/>
            <w:webHidden/>
          </w:rPr>
          <w:fldChar w:fldCharType="separate"/>
        </w:r>
        <w:r w:rsidR="004F197C">
          <w:rPr>
            <w:noProof/>
            <w:webHidden/>
          </w:rPr>
          <w:t>67</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01" w:history="1">
        <w:r w:rsidR="00B91B42" w:rsidRPr="004A0288">
          <w:rPr>
            <w:rStyle w:val="Hyperlink"/>
            <w:noProof/>
          </w:rPr>
          <w:t>Figura 25: Histórico de Visitas do Cliente ao Parque de Diversão</w:t>
        </w:r>
        <w:r w:rsidR="00B91B42">
          <w:rPr>
            <w:noProof/>
            <w:webHidden/>
          </w:rPr>
          <w:tab/>
        </w:r>
        <w:r>
          <w:rPr>
            <w:noProof/>
            <w:webHidden/>
          </w:rPr>
          <w:fldChar w:fldCharType="begin"/>
        </w:r>
        <w:r w:rsidR="00B91B42">
          <w:rPr>
            <w:noProof/>
            <w:webHidden/>
          </w:rPr>
          <w:instrText xml:space="preserve"> PAGEREF _Toc277796901 \h </w:instrText>
        </w:r>
        <w:r>
          <w:rPr>
            <w:noProof/>
            <w:webHidden/>
          </w:rPr>
        </w:r>
        <w:r>
          <w:rPr>
            <w:noProof/>
            <w:webHidden/>
          </w:rPr>
          <w:fldChar w:fldCharType="separate"/>
        </w:r>
        <w:r w:rsidR="004F197C">
          <w:rPr>
            <w:noProof/>
            <w:webHidden/>
          </w:rPr>
          <w:t>68</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02" w:history="1">
        <w:r w:rsidR="00B91B42" w:rsidRPr="004A0288">
          <w:rPr>
            <w:rStyle w:val="Hyperlink"/>
            <w:noProof/>
          </w:rPr>
          <w:t>Figura 26: Desassocia código de barras</w:t>
        </w:r>
        <w:r w:rsidR="00B91B42">
          <w:rPr>
            <w:noProof/>
            <w:webHidden/>
          </w:rPr>
          <w:tab/>
        </w:r>
        <w:r>
          <w:rPr>
            <w:noProof/>
            <w:webHidden/>
          </w:rPr>
          <w:fldChar w:fldCharType="begin"/>
        </w:r>
        <w:r w:rsidR="00B91B42">
          <w:rPr>
            <w:noProof/>
            <w:webHidden/>
          </w:rPr>
          <w:instrText xml:space="preserve"> PAGEREF _Toc277796902 \h </w:instrText>
        </w:r>
        <w:r>
          <w:rPr>
            <w:noProof/>
            <w:webHidden/>
          </w:rPr>
        </w:r>
        <w:r>
          <w:rPr>
            <w:noProof/>
            <w:webHidden/>
          </w:rPr>
          <w:fldChar w:fldCharType="separate"/>
        </w:r>
        <w:r w:rsidR="004F197C">
          <w:rPr>
            <w:noProof/>
            <w:webHidden/>
          </w:rPr>
          <w:t>68</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03" w:history="1">
        <w:r w:rsidR="00B91B42" w:rsidRPr="004A0288">
          <w:rPr>
            <w:rStyle w:val="Hyperlink"/>
            <w:noProof/>
          </w:rPr>
          <w:t>Figura 27: Aproximar Dispositivo</w:t>
        </w:r>
        <w:r w:rsidR="00B91B42">
          <w:rPr>
            <w:noProof/>
            <w:webHidden/>
          </w:rPr>
          <w:tab/>
        </w:r>
        <w:r>
          <w:rPr>
            <w:noProof/>
            <w:webHidden/>
          </w:rPr>
          <w:fldChar w:fldCharType="begin"/>
        </w:r>
        <w:r w:rsidR="00B91B42">
          <w:rPr>
            <w:noProof/>
            <w:webHidden/>
          </w:rPr>
          <w:instrText xml:space="preserve"> PAGEREF _Toc277796903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04" w:history="1">
        <w:r w:rsidR="00B91B42" w:rsidRPr="004A0288">
          <w:rPr>
            <w:rStyle w:val="Hyperlink"/>
            <w:noProof/>
          </w:rPr>
          <w:t>Figura 28: Terminal de Consulta</w:t>
        </w:r>
        <w:r w:rsidR="00B91B42">
          <w:rPr>
            <w:noProof/>
            <w:webHidden/>
          </w:rPr>
          <w:tab/>
        </w:r>
        <w:r>
          <w:rPr>
            <w:noProof/>
            <w:webHidden/>
          </w:rPr>
          <w:fldChar w:fldCharType="begin"/>
        </w:r>
        <w:r w:rsidR="00B91B42">
          <w:rPr>
            <w:noProof/>
            <w:webHidden/>
          </w:rPr>
          <w:instrText xml:space="preserve"> PAGEREF _Toc277796904 \h </w:instrText>
        </w:r>
        <w:r>
          <w:rPr>
            <w:noProof/>
            <w:webHidden/>
          </w:rPr>
        </w:r>
        <w:r>
          <w:rPr>
            <w:noProof/>
            <w:webHidden/>
          </w:rPr>
          <w:fldChar w:fldCharType="separate"/>
        </w:r>
        <w:r w:rsidR="004F197C">
          <w:rPr>
            <w:noProof/>
            <w:webHidden/>
          </w:rPr>
          <w:t>70</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05" w:history="1">
        <w:r w:rsidR="00B91B42" w:rsidRPr="004A0288">
          <w:rPr>
            <w:rStyle w:val="Hyperlink"/>
            <w:noProof/>
          </w:rPr>
          <w:t>Figura 29: Arquitetura da Solução, usando WEB</w:t>
        </w:r>
        <w:r w:rsidR="00B91B42">
          <w:rPr>
            <w:noProof/>
            <w:webHidden/>
          </w:rPr>
          <w:tab/>
        </w:r>
        <w:r>
          <w:rPr>
            <w:noProof/>
            <w:webHidden/>
          </w:rPr>
          <w:fldChar w:fldCharType="begin"/>
        </w:r>
        <w:r w:rsidR="00B91B42">
          <w:rPr>
            <w:noProof/>
            <w:webHidden/>
          </w:rPr>
          <w:instrText xml:space="preserve"> PAGEREF _Toc277796905 \h </w:instrText>
        </w:r>
        <w:r>
          <w:rPr>
            <w:noProof/>
            <w:webHidden/>
          </w:rPr>
        </w:r>
        <w:r>
          <w:rPr>
            <w:noProof/>
            <w:webHidden/>
          </w:rPr>
          <w:fldChar w:fldCharType="separate"/>
        </w:r>
        <w:r w:rsidR="004F197C">
          <w:rPr>
            <w:noProof/>
            <w:webHidden/>
          </w:rPr>
          <w:t>72</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06" w:history="1">
        <w:r w:rsidR="00B91B42" w:rsidRPr="004A0288">
          <w:rPr>
            <w:rStyle w:val="Hyperlink"/>
            <w:noProof/>
          </w:rPr>
          <w:t>Figura 30: Questionário para avaliação das telas de cadastro</w:t>
        </w:r>
        <w:r w:rsidR="00B91B42">
          <w:rPr>
            <w:noProof/>
            <w:webHidden/>
          </w:rPr>
          <w:tab/>
        </w:r>
        <w:r>
          <w:rPr>
            <w:noProof/>
            <w:webHidden/>
          </w:rPr>
          <w:fldChar w:fldCharType="begin"/>
        </w:r>
        <w:r w:rsidR="00B91B42">
          <w:rPr>
            <w:noProof/>
            <w:webHidden/>
          </w:rPr>
          <w:instrText xml:space="preserve"> PAGEREF _Toc277796906 \h </w:instrText>
        </w:r>
        <w:r>
          <w:rPr>
            <w:noProof/>
            <w:webHidden/>
          </w:rPr>
        </w:r>
        <w:r>
          <w:rPr>
            <w:noProof/>
            <w:webHidden/>
          </w:rPr>
          <w:fldChar w:fldCharType="separate"/>
        </w:r>
        <w:r w:rsidR="004F197C">
          <w:rPr>
            <w:noProof/>
            <w:webHidden/>
          </w:rPr>
          <w:t>88</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07" w:history="1">
        <w:r w:rsidR="00B91B42" w:rsidRPr="004A0288">
          <w:rPr>
            <w:rStyle w:val="Hyperlink"/>
            <w:noProof/>
          </w:rPr>
          <w:t>Figura 31: Questionário para avaliação da entrada e saída do Parque</w:t>
        </w:r>
        <w:r w:rsidR="00B91B42">
          <w:rPr>
            <w:noProof/>
            <w:webHidden/>
          </w:rPr>
          <w:tab/>
        </w:r>
        <w:r>
          <w:rPr>
            <w:noProof/>
            <w:webHidden/>
          </w:rPr>
          <w:fldChar w:fldCharType="begin"/>
        </w:r>
        <w:r w:rsidR="00B91B42">
          <w:rPr>
            <w:noProof/>
            <w:webHidden/>
          </w:rPr>
          <w:instrText xml:space="preserve"> PAGEREF _Toc277796907 \h </w:instrText>
        </w:r>
        <w:r>
          <w:rPr>
            <w:noProof/>
            <w:webHidden/>
          </w:rPr>
        </w:r>
        <w:r>
          <w:rPr>
            <w:noProof/>
            <w:webHidden/>
          </w:rPr>
          <w:fldChar w:fldCharType="separate"/>
        </w:r>
        <w:r w:rsidR="004F197C">
          <w:rPr>
            <w:noProof/>
            <w:webHidden/>
          </w:rPr>
          <w:t>89</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08" w:history="1">
        <w:r w:rsidR="00B91B42" w:rsidRPr="004A0288">
          <w:rPr>
            <w:rStyle w:val="Hyperlink"/>
            <w:noProof/>
          </w:rPr>
          <w:t>Figura 32: Questionário para avaliação da entrada na fila</w:t>
        </w:r>
        <w:r w:rsidR="00B91B42">
          <w:rPr>
            <w:noProof/>
            <w:webHidden/>
          </w:rPr>
          <w:tab/>
        </w:r>
        <w:r>
          <w:rPr>
            <w:noProof/>
            <w:webHidden/>
          </w:rPr>
          <w:fldChar w:fldCharType="begin"/>
        </w:r>
        <w:r w:rsidR="00B91B42">
          <w:rPr>
            <w:noProof/>
            <w:webHidden/>
          </w:rPr>
          <w:instrText xml:space="preserve"> PAGEREF _Toc277796908 \h </w:instrText>
        </w:r>
        <w:r>
          <w:rPr>
            <w:noProof/>
            <w:webHidden/>
          </w:rPr>
        </w:r>
        <w:r>
          <w:rPr>
            <w:noProof/>
            <w:webHidden/>
          </w:rPr>
          <w:fldChar w:fldCharType="separate"/>
        </w:r>
        <w:r w:rsidR="004F197C">
          <w:rPr>
            <w:noProof/>
            <w:webHidden/>
          </w:rPr>
          <w:t>90</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09" w:history="1">
        <w:r w:rsidR="00B91B42" w:rsidRPr="004A0288">
          <w:rPr>
            <w:rStyle w:val="Hyperlink"/>
            <w:noProof/>
          </w:rPr>
          <w:t>Figura 33: Questionário para avaliação da Entrada no Brinquedo</w:t>
        </w:r>
        <w:r w:rsidR="00B91B42">
          <w:rPr>
            <w:noProof/>
            <w:webHidden/>
          </w:rPr>
          <w:tab/>
        </w:r>
        <w:r>
          <w:rPr>
            <w:noProof/>
            <w:webHidden/>
          </w:rPr>
          <w:fldChar w:fldCharType="begin"/>
        </w:r>
        <w:r w:rsidR="00B91B42">
          <w:rPr>
            <w:noProof/>
            <w:webHidden/>
          </w:rPr>
          <w:instrText xml:space="preserve"> PAGEREF _Toc277796909 \h </w:instrText>
        </w:r>
        <w:r>
          <w:rPr>
            <w:noProof/>
            <w:webHidden/>
          </w:rPr>
        </w:r>
        <w:r>
          <w:rPr>
            <w:noProof/>
            <w:webHidden/>
          </w:rPr>
          <w:fldChar w:fldCharType="separate"/>
        </w:r>
        <w:r w:rsidR="004F197C">
          <w:rPr>
            <w:noProof/>
            <w:webHidden/>
          </w:rPr>
          <w:t>90</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10" w:history="1">
        <w:r w:rsidR="00B91B42" w:rsidRPr="004A0288">
          <w:rPr>
            <w:rStyle w:val="Hyperlink"/>
            <w:noProof/>
          </w:rPr>
          <w:t>Figura 34: Questionário para avaliação da Execução do Brinquedo</w:t>
        </w:r>
        <w:r w:rsidR="00B91B42">
          <w:rPr>
            <w:noProof/>
            <w:webHidden/>
          </w:rPr>
          <w:tab/>
        </w:r>
        <w:r>
          <w:rPr>
            <w:noProof/>
            <w:webHidden/>
          </w:rPr>
          <w:fldChar w:fldCharType="begin"/>
        </w:r>
        <w:r w:rsidR="00B91B42">
          <w:rPr>
            <w:noProof/>
            <w:webHidden/>
          </w:rPr>
          <w:instrText xml:space="preserve"> PAGEREF _Toc277796910 \h </w:instrText>
        </w:r>
        <w:r>
          <w:rPr>
            <w:noProof/>
            <w:webHidden/>
          </w:rPr>
        </w:r>
        <w:r>
          <w:rPr>
            <w:noProof/>
            <w:webHidden/>
          </w:rPr>
          <w:fldChar w:fldCharType="separate"/>
        </w:r>
        <w:r w:rsidR="004F197C">
          <w:rPr>
            <w:noProof/>
            <w:webHidden/>
          </w:rPr>
          <w:t>91</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11" w:history="1">
        <w:r w:rsidR="00B91B42" w:rsidRPr="004A0288">
          <w:rPr>
            <w:rStyle w:val="Hyperlink"/>
            <w:noProof/>
          </w:rPr>
          <w:t>Figura 35: Questionário para avaliação da aplicação</w:t>
        </w:r>
        <w:r w:rsidR="00B91B42">
          <w:rPr>
            <w:noProof/>
            <w:webHidden/>
          </w:rPr>
          <w:tab/>
        </w:r>
        <w:r>
          <w:rPr>
            <w:noProof/>
            <w:webHidden/>
          </w:rPr>
          <w:fldChar w:fldCharType="begin"/>
        </w:r>
        <w:r w:rsidR="00B91B42">
          <w:rPr>
            <w:noProof/>
            <w:webHidden/>
          </w:rPr>
          <w:instrText xml:space="preserve"> PAGEREF _Toc277796911 \h </w:instrText>
        </w:r>
        <w:r>
          <w:rPr>
            <w:noProof/>
            <w:webHidden/>
          </w:rPr>
        </w:r>
        <w:r>
          <w:rPr>
            <w:noProof/>
            <w:webHidden/>
          </w:rPr>
          <w:fldChar w:fldCharType="separate"/>
        </w:r>
        <w:r w:rsidR="004F197C">
          <w:rPr>
            <w:noProof/>
            <w:webHidden/>
          </w:rPr>
          <w:t>91</w:t>
        </w:r>
        <w:r>
          <w:rPr>
            <w:noProof/>
            <w:webHidden/>
          </w:rPr>
          <w:fldChar w:fldCharType="end"/>
        </w:r>
      </w:hyperlink>
    </w:p>
    <w:p w:rsidR="001C71CC" w:rsidRDefault="00382379"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F04140" w:rsidRPr="00D60B8C" w:rsidRDefault="00F04140" w:rsidP="003777ED">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B91B42" w:rsidRDefault="00382379">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7796912" w:history="1">
        <w:r w:rsidR="00B91B42" w:rsidRPr="00A111CD">
          <w:rPr>
            <w:rStyle w:val="Hyperlink"/>
            <w:noProof/>
          </w:rPr>
          <w:t>Gráfico 1: Percentual do sexo dos entrevistados</w:t>
        </w:r>
        <w:r w:rsidR="00B91B42">
          <w:rPr>
            <w:noProof/>
            <w:webHidden/>
          </w:rPr>
          <w:tab/>
        </w:r>
        <w:r>
          <w:rPr>
            <w:noProof/>
            <w:webHidden/>
          </w:rPr>
          <w:fldChar w:fldCharType="begin"/>
        </w:r>
        <w:r w:rsidR="00B91B42">
          <w:rPr>
            <w:noProof/>
            <w:webHidden/>
          </w:rPr>
          <w:instrText xml:space="preserve"> PAGEREF _Toc277796912 \h </w:instrText>
        </w:r>
        <w:r>
          <w:rPr>
            <w:noProof/>
            <w:webHidden/>
          </w:rPr>
        </w:r>
        <w:r>
          <w:rPr>
            <w:noProof/>
            <w:webHidden/>
          </w:rPr>
          <w:fldChar w:fldCharType="separate"/>
        </w:r>
        <w:r w:rsidR="004F197C">
          <w:rPr>
            <w:noProof/>
            <w:webHidden/>
          </w:rPr>
          <w:t>74</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13" w:history="1">
        <w:r w:rsidR="00B91B42" w:rsidRPr="00A111CD">
          <w:rPr>
            <w:rStyle w:val="Hyperlink"/>
            <w:noProof/>
          </w:rPr>
          <w:t>Gráfico 2: Percentual da idade dos entrevistados</w:t>
        </w:r>
        <w:r w:rsidR="00B91B42">
          <w:rPr>
            <w:noProof/>
            <w:webHidden/>
          </w:rPr>
          <w:tab/>
        </w:r>
        <w:r>
          <w:rPr>
            <w:noProof/>
            <w:webHidden/>
          </w:rPr>
          <w:fldChar w:fldCharType="begin"/>
        </w:r>
        <w:r w:rsidR="00B91B42">
          <w:rPr>
            <w:noProof/>
            <w:webHidden/>
          </w:rPr>
          <w:instrText xml:space="preserve"> PAGEREF _Toc277796913 \h </w:instrText>
        </w:r>
        <w:r>
          <w:rPr>
            <w:noProof/>
            <w:webHidden/>
          </w:rPr>
        </w:r>
        <w:r>
          <w:rPr>
            <w:noProof/>
            <w:webHidden/>
          </w:rPr>
          <w:fldChar w:fldCharType="separate"/>
        </w:r>
        <w:r w:rsidR="004F197C">
          <w:rPr>
            <w:noProof/>
            <w:webHidden/>
          </w:rPr>
          <w:t>75</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14" w:history="1">
        <w:r w:rsidR="00B91B42" w:rsidRPr="00A111CD">
          <w:rPr>
            <w:rStyle w:val="Hyperlink"/>
            <w:noProof/>
          </w:rPr>
          <w:t>Gráfico 3: Percentual da avaliação das telas de cadastro</w:t>
        </w:r>
        <w:r w:rsidR="00B91B42">
          <w:rPr>
            <w:noProof/>
            <w:webHidden/>
          </w:rPr>
          <w:tab/>
        </w:r>
        <w:r>
          <w:rPr>
            <w:noProof/>
            <w:webHidden/>
          </w:rPr>
          <w:fldChar w:fldCharType="begin"/>
        </w:r>
        <w:r w:rsidR="00B91B42">
          <w:rPr>
            <w:noProof/>
            <w:webHidden/>
          </w:rPr>
          <w:instrText xml:space="preserve"> PAGEREF _Toc277796914 \h </w:instrText>
        </w:r>
        <w:r>
          <w:rPr>
            <w:noProof/>
            <w:webHidden/>
          </w:rPr>
        </w:r>
        <w:r>
          <w:rPr>
            <w:noProof/>
            <w:webHidden/>
          </w:rPr>
          <w:fldChar w:fldCharType="separate"/>
        </w:r>
        <w:r w:rsidR="004F197C">
          <w:rPr>
            <w:noProof/>
            <w:webHidden/>
          </w:rPr>
          <w:t>76</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15" w:history="1">
        <w:r w:rsidR="00B91B42" w:rsidRPr="00A111CD">
          <w:rPr>
            <w:rStyle w:val="Hyperlink"/>
            <w:noProof/>
          </w:rPr>
          <w:t>Gráfico 4: Percentual da avaliação da entrada e saída do Parque</w:t>
        </w:r>
        <w:r w:rsidR="00B91B42">
          <w:rPr>
            <w:noProof/>
            <w:webHidden/>
          </w:rPr>
          <w:tab/>
        </w:r>
        <w:r>
          <w:rPr>
            <w:noProof/>
            <w:webHidden/>
          </w:rPr>
          <w:fldChar w:fldCharType="begin"/>
        </w:r>
        <w:r w:rsidR="00B91B42">
          <w:rPr>
            <w:noProof/>
            <w:webHidden/>
          </w:rPr>
          <w:instrText xml:space="preserve"> PAGEREF _Toc277796915 \h </w:instrText>
        </w:r>
        <w:r>
          <w:rPr>
            <w:noProof/>
            <w:webHidden/>
          </w:rPr>
        </w:r>
        <w:r>
          <w:rPr>
            <w:noProof/>
            <w:webHidden/>
          </w:rPr>
          <w:fldChar w:fldCharType="separate"/>
        </w:r>
        <w:r w:rsidR="004F197C">
          <w:rPr>
            <w:noProof/>
            <w:webHidden/>
          </w:rPr>
          <w:t>78</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16" w:history="1">
        <w:r w:rsidR="00B91B42" w:rsidRPr="00A111CD">
          <w:rPr>
            <w:rStyle w:val="Hyperlink"/>
            <w:noProof/>
          </w:rPr>
          <w:t>Gráfico 5: Percentual da avaliação da entrada na fila</w:t>
        </w:r>
        <w:r w:rsidR="00B91B42">
          <w:rPr>
            <w:noProof/>
            <w:webHidden/>
          </w:rPr>
          <w:tab/>
        </w:r>
        <w:r>
          <w:rPr>
            <w:noProof/>
            <w:webHidden/>
          </w:rPr>
          <w:fldChar w:fldCharType="begin"/>
        </w:r>
        <w:r w:rsidR="00B91B42">
          <w:rPr>
            <w:noProof/>
            <w:webHidden/>
          </w:rPr>
          <w:instrText xml:space="preserve"> PAGEREF _Toc277796916 \h </w:instrText>
        </w:r>
        <w:r>
          <w:rPr>
            <w:noProof/>
            <w:webHidden/>
          </w:rPr>
        </w:r>
        <w:r>
          <w:rPr>
            <w:noProof/>
            <w:webHidden/>
          </w:rPr>
          <w:fldChar w:fldCharType="separate"/>
        </w:r>
        <w:r w:rsidR="004F197C">
          <w:rPr>
            <w:noProof/>
            <w:webHidden/>
          </w:rPr>
          <w:t>79</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17" w:history="1">
        <w:r w:rsidR="00B91B42" w:rsidRPr="00A111CD">
          <w:rPr>
            <w:rStyle w:val="Hyperlink"/>
            <w:noProof/>
          </w:rPr>
          <w:t>Gráfico 6: Percentual da avaliação da Entrada do Brinquedo</w:t>
        </w:r>
        <w:r w:rsidR="00B91B42">
          <w:rPr>
            <w:noProof/>
            <w:webHidden/>
          </w:rPr>
          <w:tab/>
        </w:r>
        <w:r>
          <w:rPr>
            <w:noProof/>
            <w:webHidden/>
          </w:rPr>
          <w:fldChar w:fldCharType="begin"/>
        </w:r>
        <w:r w:rsidR="00B91B42">
          <w:rPr>
            <w:noProof/>
            <w:webHidden/>
          </w:rPr>
          <w:instrText xml:space="preserve"> PAGEREF _Toc277796917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18" w:history="1">
        <w:r w:rsidR="00B91B42" w:rsidRPr="00A111CD">
          <w:rPr>
            <w:rStyle w:val="Hyperlink"/>
            <w:noProof/>
          </w:rPr>
          <w:t>Gráfico 7: Percentual da avaliação da Execução do Brinquedo</w:t>
        </w:r>
        <w:r w:rsidR="00B91B42">
          <w:rPr>
            <w:noProof/>
            <w:webHidden/>
          </w:rPr>
          <w:tab/>
        </w:r>
        <w:r>
          <w:rPr>
            <w:noProof/>
            <w:webHidden/>
          </w:rPr>
          <w:fldChar w:fldCharType="begin"/>
        </w:r>
        <w:r w:rsidR="00B91B42">
          <w:rPr>
            <w:noProof/>
            <w:webHidden/>
          </w:rPr>
          <w:instrText xml:space="preserve"> PAGEREF _Toc277796918 \h </w:instrText>
        </w:r>
        <w:r>
          <w:rPr>
            <w:noProof/>
            <w:webHidden/>
          </w:rPr>
        </w:r>
        <w:r>
          <w:rPr>
            <w:noProof/>
            <w:webHidden/>
          </w:rPr>
          <w:fldChar w:fldCharType="separate"/>
        </w:r>
        <w:r w:rsidR="004F197C">
          <w:rPr>
            <w:noProof/>
            <w:webHidden/>
          </w:rPr>
          <w:t>81</w:t>
        </w:r>
        <w:r>
          <w:rPr>
            <w:noProof/>
            <w:webHidden/>
          </w:rPr>
          <w:fldChar w:fldCharType="end"/>
        </w:r>
      </w:hyperlink>
    </w:p>
    <w:p w:rsidR="00B91B42" w:rsidRDefault="00382379">
      <w:pPr>
        <w:pStyle w:val="ndicedeilustraes"/>
        <w:tabs>
          <w:tab w:val="right" w:leader="dot" w:pos="9061"/>
        </w:tabs>
        <w:rPr>
          <w:rFonts w:asciiTheme="minorHAnsi" w:eastAsiaTheme="minorEastAsia" w:hAnsiTheme="minorHAnsi" w:cstheme="minorBidi"/>
          <w:noProof/>
          <w:sz w:val="22"/>
          <w:lang w:eastAsia="pt-BR"/>
        </w:rPr>
      </w:pPr>
      <w:hyperlink w:anchor="_Toc277796919" w:history="1">
        <w:r w:rsidR="00B91B42" w:rsidRPr="00A111CD">
          <w:rPr>
            <w:rStyle w:val="Hyperlink"/>
            <w:noProof/>
          </w:rPr>
          <w:t>Gráfico 8: Percentual da avaliação geral da aplicação</w:t>
        </w:r>
        <w:r w:rsidR="00B91B42">
          <w:rPr>
            <w:noProof/>
            <w:webHidden/>
          </w:rPr>
          <w:tab/>
        </w:r>
        <w:r>
          <w:rPr>
            <w:noProof/>
            <w:webHidden/>
          </w:rPr>
          <w:fldChar w:fldCharType="begin"/>
        </w:r>
        <w:r w:rsidR="00B91B42">
          <w:rPr>
            <w:noProof/>
            <w:webHidden/>
          </w:rPr>
          <w:instrText xml:space="preserve"> PAGEREF _Toc277796919 \h </w:instrText>
        </w:r>
        <w:r>
          <w:rPr>
            <w:noProof/>
            <w:webHidden/>
          </w:rPr>
        </w:r>
        <w:r>
          <w:rPr>
            <w:noProof/>
            <w:webHidden/>
          </w:rPr>
          <w:fldChar w:fldCharType="separate"/>
        </w:r>
        <w:r w:rsidR="004F197C">
          <w:rPr>
            <w:noProof/>
            <w:webHidden/>
          </w:rPr>
          <w:t>83</w:t>
        </w:r>
        <w:r>
          <w:rPr>
            <w:noProof/>
            <w:webHidden/>
          </w:rPr>
          <w:fldChar w:fldCharType="end"/>
        </w:r>
      </w:hyperlink>
    </w:p>
    <w:p w:rsidR="002872DE" w:rsidRPr="00D60B8C" w:rsidRDefault="00382379"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B91B42" w:rsidRDefault="00382379">
          <w:pPr>
            <w:pStyle w:val="Sumrio1"/>
            <w:tabs>
              <w:tab w:val="left" w:pos="440"/>
              <w:tab w:val="right" w:leader="dot" w:pos="9061"/>
            </w:tabs>
            <w:rPr>
              <w:noProof/>
              <w:lang w:eastAsia="pt-BR"/>
            </w:rPr>
          </w:pPr>
          <w:r w:rsidRPr="00382379">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382379">
            <w:rPr>
              <w:rFonts w:ascii="Times New Roman" w:hAnsi="Times New Roman" w:cs="Times New Roman"/>
              <w:sz w:val="24"/>
              <w:szCs w:val="24"/>
            </w:rPr>
            <w:fldChar w:fldCharType="separate"/>
          </w:r>
          <w:hyperlink w:anchor="_Toc277796920" w:history="1">
            <w:r w:rsidR="00B91B42" w:rsidRPr="009442C0">
              <w:rPr>
                <w:rStyle w:val="Hyperlink"/>
                <w:rFonts w:ascii="Times New Roman" w:hAnsi="Times New Roman" w:cs="Times New Roman"/>
                <w:caps/>
                <w:noProof/>
              </w:rPr>
              <w:t>1</w:t>
            </w:r>
            <w:r w:rsidR="00B91B42">
              <w:rPr>
                <w:noProof/>
                <w:lang w:eastAsia="pt-BR"/>
              </w:rPr>
              <w:tab/>
            </w:r>
            <w:r w:rsidR="00B91B42" w:rsidRPr="009442C0">
              <w:rPr>
                <w:rStyle w:val="Hyperlink"/>
                <w:rFonts w:ascii="Times New Roman" w:hAnsi="Times New Roman" w:cs="Times New Roman"/>
                <w:noProof/>
              </w:rPr>
              <w:t>INTRODUÇÃO</w:t>
            </w:r>
            <w:r w:rsidR="00B91B42">
              <w:rPr>
                <w:noProof/>
                <w:webHidden/>
              </w:rPr>
              <w:tab/>
            </w:r>
            <w:r>
              <w:rPr>
                <w:noProof/>
                <w:webHidden/>
              </w:rPr>
              <w:fldChar w:fldCharType="begin"/>
            </w:r>
            <w:r w:rsidR="00B91B42">
              <w:rPr>
                <w:noProof/>
                <w:webHidden/>
              </w:rPr>
              <w:instrText xml:space="preserve"> PAGEREF _Toc277796920 \h </w:instrText>
            </w:r>
            <w:r>
              <w:rPr>
                <w:noProof/>
                <w:webHidden/>
              </w:rPr>
            </w:r>
            <w:r>
              <w:rPr>
                <w:noProof/>
                <w:webHidden/>
              </w:rPr>
              <w:fldChar w:fldCharType="separate"/>
            </w:r>
            <w:r w:rsidR="004F197C">
              <w:rPr>
                <w:noProof/>
                <w:webHidden/>
              </w:rPr>
              <w:t>14</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21" w:history="1">
            <w:r w:rsidR="00B91B42" w:rsidRPr="009442C0">
              <w:rPr>
                <w:rStyle w:val="Hyperlink"/>
                <w:rFonts w:ascii="Times New Roman" w:hAnsi="Times New Roman" w:cs="Times New Roman"/>
                <w:caps/>
                <w:noProof/>
              </w:rPr>
              <w:t>1.1</w:t>
            </w:r>
            <w:r w:rsidR="00B91B42">
              <w:rPr>
                <w:noProof/>
                <w:lang w:eastAsia="pt-BR"/>
              </w:rPr>
              <w:tab/>
            </w:r>
            <w:r w:rsidR="00B91B42" w:rsidRPr="009442C0">
              <w:rPr>
                <w:rStyle w:val="Hyperlink"/>
                <w:rFonts w:ascii="Times New Roman" w:hAnsi="Times New Roman" w:cs="Times New Roman"/>
                <w:noProof/>
              </w:rPr>
              <w:t>OBJETIVO</w:t>
            </w:r>
            <w:r w:rsidR="00B91B42">
              <w:rPr>
                <w:noProof/>
                <w:webHidden/>
              </w:rPr>
              <w:tab/>
            </w:r>
            <w:r>
              <w:rPr>
                <w:noProof/>
                <w:webHidden/>
              </w:rPr>
              <w:fldChar w:fldCharType="begin"/>
            </w:r>
            <w:r w:rsidR="00B91B42">
              <w:rPr>
                <w:noProof/>
                <w:webHidden/>
              </w:rPr>
              <w:instrText xml:space="preserve"> PAGEREF _Toc277796921 \h </w:instrText>
            </w:r>
            <w:r>
              <w:rPr>
                <w:noProof/>
                <w:webHidden/>
              </w:rPr>
            </w:r>
            <w:r>
              <w:rPr>
                <w:noProof/>
                <w:webHidden/>
              </w:rPr>
              <w:fldChar w:fldCharType="separate"/>
            </w:r>
            <w:r w:rsidR="004F197C">
              <w:rPr>
                <w:noProof/>
                <w:webHidden/>
              </w:rPr>
              <w:t>15</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22" w:history="1">
            <w:r w:rsidR="00B91B42" w:rsidRPr="009442C0">
              <w:rPr>
                <w:rStyle w:val="Hyperlink"/>
                <w:rFonts w:ascii="Times New Roman" w:hAnsi="Times New Roman" w:cs="Times New Roman"/>
                <w:caps/>
                <w:noProof/>
              </w:rPr>
              <w:t>1.2</w:t>
            </w:r>
            <w:r w:rsidR="00B91B42">
              <w:rPr>
                <w:noProof/>
                <w:lang w:eastAsia="pt-BR"/>
              </w:rPr>
              <w:tab/>
            </w:r>
            <w:r w:rsidR="00B91B42" w:rsidRPr="009442C0">
              <w:rPr>
                <w:rStyle w:val="Hyperlink"/>
                <w:rFonts w:ascii="Times New Roman" w:hAnsi="Times New Roman" w:cs="Times New Roman"/>
                <w:noProof/>
              </w:rPr>
              <w:t>ORGANIZAÇÃO DO TRABALHO</w:t>
            </w:r>
            <w:r w:rsidR="00B91B42">
              <w:rPr>
                <w:noProof/>
                <w:webHidden/>
              </w:rPr>
              <w:tab/>
            </w:r>
            <w:r>
              <w:rPr>
                <w:noProof/>
                <w:webHidden/>
              </w:rPr>
              <w:fldChar w:fldCharType="begin"/>
            </w:r>
            <w:r w:rsidR="00B91B42">
              <w:rPr>
                <w:noProof/>
                <w:webHidden/>
              </w:rPr>
              <w:instrText xml:space="preserve"> PAGEREF _Toc277796922 \h </w:instrText>
            </w:r>
            <w:r>
              <w:rPr>
                <w:noProof/>
                <w:webHidden/>
              </w:rPr>
            </w:r>
            <w:r>
              <w:rPr>
                <w:noProof/>
                <w:webHidden/>
              </w:rPr>
              <w:fldChar w:fldCharType="separate"/>
            </w:r>
            <w:r w:rsidR="004F197C">
              <w:rPr>
                <w:noProof/>
                <w:webHidden/>
              </w:rPr>
              <w:t>16</w:t>
            </w:r>
            <w:r>
              <w:rPr>
                <w:noProof/>
                <w:webHidden/>
              </w:rPr>
              <w:fldChar w:fldCharType="end"/>
            </w:r>
          </w:hyperlink>
        </w:p>
        <w:p w:rsidR="00B91B42" w:rsidRDefault="00382379">
          <w:pPr>
            <w:pStyle w:val="Sumrio1"/>
            <w:tabs>
              <w:tab w:val="left" w:pos="440"/>
              <w:tab w:val="right" w:leader="dot" w:pos="9061"/>
            </w:tabs>
            <w:rPr>
              <w:noProof/>
              <w:lang w:eastAsia="pt-BR"/>
            </w:rPr>
          </w:pPr>
          <w:hyperlink w:anchor="_Toc277796923" w:history="1">
            <w:r w:rsidR="00B91B42" w:rsidRPr="009442C0">
              <w:rPr>
                <w:rStyle w:val="Hyperlink"/>
                <w:rFonts w:ascii="Times New Roman" w:hAnsi="Times New Roman" w:cs="Times New Roman"/>
                <w:b/>
                <w:caps/>
                <w:noProof/>
              </w:rPr>
              <w:t>2</w:t>
            </w:r>
            <w:r w:rsidR="00B91B42">
              <w:rPr>
                <w:noProof/>
                <w:lang w:eastAsia="pt-BR"/>
              </w:rPr>
              <w:tab/>
            </w:r>
            <w:r w:rsidR="00B91B42" w:rsidRPr="009442C0">
              <w:rPr>
                <w:rStyle w:val="Hyperlink"/>
                <w:rFonts w:ascii="Times New Roman" w:hAnsi="Times New Roman" w:cs="Times New Roman"/>
                <w:b/>
                <w:noProof/>
              </w:rPr>
              <w:t>REVISÃO DA LITERATURA</w:t>
            </w:r>
            <w:r w:rsidR="00B91B42">
              <w:rPr>
                <w:noProof/>
                <w:webHidden/>
              </w:rPr>
              <w:tab/>
            </w:r>
            <w:r>
              <w:rPr>
                <w:noProof/>
                <w:webHidden/>
              </w:rPr>
              <w:fldChar w:fldCharType="begin"/>
            </w:r>
            <w:r w:rsidR="00B91B42">
              <w:rPr>
                <w:noProof/>
                <w:webHidden/>
              </w:rPr>
              <w:instrText xml:space="preserve"> PAGEREF _Toc277796923 \h </w:instrText>
            </w:r>
            <w:r>
              <w:rPr>
                <w:noProof/>
                <w:webHidden/>
              </w:rPr>
            </w:r>
            <w:r>
              <w:rPr>
                <w:noProof/>
                <w:webHidden/>
              </w:rPr>
              <w:fldChar w:fldCharType="separate"/>
            </w:r>
            <w:r w:rsidR="004F197C">
              <w:rPr>
                <w:noProof/>
                <w:webHidden/>
              </w:rPr>
              <w:t>17</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24" w:history="1">
            <w:r w:rsidR="00B91B42" w:rsidRPr="009442C0">
              <w:rPr>
                <w:rStyle w:val="Hyperlink"/>
                <w:rFonts w:ascii="Times New Roman" w:hAnsi="Times New Roman" w:cs="Times New Roman"/>
                <w:caps/>
                <w:noProof/>
              </w:rPr>
              <w:t>2.1</w:t>
            </w:r>
            <w:r w:rsidR="00B91B42">
              <w:rPr>
                <w:noProof/>
                <w:lang w:eastAsia="pt-BR"/>
              </w:rPr>
              <w:tab/>
            </w:r>
            <w:r w:rsidR="00B91B42" w:rsidRPr="009442C0">
              <w:rPr>
                <w:rStyle w:val="Hyperlink"/>
                <w:rFonts w:ascii="Times New Roman" w:hAnsi="Times New Roman" w:cs="Times New Roman"/>
                <w:noProof/>
              </w:rPr>
              <w:t>O FUTURO DAS EDITORAS UNIVERSITÁRIAS E AS MÍDIAS ELETRÔNICAS.</w:t>
            </w:r>
            <w:r w:rsidR="00B91B42">
              <w:rPr>
                <w:noProof/>
                <w:webHidden/>
              </w:rPr>
              <w:tab/>
            </w:r>
            <w:r>
              <w:rPr>
                <w:noProof/>
                <w:webHidden/>
              </w:rPr>
              <w:fldChar w:fldCharType="begin"/>
            </w:r>
            <w:r w:rsidR="00B91B42">
              <w:rPr>
                <w:noProof/>
                <w:webHidden/>
              </w:rPr>
              <w:instrText xml:space="preserve"> PAGEREF _Toc277796924 \h </w:instrText>
            </w:r>
            <w:r>
              <w:rPr>
                <w:noProof/>
                <w:webHidden/>
              </w:rPr>
            </w:r>
            <w:r>
              <w:rPr>
                <w:noProof/>
                <w:webHidden/>
              </w:rPr>
              <w:fldChar w:fldCharType="separate"/>
            </w:r>
            <w:r w:rsidR="004F197C">
              <w:rPr>
                <w:noProof/>
                <w:webHidden/>
              </w:rPr>
              <w:t>17</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25" w:history="1">
            <w:r w:rsidR="00B91B42" w:rsidRPr="009442C0">
              <w:rPr>
                <w:rStyle w:val="Hyperlink"/>
                <w:rFonts w:ascii="Times New Roman" w:hAnsi="Times New Roman" w:cs="Times New Roman"/>
                <w:caps/>
                <w:noProof/>
              </w:rPr>
              <w:t>2.2</w:t>
            </w:r>
            <w:r w:rsidR="00B91B42">
              <w:rPr>
                <w:noProof/>
                <w:lang w:eastAsia="pt-BR"/>
              </w:rPr>
              <w:tab/>
            </w:r>
            <w:r w:rsidR="00B91B42" w:rsidRPr="009442C0">
              <w:rPr>
                <w:rStyle w:val="Hyperlink"/>
                <w:rFonts w:ascii="Times New Roman" w:hAnsi="Times New Roman" w:cs="Times New Roman"/>
                <w:noProof/>
              </w:rPr>
              <w:t>MULTIMÍDIAS MÓVEIS</w:t>
            </w:r>
            <w:r w:rsidR="00B91B42">
              <w:rPr>
                <w:noProof/>
                <w:webHidden/>
              </w:rPr>
              <w:tab/>
            </w:r>
            <w:r>
              <w:rPr>
                <w:noProof/>
                <w:webHidden/>
              </w:rPr>
              <w:fldChar w:fldCharType="begin"/>
            </w:r>
            <w:r w:rsidR="00B91B42">
              <w:rPr>
                <w:noProof/>
                <w:webHidden/>
              </w:rPr>
              <w:instrText xml:space="preserve"> PAGEREF _Toc277796925 \h </w:instrText>
            </w:r>
            <w:r>
              <w:rPr>
                <w:noProof/>
                <w:webHidden/>
              </w:rPr>
            </w:r>
            <w:r>
              <w:rPr>
                <w:noProof/>
                <w:webHidden/>
              </w:rPr>
              <w:fldChar w:fldCharType="separate"/>
            </w:r>
            <w:r w:rsidR="004F197C">
              <w:rPr>
                <w:noProof/>
                <w:webHidden/>
              </w:rPr>
              <w:t>18</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26" w:history="1">
            <w:r w:rsidR="00B91B42" w:rsidRPr="009442C0">
              <w:rPr>
                <w:rStyle w:val="Hyperlink"/>
                <w:rFonts w:ascii="Times New Roman" w:hAnsi="Times New Roman" w:cs="Times New Roman"/>
                <w:caps/>
                <w:noProof/>
              </w:rPr>
              <w:t>2.3</w:t>
            </w:r>
            <w:r w:rsidR="00B91B42">
              <w:rPr>
                <w:noProof/>
                <w:lang w:eastAsia="pt-BR"/>
              </w:rPr>
              <w:tab/>
            </w:r>
            <w:r w:rsidR="00B91B42" w:rsidRPr="009442C0">
              <w:rPr>
                <w:rStyle w:val="Hyperlink"/>
                <w:rFonts w:ascii="Times New Roman" w:hAnsi="Times New Roman" w:cs="Times New Roman"/>
                <w:noProof/>
              </w:rPr>
              <w:t>A RELAÇÃO ENTRE A SATISFAÇÃO E A FIDELIDADE DOS CLIENTES COM A LUCRATIVIDADE DAS EMPRESAS.</w:t>
            </w:r>
            <w:r w:rsidR="00B91B42">
              <w:rPr>
                <w:noProof/>
                <w:webHidden/>
              </w:rPr>
              <w:tab/>
            </w:r>
            <w:r>
              <w:rPr>
                <w:noProof/>
                <w:webHidden/>
              </w:rPr>
              <w:fldChar w:fldCharType="begin"/>
            </w:r>
            <w:r w:rsidR="00B91B42">
              <w:rPr>
                <w:noProof/>
                <w:webHidden/>
              </w:rPr>
              <w:instrText xml:space="preserve"> PAGEREF _Toc277796926 \h </w:instrText>
            </w:r>
            <w:r>
              <w:rPr>
                <w:noProof/>
                <w:webHidden/>
              </w:rPr>
            </w:r>
            <w:r>
              <w:rPr>
                <w:noProof/>
                <w:webHidden/>
              </w:rPr>
              <w:fldChar w:fldCharType="separate"/>
            </w:r>
            <w:r w:rsidR="004F197C">
              <w:rPr>
                <w:noProof/>
                <w:webHidden/>
              </w:rPr>
              <w:t>19</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27" w:history="1">
            <w:r w:rsidR="00B91B42" w:rsidRPr="009442C0">
              <w:rPr>
                <w:rStyle w:val="Hyperlink"/>
                <w:rFonts w:ascii="Times New Roman" w:hAnsi="Times New Roman" w:cs="Times New Roman"/>
                <w:caps/>
                <w:noProof/>
              </w:rPr>
              <w:t>2.4</w:t>
            </w:r>
            <w:r w:rsidR="00B91B42">
              <w:rPr>
                <w:noProof/>
                <w:lang w:eastAsia="pt-BR"/>
              </w:rPr>
              <w:tab/>
            </w:r>
            <w:r w:rsidR="00B91B42" w:rsidRPr="009442C0">
              <w:rPr>
                <w:rStyle w:val="Hyperlink"/>
                <w:rFonts w:ascii="Times New Roman" w:hAnsi="Times New Roman" w:cs="Times New Roman"/>
                <w:noProof/>
              </w:rPr>
              <w:t>TECNOLOGIA PARA GERENCIAMENTO DE FILAS.</w:t>
            </w:r>
            <w:r w:rsidR="00B91B42">
              <w:rPr>
                <w:noProof/>
                <w:webHidden/>
              </w:rPr>
              <w:tab/>
            </w:r>
            <w:r>
              <w:rPr>
                <w:noProof/>
                <w:webHidden/>
              </w:rPr>
              <w:fldChar w:fldCharType="begin"/>
            </w:r>
            <w:r w:rsidR="00B91B42">
              <w:rPr>
                <w:noProof/>
                <w:webHidden/>
              </w:rPr>
              <w:instrText xml:space="preserve"> PAGEREF _Toc277796927 \h </w:instrText>
            </w:r>
            <w:r>
              <w:rPr>
                <w:noProof/>
                <w:webHidden/>
              </w:rPr>
            </w:r>
            <w:r>
              <w:rPr>
                <w:noProof/>
                <w:webHidden/>
              </w:rPr>
              <w:fldChar w:fldCharType="separate"/>
            </w:r>
            <w:r w:rsidR="004F197C">
              <w:rPr>
                <w:noProof/>
                <w:webHidden/>
              </w:rPr>
              <w:t>20</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28" w:history="1">
            <w:r w:rsidR="00B91B42" w:rsidRPr="009442C0">
              <w:rPr>
                <w:rStyle w:val="Hyperlink"/>
                <w:rFonts w:ascii="Times New Roman" w:hAnsi="Times New Roman" w:cs="Times New Roman"/>
                <w:caps/>
                <w:noProof/>
              </w:rPr>
              <w:t>2.5</w:t>
            </w:r>
            <w:r w:rsidR="00B91B42">
              <w:rPr>
                <w:noProof/>
                <w:lang w:eastAsia="pt-BR"/>
              </w:rPr>
              <w:tab/>
            </w:r>
            <w:r w:rsidR="00B91B42" w:rsidRPr="009442C0">
              <w:rPr>
                <w:rStyle w:val="Hyperlink"/>
                <w:rFonts w:ascii="Times New Roman" w:hAnsi="Times New Roman" w:cs="Times New Roman"/>
                <w:noProof/>
              </w:rPr>
              <w:t>A TECNOLOGIA RFID E OS BENEFÍCIOS DA ETIQUETA INTELIGENTE PARA OS NEGÓCIOS.</w:t>
            </w:r>
            <w:r w:rsidR="00B91B42">
              <w:rPr>
                <w:noProof/>
                <w:webHidden/>
              </w:rPr>
              <w:tab/>
            </w:r>
            <w:r>
              <w:rPr>
                <w:noProof/>
                <w:webHidden/>
              </w:rPr>
              <w:fldChar w:fldCharType="begin"/>
            </w:r>
            <w:r w:rsidR="00B91B42">
              <w:rPr>
                <w:noProof/>
                <w:webHidden/>
              </w:rPr>
              <w:instrText xml:space="preserve"> PAGEREF _Toc277796928 \h </w:instrText>
            </w:r>
            <w:r>
              <w:rPr>
                <w:noProof/>
                <w:webHidden/>
              </w:rPr>
            </w:r>
            <w:r>
              <w:rPr>
                <w:noProof/>
                <w:webHidden/>
              </w:rPr>
              <w:fldChar w:fldCharType="separate"/>
            </w:r>
            <w:r w:rsidR="004F197C">
              <w:rPr>
                <w:noProof/>
                <w:webHidden/>
              </w:rPr>
              <w:t>21</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29" w:history="1">
            <w:r w:rsidR="00B91B42" w:rsidRPr="009442C0">
              <w:rPr>
                <w:rStyle w:val="Hyperlink"/>
                <w:rFonts w:ascii="Times New Roman" w:hAnsi="Times New Roman" w:cs="Times New Roman"/>
                <w:caps/>
                <w:noProof/>
              </w:rPr>
              <w:t>2.6</w:t>
            </w:r>
            <w:r w:rsidR="00B91B42">
              <w:rPr>
                <w:noProof/>
                <w:lang w:eastAsia="pt-BR"/>
              </w:rPr>
              <w:tab/>
            </w:r>
            <w:r w:rsidR="00B91B42" w:rsidRPr="009442C0">
              <w:rPr>
                <w:rStyle w:val="Hyperlink"/>
                <w:rFonts w:ascii="Times New Roman" w:hAnsi="Times New Roman" w:cs="Times New Roman"/>
                <w:noProof/>
              </w:rPr>
              <w:t>CONTROLE DE DISPOSITIVO UTILIZANDO MENSAGENS SMS COM TECNOLOGIA JAVA ME.</w:t>
            </w:r>
            <w:r w:rsidR="00B91B42">
              <w:rPr>
                <w:noProof/>
                <w:webHidden/>
              </w:rPr>
              <w:tab/>
            </w:r>
            <w:r>
              <w:rPr>
                <w:noProof/>
                <w:webHidden/>
              </w:rPr>
              <w:fldChar w:fldCharType="begin"/>
            </w:r>
            <w:r w:rsidR="00B91B42">
              <w:rPr>
                <w:noProof/>
                <w:webHidden/>
              </w:rPr>
              <w:instrText xml:space="preserve"> PAGEREF _Toc277796929 \h </w:instrText>
            </w:r>
            <w:r>
              <w:rPr>
                <w:noProof/>
                <w:webHidden/>
              </w:rPr>
            </w:r>
            <w:r>
              <w:rPr>
                <w:noProof/>
                <w:webHidden/>
              </w:rPr>
              <w:fldChar w:fldCharType="separate"/>
            </w:r>
            <w:r w:rsidR="004F197C">
              <w:rPr>
                <w:noProof/>
                <w:webHidden/>
              </w:rPr>
              <w:t>22</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30" w:history="1">
            <w:r w:rsidR="00B91B42" w:rsidRPr="009442C0">
              <w:rPr>
                <w:rStyle w:val="Hyperlink"/>
                <w:rFonts w:ascii="Times New Roman" w:hAnsi="Times New Roman" w:cs="Times New Roman"/>
                <w:b/>
                <w:noProof/>
              </w:rPr>
              <w:t>2.6.1</w:t>
            </w:r>
            <w:r w:rsidR="00B91B42">
              <w:rPr>
                <w:noProof/>
                <w:lang w:eastAsia="pt-BR"/>
              </w:rPr>
              <w:tab/>
            </w:r>
            <w:r w:rsidR="00B91B42" w:rsidRPr="009442C0">
              <w:rPr>
                <w:rStyle w:val="Hyperlink"/>
                <w:rFonts w:ascii="Times New Roman" w:hAnsi="Times New Roman" w:cs="Times New Roman"/>
                <w:b/>
                <w:noProof/>
              </w:rPr>
              <w:t>Implementação.</w:t>
            </w:r>
            <w:r w:rsidR="00B91B42">
              <w:rPr>
                <w:noProof/>
                <w:webHidden/>
              </w:rPr>
              <w:tab/>
            </w:r>
            <w:r>
              <w:rPr>
                <w:noProof/>
                <w:webHidden/>
              </w:rPr>
              <w:fldChar w:fldCharType="begin"/>
            </w:r>
            <w:r w:rsidR="00B91B42">
              <w:rPr>
                <w:noProof/>
                <w:webHidden/>
              </w:rPr>
              <w:instrText xml:space="preserve"> PAGEREF _Toc277796930 \h </w:instrText>
            </w:r>
            <w:r>
              <w:rPr>
                <w:noProof/>
                <w:webHidden/>
              </w:rPr>
            </w:r>
            <w:r>
              <w:rPr>
                <w:noProof/>
                <w:webHidden/>
              </w:rPr>
              <w:fldChar w:fldCharType="separate"/>
            </w:r>
            <w:r w:rsidR="004F197C">
              <w:rPr>
                <w:noProof/>
                <w:webHidden/>
              </w:rPr>
              <w:t>23</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31" w:history="1">
            <w:r w:rsidR="00B91B42" w:rsidRPr="009442C0">
              <w:rPr>
                <w:rStyle w:val="Hyperlink"/>
                <w:rFonts w:ascii="Times New Roman" w:hAnsi="Times New Roman" w:cs="Times New Roman"/>
                <w:b/>
                <w:noProof/>
              </w:rPr>
              <w:t>2.6.2</w:t>
            </w:r>
            <w:r w:rsidR="00B91B42">
              <w:rPr>
                <w:noProof/>
                <w:lang w:eastAsia="pt-BR"/>
              </w:rPr>
              <w:tab/>
            </w:r>
            <w:r w:rsidR="00B91B42" w:rsidRPr="009442C0">
              <w:rPr>
                <w:rStyle w:val="Hyperlink"/>
                <w:rFonts w:ascii="Times New Roman" w:hAnsi="Times New Roman" w:cs="Times New Roman"/>
                <w:b/>
                <w:noProof/>
              </w:rPr>
              <w:t>Execução.</w:t>
            </w:r>
            <w:r w:rsidR="00B91B42">
              <w:rPr>
                <w:noProof/>
                <w:webHidden/>
              </w:rPr>
              <w:tab/>
            </w:r>
            <w:r>
              <w:rPr>
                <w:noProof/>
                <w:webHidden/>
              </w:rPr>
              <w:fldChar w:fldCharType="begin"/>
            </w:r>
            <w:r w:rsidR="00B91B42">
              <w:rPr>
                <w:noProof/>
                <w:webHidden/>
              </w:rPr>
              <w:instrText xml:space="preserve"> PAGEREF _Toc277796931 \h </w:instrText>
            </w:r>
            <w:r>
              <w:rPr>
                <w:noProof/>
                <w:webHidden/>
              </w:rPr>
            </w:r>
            <w:r>
              <w:rPr>
                <w:noProof/>
                <w:webHidden/>
              </w:rPr>
              <w:fldChar w:fldCharType="separate"/>
            </w:r>
            <w:r w:rsidR="004F197C">
              <w:rPr>
                <w:noProof/>
                <w:webHidden/>
              </w:rPr>
              <w:t>30</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32" w:history="1">
            <w:r w:rsidR="00B91B42" w:rsidRPr="009442C0">
              <w:rPr>
                <w:rStyle w:val="Hyperlink"/>
                <w:rFonts w:ascii="Times New Roman" w:hAnsi="Times New Roman" w:cs="Times New Roman"/>
                <w:caps/>
                <w:noProof/>
              </w:rPr>
              <w:t>2.7</w:t>
            </w:r>
            <w:r w:rsidR="00B91B42">
              <w:rPr>
                <w:noProof/>
                <w:lang w:eastAsia="pt-BR"/>
              </w:rPr>
              <w:tab/>
            </w:r>
            <w:r w:rsidR="00B91B42" w:rsidRPr="009442C0">
              <w:rPr>
                <w:rStyle w:val="Hyperlink"/>
                <w:rFonts w:ascii="Times New Roman" w:hAnsi="Times New Roman" w:cs="Times New Roman"/>
                <w:noProof/>
              </w:rPr>
              <w:t>DISTRIBUIÇÃO DA DEMANDA TELEFÔNICA DE UM CALL CENTER ATRAVÉS DA CRIAÇÃO E PRIORIZAÇÃO DE FILAS INTELIGENTES.</w:t>
            </w:r>
            <w:r w:rsidR="00B91B42">
              <w:rPr>
                <w:noProof/>
                <w:webHidden/>
              </w:rPr>
              <w:tab/>
            </w:r>
            <w:r>
              <w:rPr>
                <w:noProof/>
                <w:webHidden/>
              </w:rPr>
              <w:fldChar w:fldCharType="begin"/>
            </w:r>
            <w:r w:rsidR="00B91B42">
              <w:rPr>
                <w:noProof/>
                <w:webHidden/>
              </w:rPr>
              <w:instrText xml:space="preserve"> PAGEREF _Toc277796932 \h </w:instrText>
            </w:r>
            <w:r>
              <w:rPr>
                <w:noProof/>
                <w:webHidden/>
              </w:rPr>
            </w:r>
            <w:r>
              <w:rPr>
                <w:noProof/>
                <w:webHidden/>
              </w:rPr>
              <w:fldChar w:fldCharType="separate"/>
            </w:r>
            <w:r w:rsidR="004F197C">
              <w:rPr>
                <w:noProof/>
                <w:webHidden/>
              </w:rPr>
              <w:t>32</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33" w:history="1">
            <w:r w:rsidR="00B91B42" w:rsidRPr="009442C0">
              <w:rPr>
                <w:rStyle w:val="Hyperlink"/>
                <w:rFonts w:ascii="Times New Roman" w:hAnsi="Times New Roman" w:cs="Times New Roman"/>
                <w:caps/>
                <w:noProof/>
              </w:rPr>
              <w:t>2.8</w:t>
            </w:r>
            <w:r w:rsidR="00B91B42">
              <w:rPr>
                <w:noProof/>
                <w:lang w:eastAsia="pt-BR"/>
              </w:rPr>
              <w:tab/>
            </w:r>
            <w:r w:rsidR="00B91B42" w:rsidRPr="009442C0">
              <w:rPr>
                <w:rStyle w:val="Hyperlink"/>
                <w:rFonts w:ascii="Times New Roman" w:hAnsi="Times New Roman" w:cs="Times New Roman"/>
                <w:noProof/>
              </w:rPr>
              <w:t>USO DO COMÉRCIO ELETRÔNICO COMO PRESTAÇÃO DE SERVIÇOS: ENVIO DE MENSAGENS SMS VIA TELEFONE CELULAR PARA INFORMAÇÕES INSTANTÂNEAS NO AGRONEGÓCIO.</w:t>
            </w:r>
            <w:r w:rsidR="00B91B42">
              <w:rPr>
                <w:noProof/>
                <w:webHidden/>
              </w:rPr>
              <w:tab/>
            </w:r>
            <w:r>
              <w:rPr>
                <w:noProof/>
                <w:webHidden/>
              </w:rPr>
              <w:fldChar w:fldCharType="begin"/>
            </w:r>
            <w:r w:rsidR="00B91B42">
              <w:rPr>
                <w:noProof/>
                <w:webHidden/>
              </w:rPr>
              <w:instrText xml:space="preserve"> PAGEREF _Toc277796933 \h </w:instrText>
            </w:r>
            <w:r>
              <w:rPr>
                <w:noProof/>
                <w:webHidden/>
              </w:rPr>
            </w:r>
            <w:r>
              <w:rPr>
                <w:noProof/>
                <w:webHidden/>
              </w:rPr>
              <w:fldChar w:fldCharType="separate"/>
            </w:r>
            <w:r w:rsidR="004F197C">
              <w:rPr>
                <w:noProof/>
                <w:webHidden/>
              </w:rPr>
              <w:t>35</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34" w:history="1">
            <w:r w:rsidR="00B91B42" w:rsidRPr="009442C0">
              <w:rPr>
                <w:rStyle w:val="Hyperlink"/>
                <w:rFonts w:ascii="Times New Roman" w:hAnsi="Times New Roman" w:cs="Times New Roman"/>
                <w:caps/>
                <w:noProof/>
              </w:rPr>
              <w:t>2.9</w:t>
            </w:r>
            <w:r w:rsidR="00B91B42">
              <w:rPr>
                <w:noProof/>
                <w:lang w:eastAsia="pt-BR"/>
              </w:rPr>
              <w:tab/>
            </w:r>
            <w:r w:rsidR="00B91B42" w:rsidRPr="009442C0">
              <w:rPr>
                <w:rStyle w:val="Hyperlink"/>
                <w:rFonts w:ascii="Times New Roman" w:hAnsi="Times New Roman" w:cs="Times New Roman"/>
                <w:noProof/>
              </w:rPr>
              <w:t>COMO FUNCIONA O SMS</w:t>
            </w:r>
            <w:r w:rsidR="00B91B42">
              <w:rPr>
                <w:noProof/>
                <w:webHidden/>
              </w:rPr>
              <w:tab/>
            </w:r>
            <w:r>
              <w:rPr>
                <w:noProof/>
                <w:webHidden/>
              </w:rPr>
              <w:fldChar w:fldCharType="begin"/>
            </w:r>
            <w:r w:rsidR="00B91B42">
              <w:rPr>
                <w:noProof/>
                <w:webHidden/>
              </w:rPr>
              <w:instrText xml:space="preserve"> PAGEREF _Toc277796934 \h </w:instrText>
            </w:r>
            <w:r>
              <w:rPr>
                <w:noProof/>
                <w:webHidden/>
              </w:rPr>
            </w:r>
            <w:r>
              <w:rPr>
                <w:noProof/>
                <w:webHidden/>
              </w:rPr>
              <w:fldChar w:fldCharType="separate"/>
            </w:r>
            <w:r w:rsidR="004F197C">
              <w:rPr>
                <w:noProof/>
                <w:webHidden/>
              </w:rPr>
              <w:t>36</w:t>
            </w:r>
            <w:r>
              <w:rPr>
                <w:noProof/>
                <w:webHidden/>
              </w:rPr>
              <w:fldChar w:fldCharType="end"/>
            </w:r>
          </w:hyperlink>
        </w:p>
        <w:p w:rsidR="00B91B42" w:rsidRDefault="00382379">
          <w:pPr>
            <w:pStyle w:val="Sumrio1"/>
            <w:tabs>
              <w:tab w:val="left" w:pos="440"/>
              <w:tab w:val="right" w:leader="dot" w:pos="9061"/>
            </w:tabs>
            <w:rPr>
              <w:noProof/>
              <w:lang w:eastAsia="pt-BR"/>
            </w:rPr>
          </w:pPr>
          <w:hyperlink w:anchor="_Toc277796935" w:history="1">
            <w:r w:rsidR="00B91B42" w:rsidRPr="009442C0">
              <w:rPr>
                <w:rStyle w:val="Hyperlink"/>
                <w:rFonts w:ascii="Times New Roman" w:hAnsi="Times New Roman" w:cs="Times New Roman"/>
                <w:b/>
                <w:caps/>
                <w:noProof/>
              </w:rPr>
              <w:t>3</w:t>
            </w:r>
            <w:r w:rsidR="00B91B42">
              <w:rPr>
                <w:noProof/>
                <w:lang w:eastAsia="pt-BR"/>
              </w:rPr>
              <w:tab/>
            </w:r>
            <w:r w:rsidR="00B91B42" w:rsidRPr="009442C0">
              <w:rPr>
                <w:rStyle w:val="Hyperlink"/>
                <w:rFonts w:ascii="Times New Roman" w:hAnsi="Times New Roman" w:cs="Times New Roman"/>
                <w:b/>
                <w:noProof/>
              </w:rPr>
              <w:t>MATERIAIS E MÉTODOS</w:t>
            </w:r>
            <w:r w:rsidR="00B91B42">
              <w:rPr>
                <w:noProof/>
                <w:webHidden/>
              </w:rPr>
              <w:tab/>
            </w:r>
            <w:r>
              <w:rPr>
                <w:noProof/>
                <w:webHidden/>
              </w:rPr>
              <w:fldChar w:fldCharType="begin"/>
            </w:r>
            <w:r w:rsidR="00B91B42">
              <w:rPr>
                <w:noProof/>
                <w:webHidden/>
              </w:rPr>
              <w:instrText xml:space="preserve"> PAGEREF _Toc277796935 \h </w:instrText>
            </w:r>
            <w:r>
              <w:rPr>
                <w:noProof/>
                <w:webHidden/>
              </w:rPr>
            </w:r>
            <w:r>
              <w:rPr>
                <w:noProof/>
                <w:webHidden/>
              </w:rPr>
              <w:fldChar w:fldCharType="separate"/>
            </w:r>
            <w:r w:rsidR="004F197C">
              <w:rPr>
                <w:noProof/>
                <w:webHidden/>
              </w:rPr>
              <w:t>39</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36" w:history="1">
            <w:r w:rsidR="00B91B42" w:rsidRPr="009442C0">
              <w:rPr>
                <w:rStyle w:val="Hyperlink"/>
                <w:rFonts w:ascii="Times New Roman" w:hAnsi="Times New Roman" w:cs="Times New Roman"/>
                <w:caps/>
                <w:noProof/>
              </w:rPr>
              <w:t>3.1</w:t>
            </w:r>
            <w:r w:rsidR="00B91B42">
              <w:rPr>
                <w:noProof/>
                <w:lang w:eastAsia="pt-BR"/>
              </w:rPr>
              <w:tab/>
            </w:r>
            <w:r w:rsidR="00B91B42" w:rsidRPr="009442C0">
              <w:rPr>
                <w:rStyle w:val="Hyperlink"/>
                <w:rFonts w:ascii="Times New Roman" w:hAnsi="Times New Roman" w:cs="Times New Roman"/>
                <w:noProof/>
              </w:rPr>
              <w:t>DESCRIÇÃO DA SOLUÇÃO</w:t>
            </w:r>
            <w:r w:rsidR="00B91B42">
              <w:rPr>
                <w:noProof/>
                <w:webHidden/>
              </w:rPr>
              <w:tab/>
            </w:r>
            <w:r>
              <w:rPr>
                <w:noProof/>
                <w:webHidden/>
              </w:rPr>
              <w:fldChar w:fldCharType="begin"/>
            </w:r>
            <w:r w:rsidR="00B91B42">
              <w:rPr>
                <w:noProof/>
                <w:webHidden/>
              </w:rPr>
              <w:instrText xml:space="preserve"> PAGEREF _Toc277796936 \h </w:instrText>
            </w:r>
            <w:r>
              <w:rPr>
                <w:noProof/>
                <w:webHidden/>
              </w:rPr>
            </w:r>
            <w:r>
              <w:rPr>
                <w:noProof/>
                <w:webHidden/>
              </w:rPr>
              <w:fldChar w:fldCharType="separate"/>
            </w:r>
            <w:r w:rsidR="004F197C">
              <w:rPr>
                <w:noProof/>
                <w:webHidden/>
              </w:rPr>
              <w:t>39</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37" w:history="1">
            <w:r w:rsidR="00B91B42" w:rsidRPr="009442C0">
              <w:rPr>
                <w:rStyle w:val="Hyperlink"/>
                <w:rFonts w:ascii="Times New Roman" w:hAnsi="Times New Roman" w:cs="Times New Roman"/>
                <w:caps/>
                <w:noProof/>
              </w:rPr>
              <w:t>3.2</w:t>
            </w:r>
            <w:r w:rsidR="00B91B42">
              <w:rPr>
                <w:noProof/>
                <w:lang w:eastAsia="pt-BR"/>
              </w:rPr>
              <w:tab/>
            </w:r>
            <w:r w:rsidR="00B91B42" w:rsidRPr="009442C0">
              <w:rPr>
                <w:rStyle w:val="Hyperlink"/>
                <w:rFonts w:ascii="Times New Roman" w:hAnsi="Times New Roman" w:cs="Times New Roman"/>
                <w:noProof/>
              </w:rPr>
              <w:t>ARQUITETURA DA SOLUÇÃO</w:t>
            </w:r>
            <w:r w:rsidR="00B91B42">
              <w:rPr>
                <w:noProof/>
                <w:webHidden/>
              </w:rPr>
              <w:tab/>
            </w:r>
            <w:r>
              <w:rPr>
                <w:noProof/>
                <w:webHidden/>
              </w:rPr>
              <w:fldChar w:fldCharType="begin"/>
            </w:r>
            <w:r w:rsidR="00B91B42">
              <w:rPr>
                <w:noProof/>
                <w:webHidden/>
              </w:rPr>
              <w:instrText xml:space="preserve"> PAGEREF _Toc277796937 \h </w:instrText>
            </w:r>
            <w:r>
              <w:rPr>
                <w:noProof/>
                <w:webHidden/>
              </w:rPr>
            </w:r>
            <w:r>
              <w:rPr>
                <w:noProof/>
                <w:webHidden/>
              </w:rPr>
              <w:fldChar w:fldCharType="separate"/>
            </w:r>
            <w:r w:rsidR="004F197C">
              <w:rPr>
                <w:noProof/>
                <w:webHidden/>
              </w:rPr>
              <w:t>41</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38" w:history="1">
            <w:r w:rsidR="00B91B42" w:rsidRPr="009442C0">
              <w:rPr>
                <w:rStyle w:val="Hyperlink"/>
                <w:rFonts w:ascii="Times New Roman" w:hAnsi="Times New Roman" w:cs="Times New Roman"/>
                <w:caps/>
                <w:noProof/>
              </w:rPr>
              <w:t>3.3</w:t>
            </w:r>
            <w:r w:rsidR="00B91B42">
              <w:rPr>
                <w:noProof/>
                <w:lang w:eastAsia="pt-BR"/>
              </w:rPr>
              <w:tab/>
            </w:r>
            <w:r w:rsidR="00B91B42" w:rsidRPr="009442C0">
              <w:rPr>
                <w:rStyle w:val="Hyperlink"/>
                <w:rFonts w:ascii="Times New Roman" w:hAnsi="Times New Roman" w:cs="Times New Roman"/>
                <w:noProof/>
              </w:rPr>
              <w:t>DESCRIÇÃO GERAL DO FLUXO DO SISTEMA</w:t>
            </w:r>
            <w:r w:rsidR="00B91B42">
              <w:rPr>
                <w:noProof/>
                <w:webHidden/>
              </w:rPr>
              <w:tab/>
            </w:r>
            <w:r>
              <w:rPr>
                <w:noProof/>
                <w:webHidden/>
              </w:rPr>
              <w:fldChar w:fldCharType="begin"/>
            </w:r>
            <w:r w:rsidR="00B91B42">
              <w:rPr>
                <w:noProof/>
                <w:webHidden/>
              </w:rPr>
              <w:instrText xml:space="preserve"> PAGEREF _Toc277796938 \h </w:instrText>
            </w:r>
            <w:r>
              <w:rPr>
                <w:noProof/>
                <w:webHidden/>
              </w:rPr>
            </w:r>
            <w:r>
              <w:rPr>
                <w:noProof/>
                <w:webHidden/>
              </w:rPr>
              <w:fldChar w:fldCharType="separate"/>
            </w:r>
            <w:r w:rsidR="004F197C">
              <w:rPr>
                <w:noProof/>
                <w:webHidden/>
              </w:rPr>
              <w:t>42</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39" w:history="1">
            <w:r w:rsidR="00B91B42" w:rsidRPr="009442C0">
              <w:rPr>
                <w:rStyle w:val="Hyperlink"/>
                <w:rFonts w:ascii="Times New Roman" w:hAnsi="Times New Roman" w:cs="Times New Roman"/>
                <w:caps/>
                <w:noProof/>
              </w:rPr>
              <w:t>3.4</w:t>
            </w:r>
            <w:r w:rsidR="00B91B42">
              <w:rPr>
                <w:noProof/>
                <w:lang w:eastAsia="pt-BR"/>
              </w:rPr>
              <w:tab/>
            </w:r>
            <w:r w:rsidR="00B91B42" w:rsidRPr="009442C0">
              <w:rPr>
                <w:rStyle w:val="Hyperlink"/>
                <w:rFonts w:ascii="Times New Roman" w:hAnsi="Times New Roman" w:cs="Times New Roman"/>
                <w:noProof/>
              </w:rPr>
              <w:t>CASOS DE USO</w:t>
            </w:r>
            <w:r w:rsidR="00B91B42">
              <w:rPr>
                <w:noProof/>
                <w:webHidden/>
              </w:rPr>
              <w:tab/>
            </w:r>
            <w:r>
              <w:rPr>
                <w:noProof/>
                <w:webHidden/>
              </w:rPr>
              <w:fldChar w:fldCharType="begin"/>
            </w:r>
            <w:r w:rsidR="00B91B42">
              <w:rPr>
                <w:noProof/>
                <w:webHidden/>
              </w:rPr>
              <w:instrText xml:space="preserve"> PAGEREF _Toc277796939 \h </w:instrText>
            </w:r>
            <w:r>
              <w:rPr>
                <w:noProof/>
                <w:webHidden/>
              </w:rPr>
            </w:r>
            <w:r>
              <w:rPr>
                <w:noProof/>
                <w:webHidden/>
              </w:rPr>
              <w:fldChar w:fldCharType="separate"/>
            </w:r>
            <w:r w:rsidR="004F197C">
              <w:rPr>
                <w:noProof/>
                <w:webHidden/>
              </w:rPr>
              <w:t>45</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40" w:history="1">
            <w:r w:rsidR="00B91B42" w:rsidRPr="009442C0">
              <w:rPr>
                <w:rStyle w:val="Hyperlink"/>
                <w:rFonts w:ascii="Times New Roman" w:hAnsi="Times New Roman" w:cs="Times New Roman"/>
                <w:b/>
                <w:noProof/>
              </w:rPr>
              <w:t>3.4.1.</w:t>
            </w:r>
            <w:r w:rsidR="00B91B42">
              <w:rPr>
                <w:noProof/>
                <w:lang w:eastAsia="pt-BR"/>
              </w:rPr>
              <w:tab/>
            </w:r>
            <w:r w:rsidR="00B91B42" w:rsidRPr="009442C0">
              <w:rPr>
                <w:rStyle w:val="Hyperlink"/>
                <w:rFonts w:ascii="Times New Roman" w:hAnsi="Times New Roman" w:cs="Times New Roman"/>
                <w:b/>
                <w:noProof/>
              </w:rPr>
              <w:t>Caso de Uso do Contexto</w:t>
            </w:r>
            <w:r w:rsidR="00B91B42">
              <w:rPr>
                <w:noProof/>
                <w:webHidden/>
              </w:rPr>
              <w:tab/>
            </w:r>
            <w:r>
              <w:rPr>
                <w:noProof/>
                <w:webHidden/>
              </w:rPr>
              <w:fldChar w:fldCharType="begin"/>
            </w:r>
            <w:r w:rsidR="00B91B42">
              <w:rPr>
                <w:noProof/>
                <w:webHidden/>
              </w:rPr>
              <w:instrText xml:space="preserve"> PAGEREF _Toc277796940 \h </w:instrText>
            </w:r>
            <w:r>
              <w:rPr>
                <w:noProof/>
                <w:webHidden/>
              </w:rPr>
            </w:r>
            <w:r>
              <w:rPr>
                <w:noProof/>
                <w:webHidden/>
              </w:rPr>
              <w:fldChar w:fldCharType="separate"/>
            </w:r>
            <w:r w:rsidR="004F197C">
              <w:rPr>
                <w:noProof/>
                <w:webHidden/>
              </w:rPr>
              <w:t>45</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41" w:history="1">
            <w:r w:rsidR="00B91B42" w:rsidRPr="009442C0">
              <w:rPr>
                <w:rStyle w:val="Hyperlink"/>
                <w:rFonts w:ascii="Times New Roman" w:hAnsi="Times New Roman" w:cs="Times New Roman"/>
                <w:b/>
                <w:noProof/>
              </w:rPr>
              <w:t>3.4.2</w:t>
            </w:r>
            <w:r w:rsidR="00B91B42">
              <w:rPr>
                <w:noProof/>
                <w:lang w:eastAsia="pt-BR"/>
              </w:rPr>
              <w:tab/>
            </w:r>
            <w:r w:rsidR="00B91B42" w:rsidRPr="009442C0">
              <w:rPr>
                <w:rStyle w:val="Hyperlink"/>
                <w:rFonts w:ascii="Times New Roman" w:hAnsi="Times New Roman" w:cs="Times New Roman"/>
                <w:b/>
                <w:noProof/>
              </w:rPr>
              <w:t>Caso de Uso dos Cadastros do Sistema</w:t>
            </w:r>
            <w:r w:rsidR="00B91B42">
              <w:rPr>
                <w:noProof/>
                <w:webHidden/>
              </w:rPr>
              <w:tab/>
            </w:r>
            <w:r>
              <w:rPr>
                <w:noProof/>
                <w:webHidden/>
              </w:rPr>
              <w:fldChar w:fldCharType="begin"/>
            </w:r>
            <w:r w:rsidR="00B91B42">
              <w:rPr>
                <w:noProof/>
                <w:webHidden/>
              </w:rPr>
              <w:instrText xml:space="preserve"> PAGEREF _Toc277796941 \h </w:instrText>
            </w:r>
            <w:r>
              <w:rPr>
                <w:noProof/>
                <w:webHidden/>
              </w:rPr>
            </w:r>
            <w:r>
              <w:rPr>
                <w:noProof/>
                <w:webHidden/>
              </w:rPr>
              <w:fldChar w:fldCharType="separate"/>
            </w:r>
            <w:r w:rsidR="004F197C">
              <w:rPr>
                <w:noProof/>
                <w:webHidden/>
              </w:rPr>
              <w:t>46</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42" w:history="1">
            <w:r w:rsidR="00B91B42" w:rsidRPr="009442C0">
              <w:rPr>
                <w:rStyle w:val="Hyperlink"/>
                <w:rFonts w:ascii="Times New Roman" w:hAnsi="Times New Roman" w:cs="Times New Roman"/>
                <w:b/>
                <w:noProof/>
              </w:rPr>
              <w:t>3.4.3</w:t>
            </w:r>
            <w:r w:rsidR="00B91B42">
              <w:rPr>
                <w:noProof/>
                <w:lang w:eastAsia="pt-BR"/>
              </w:rPr>
              <w:tab/>
            </w:r>
            <w:r w:rsidR="00B91B42" w:rsidRPr="009442C0">
              <w:rPr>
                <w:rStyle w:val="Hyperlink"/>
                <w:rFonts w:ascii="Times New Roman" w:hAnsi="Times New Roman" w:cs="Times New Roman"/>
                <w:b/>
                <w:noProof/>
              </w:rPr>
              <w:t>Caso de Uso da Entrada do Cliente no Parque de Diversão</w:t>
            </w:r>
            <w:r w:rsidR="00B91B42">
              <w:rPr>
                <w:noProof/>
                <w:webHidden/>
              </w:rPr>
              <w:tab/>
            </w:r>
            <w:r>
              <w:rPr>
                <w:noProof/>
                <w:webHidden/>
              </w:rPr>
              <w:fldChar w:fldCharType="begin"/>
            </w:r>
            <w:r w:rsidR="00B91B42">
              <w:rPr>
                <w:noProof/>
                <w:webHidden/>
              </w:rPr>
              <w:instrText xml:space="preserve"> PAGEREF _Toc277796942 \h </w:instrText>
            </w:r>
            <w:r>
              <w:rPr>
                <w:noProof/>
                <w:webHidden/>
              </w:rPr>
            </w:r>
            <w:r>
              <w:rPr>
                <w:noProof/>
                <w:webHidden/>
              </w:rPr>
              <w:fldChar w:fldCharType="separate"/>
            </w:r>
            <w:r w:rsidR="004F197C">
              <w:rPr>
                <w:noProof/>
                <w:webHidden/>
              </w:rPr>
              <w:t>46</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43" w:history="1">
            <w:r w:rsidR="00B91B42" w:rsidRPr="009442C0">
              <w:rPr>
                <w:rStyle w:val="Hyperlink"/>
                <w:rFonts w:ascii="Times New Roman" w:hAnsi="Times New Roman" w:cs="Times New Roman"/>
                <w:b/>
                <w:noProof/>
              </w:rPr>
              <w:t>3.4.4</w:t>
            </w:r>
            <w:r w:rsidR="00B91B42">
              <w:rPr>
                <w:noProof/>
                <w:lang w:eastAsia="pt-BR"/>
              </w:rPr>
              <w:tab/>
            </w:r>
            <w:r w:rsidR="00B91B42" w:rsidRPr="009442C0">
              <w:rPr>
                <w:rStyle w:val="Hyperlink"/>
                <w:rFonts w:ascii="Times New Roman" w:hAnsi="Times New Roman" w:cs="Times New Roman"/>
                <w:b/>
                <w:noProof/>
              </w:rPr>
              <w:t>Caso de Uso da Movimentação da Fila do Brinquedo</w:t>
            </w:r>
            <w:r w:rsidR="00B91B42">
              <w:rPr>
                <w:noProof/>
                <w:webHidden/>
              </w:rPr>
              <w:tab/>
            </w:r>
            <w:r>
              <w:rPr>
                <w:noProof/>
                <w:webHidden/>
              </w:rPr>
              <w:fldChar w:fldCharType="begin"/>
            </w:r>
            <w:r w:rsidR="00B91B42">
              <w:rPr>
                <w:noProof/>
                <w:webHidden/>
              </w:rPr>
              <w:instrText xml:space="preserve"> PAGEREF _Toc277796943 \h </w:instrText>
            </w:r>
            <w:r>
              <w:rPr>
                <w:noProof/>
                <w:webHidden/>
              </w:rPr>
            </w:r>
            <w:r>
              <w:rPr>
                <w:noProof/>
                <w:webHidden/>
              </w:rPr>
              <w:fldChar w:fldCharType="separate"/>
            </w:r>
            <w:r w:rsidR="004F197C">
              <w:rPr>
                <w:noProof/>
                <w:webHidden/>
              </w:rPr>
              <w:t>47</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44" w:history="1">
            <w:r w:rsidR="00B91B42" w:rsidRPr="009442C0">
              <w:rPr>
                <w:rStyle w:val="Hyperlink"/>
                <w:rFonts w:ascii="Times New Roman" w:hAnsi="Times New Roman" w:cs="Times New Roman"/>
                <w:b/>
                <w:noProof/>
              </w:rPr>
              <w:t>3.4.5</w:t>
            </w:r>
            <w:r w:rsidR="00B91B42">
              <w:rPr>
                <w:noProof/>
                <w:lang w:eastAsia="pt-BR"/>
              </w:rPr>
              <w:tab/>
            </w:r>
            <w:r w:rsidR="00B91B42" w:rsidRPr="009442C0">
              <w:rPr>
                <w:rStyle w:val="Hyperlink"/>
                <w:rFonts w:ascii="Times New Roman" w:hAnsi="Times New Roman" w:cs="Times New Roman"/>
                <w:b/>
                <w:noProof/>
              </w:rPr>
              <w:t>Caso de Uso da Execução do Brinquedo</w:t>
            </w:r>
            <w:r w:rsidR="00B91B42">
              <w:rPr>
                <w:noProof/>
                <w:webHidden/>
              </w:rPr>
              <w:tab/>
            </w:r>
            <w:r>
              <w:rPr>
                <w:noProof/>
                <w:webHidden/>
              </w:rPr>
              <w:fldChar w:fldCharType="begin"/>
            </w:r>
            <w:r w:rsidR="00B91B42">
              <w:rPr>
                <w:noProof/>
                <w:webHidden/>
              </w:rPr>
              <w:instrText xml:space="preserve"> PAGEREF _Toc277796944 \h </w:instrText>
            </w:r>
            <w:r>
              <w:rPr>
                <w:noProof/>
                <w:webHidden/>
              </w:rPr>
            </w:r>
            <w:r>
              <w:rPr>
                <w:noProof/>
                <w:webHidden/>
              </w:rPr>
              <w:fldChar w:fldCharType="separate"/>
            </w:r>
            <w:r w:rsidR="004F197C">
              <w:rPr>
                <w:noProof/>
                <w:webHidden/>
              </w:rPr>
              <w:t>48</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45" w:history="1">
            <w:r w:rsidR="00B91B42" w:rsidRPr="009442C0">
              <w:rPr>
                <w:rStyle w:val="Hyperlink"/>
                <w:rFonts w:ascii="Times New Roman" w:hAnsi="Times New Roman" w:cs="Times New Roman"/>
                <w:b/>
                <w:noProof/>
              </w:rPr>
              <w:t>3.4.6</w:t>
            </w:r>
            <w:r w:rsidR="00B91B42">
              <w:rPr>
                <w:noProof/>
                <w:lang w:eastAsia="pt-BR"/>
              </w:rPr>
              <w:tab/>
            </w:r>
            <w:r w:rsidR="00B91B42" w:rsidRPr="009442C0">
              <w:rPr>
                <w:rStyle w:val="Hyperlink"/>
                <w:rFonts w:ascii="Times New Roman" w:hAnsi="Times New Roman" w:cs="Times New Roman"/>
                <w:b/>
                <w:noProof/>
              </w:rPr>
              <w:t>Caso de Uso da Saída do Cliente do Parque de Diversão</w:t>
            </w:r>
            <w:r w:rsidR="00B91B42">
              <w:rPr>
                <w:noProof/>
                <w:webHidden/>
              </w:rPr>
              <w:tab/>
            </w:r>
            <w:r>
              <w:rPr>
                <w:noProof/>
                <w:webHidden/>
              </w:rPr>
              <w:fldChar w:fldCharType="begin"/>
            </w:r>
            <w:r w:rsidR="00B91B42">
              <w:rPr>
                <w:noProof/>
                <w:webHidden/>
              </w:rPr>
              <w:instrText xml:space="preserve"> PAGEREF _Toc277796945 \h </w:instrText>
            </w:r>
            <w:r>
              <w:rPr>
                <w:noProof/>
                <w:webHidden/>
              </w:rPr>
            </w:r>
            <w:r>
              <w:rPr>
                <w:noProof/>
                <w:webHidden/>
              </w:rPr>
              <w:fldChar w:fldCharType="separate"/>
            </w:r>
            <w:r w:rsidR="004F197C">
              <w:rPr>
                <w:noProof/>
                <w:webHidden/>
              </w:rPr>
              <w:t>49</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46" w:history="1">
            <w:r w:rsidR="00B91B42" w:rsidRPr="009442C0">
              <w:rPr>
                <w:rStyle w:val="Hyperlink"/>
                <w:rFonts w:ascii="Times New Roman" w:hAnsi="Times New Roman" w:cs="Times New Roman"/>
                <w:caps/>
                <w:noProof/>
              </w:rPr>
              <w:t>3.5</w:t>
            </w:r>
            <w:r w:rsidR="00B91B42">
              <w:rPr>
                <w:noProof/>
                <w:lang w:eastAsia="pt-BR"/>
              </w:rPr>
              <w:tab/>
            </w:r>
            <w:r w:rsidR="00B91B42" w:rsidRPr="009442C0">
              <w:rPr>
                <w:rStyle w:val="Hyperlink"/>
                <w:rFonts w:ascii="Times New Roman" w:hAnsi="Times New Roman" w:cs="Times New Roman"/>
                <w:noProof/>
              </w:rPr>
              <w:t>MODELAGEM DO BANCO DE DADOS</w:t>
            </w:r>
            <w:r w:rsidR="00B91B42">
              <w:rPr>
                <w:noProof/>
                <w:webHidden/>
              </w:rPr>
              <w:tab/>
            </w:r>
            <w:r>
              <w:rPr>
                <w:noProof/>
                <w:webHidden/>
              </w:rPr>
              <w:fldChar w:fldCharType="begin"/>
            </w:r>
            <w:r w:rsidR="00B91B42">
              <w:rPr>
                <w:noProof/>
                <w:webHidden/>
              </w:rPr>
              <w:instrText xml:space="preserve"> PAGEREF _Toc277796946 \h </w:instrText>
            </w:r>
            <w:r>
              <w:rPr>
                <w:noProof/>
                <w:webHidden/>
              </w:rPr>
            </w:r>
            <w:r>
              <w:rPr>
                <w:noProof/>
                <w:webHidden/>
              </w:rPr>
              <w:fldChar w:fldCharType="separate"/>
            </w:r>
            <w:r w:rsidR="004F197C">
              <w:rPr>
                <w:noProof/>
                <w:webHidden/>
              </w:rPr>
              <w:t>49</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47" w:history="1">
            <w:r w:rsidR="00B91B42" w:rsidRPr="009442C0">
              <w:rPr>
                <w:rStyle w:val="Hyperlink"/>
                <w:rFonts w:ascii="Times New Roman" w:hAnsi="Times New Roman" w:cs="Times New Roman"/>
                <w:caps/>
                <w:noProof/>
              </w:rPr>
              <w:t>3.6</w:t>
            </w:r>
            <w:r w:rsidR="00B91B42">
              <w:rPr>
                <w:noProof/>
                <w:lang w:eastAsia="pt-BR"/>
              </w:rPr>
              <w:tab/>
            </w:r>
            <w:r w:rsidR="00B91B42" w:rsidRPr="009442C0">
              <w:rPr>
                <w:rStyle w:val="Hyperlink"/>
                <w:rFonts w:ascii="Times New Roman" w:hAnsi="Times New Roman" w:cs="Times New Roman"/>
                <w:noProof/>
              </w:rPr>
              <w:t>MATERIAIS</w:t>
            </w:r>
            <w:r w:rsidR="00B91B42">
              <w:rPr>
                <w:noProof/>
                <w:webHidden/>
              </w:rPr>
              <w:tab/>
            </w:r>
            <w:r>
              <w:rPr>
                <w:noProof/>
                <w:webHidden/>
              </w:rPr>
              <w:fldChar w:fldCharType="begin"/>
            </w:r>
            <w:r w:rsidR="00B91B42">
              <w:rPr>
                <w:noProof/>
                <w:webHidden/>
              </w:rPr>
              <w:instrText xml:space="preserve"> PAGEREF _Toc277796947 \h </w:instrText>
            </w:r>
            <w:r>
              <w:rPr>
                <w:noProof/>
                <w:webHidden/>
              </w:rPr>
            </w:r>
            <w:r>
              <w:rPr>
                <w:noProof/>
                <w:webHidden/>
              </w:rPr>
              <w:fldChar w:fldCharType="separate"/>
            </w:r>
            <w:r w:rsidR="004F197C">
              <w:rPr>
                <w:noProof/>
                <w:webHidden/>
              </w:rPr>
              <w:t>51</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48" w:history="1">
            <w:r w:rsidR="00B91B42" w:rsidRPr="009442C0">
              <w:rPr>
                <w:rStyle w:val="Hyperlink"/>
                <w:rFonts w:ascii="Times New Roman" w:hAnsi="Times New Roman" w:cs="Times New Roman"/>
                <w:b/>
                <w:noProof/>
              </w:rPr>
              <w:t>3.6.1</w:t>
            </w:r>
            <w:r w:rsidR="00B91B42">
              <w:rPr>
                <w:noProof/>
                <w:lang w:eastAsia="pt-BR"/>
              </w:rPr>
              <w:tab/>
            </w:r>
            <w:r w:rsidR="00B91B42" w:rsidRPr="009442C0">
              <w:rPr>
                <w:rStyle w:val="Hyperlink"/>
                <w:rFonts w:ascii="Times New Roman" w:hAnsi="Times New Roman" w:cs="Times New Roman"/>
                <w:b/>
                <w:noProof/>
              </w:rPr>
              <w:t>Servidor de aplicação JBOSS application server</w:t>
            </w:r>
            <w:r w:rsidR="00B91B42">
              <w:rPr>
                <w:noProof/>
                <w:webHidden/>
              </w:rPr>
              <w:tab/>
            </w:r>
            <w:r>
              <w:rPr>
                <w:noProof/>
                <w:webHidden/>
              </w:rPr>
              <w:fldChar w:fldCharType="begin"/>
            </w:r>
            <w:r w:rsidR="00B91B42">
              <w:rPr>
                <w:noProof/>
                <w:webHidden/>
              </w:rPr>
              <w:instrText xml:space="preserve"> PAGEREF _Toc277796948 \h </w:instrText>
            </w:r>
            <w:r>
              <w:rPr>
                <w:noProof/>
                <w:webHidden/>
              </w:rPr>
            </w:r>
            <w:r>
              <w:rPr>
                <w:noProof/>
                <w:webHidden/>
              </w:rPr>
              <w:fldChar w:fldCharType="separate"/>
            </w:r>
            <w:r w:rsidR="004F197C">
              <w:rPr>
                <w:noProof/>
                <w:webHidden/>
              </w:rPr>
              <w:t>51</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49" w:history="1">
            <w:r w:rsidR="00B91B42" w:rsidRPr="009442C0">
              <w:rPr>
                <w:rStyle w:val="Hyperlink"/>
                <w:rFonts w:ascii="Times New Roman" w:hAnsi="Times New Roman" w:cs="Times New Roman"/>
                <w:b/>
                <w:noProof/>
              </w:rPr>
              <w:t>3.6.2</w:t>
            </w:r>
            <w:r w:rsidR="00B91B42">
              <w:rPr>
                <w:noProof/>
                <w:lang w:eastAsia="pt-BR"/>
              </w:rPr>
              <w:tab/>
            </w:r>
            <w:r w:rsidR="00B91B42" w:rsidRPr="009442C0">
              <w:rPr>
                <w:rStyle w:val="Hyperlink"/>
                <w:rFonts w:ascii="Times New Roman" w:hAnsi="Times New Roman" w:cs="Times New Roman"/>
                <w:b/>
                <w:noProof/>
              </w:rPr>
              <w:t>Plataforma JavaEE</w:t>
            </w:r>
            <w:r w:rsidR="00B91B42">
              <w:rPr>
                <w:noProof/>
                <w:webHidden/>
              </w:rPr>
              <w:tab/>
            </w:r>
            <w:r>
              <w:rPr>
                <w:noProof/>
                <w:webHidden/>
              </w:rPr>
              <w:fldChar w:fldCharType="begin"/>
            </w:r>
            <w:r w:rsidR="00B91B42">
              <w:rPr>
                <w:noProof/>
                <w:webHidden/>
              </w:rPr>
              <w:instrText xml:space="preserve"> PAGEREF _Toc277796949 \h </w:instrText>
            </w:r>
            <w:r>
              <w:rPr>
                <w:noProof/>
                <w:webHidden/>
              </w:rPr>
            </w:r>
            <w:r>
              <w:rPr>
                <w:noProof/>
                <w:webHidden/>
              </w:rPr>
              <w:fldChar w:fldCharType="separate"/>
            </w:r>
            <w:r w:rsidR="004F197C">
              <w:rPr>
                <w:noProof/>
                <w:webHidden/>
              </w:rPr>
              <w:t>52</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50" w:history="1">
            <w:r w:rsidR="00B91B42" w:rsidRPr="009442C0">
              <w:rPr>
                <w:rStyle w:val="Hyperlink"/>
                <w:rFonts w:ascii="Times New Roman" w:hAnsi="Times New Roman" w:cs="Times New Roman"/>
                <w:b/>
                <w:noProof/>
              </w:rPr>
              <w:t>3.6.3</w:t>
            </w:r>
            <w:r w:rsidR="00B91B42">
              <w:rPr>
                <w:noProof/>
                <w:lang w:eastAsia="pt-BR"/>
              </w:rPr>
              <w:tab/>
            </w:r>
            <w:r w:rsidR="00B91B42" w:rsidRPr="009442C0">
              <w:rPr>
                <w:rStyle w:val="Hyperlink"/>
                <w:rFonts w:ascii="Times New Roman" w:hAnsi="Times New Roman" w:cs="Times New Roman"/>
                <w:b/>
                <w:noProof/>
              </w:rPr>
              <w:t>Hibernate</w:t>
            </w:r>
            <w:r w:rsidR="00B91B42">
              <w:rPr>
                <w:noProof/>
                <w:webHidden/>
              </w:rPr>
              <w:tab/>
            </w:r>
            <w:r>
              <w:rPr>
                <w:noProof/>
                <w:webHidden/>
              </w:rPr>
              <w:fldChar w:fldCharType="begin"/>
            </w:r>
            <w:r w:rsidR="00B91B42">
              <w:rPr>
                <w:noProof/>
                <w:webHidden/>
              </w:rPr>
              <w:instrText xml:space="preserve"> PAGEREF _Toc277796950 \h </w:instrText>
            </w:r>
            <w:r>
              <w:rPr>
                <w:noProof/>
                <w:webHidden/>
              </w:rPr>
            </w:r>
            <w:r>
              <w:rPr>
                <w:noProof/>
                <w:webHidden/>
              </w:rPr>
              <w:fldChar w:fldCharType="separate"/>
            </w:r>
            <w:r w:rsidR="004F197C">
              <w:rPr>
                <w:noProof/>
                <w:webHidden/>
              </w:rPr>
              <w:t>53</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51" w:history="1">
            <w:r w:rsidR="00B91B42" w:rsidRPr="009442C0">
              <w:rPr>
                <w:rStyle w:val="Hyperlink"/>
                <w:rFonts w:ascii="Times New Roman" w:hAnsi="Times New Roman" w:cs="Times New Roman"/>
                <w:b/>
                <w:noProof/>
              </w:rPr>
              <w:t>3.6.4</w:t>
            </w:r>
            <w:r w:rsidR="00B91B42">
              <w:rPr>
                <w:noProof/>
                <w:lang w:eastAsia="pt-BR"/>
              </w:rPr>
              <w:tab/>
            </w:r>
            <w:r w:rsidR="00B91B42" w:rsidRPr="009442C0">
              <w:rPr>
                <w:rStyle w:val="Hyperlink"/>
                <w:rFonts w:ascii="Times New Roman" w:hAnsi="Times New Roman" w:cs="Times New Roman"/>
                <w:b/>
                <w:noProof/>
              </w:rPr>
              <w:t>RichFaces</w:t>
            </w:r>
            <w:r w:rsidR="00B91B42">
              <w:rPr>
                <w:noProof/>
                <w:webHidden/>
              </w:rPr>
              <w:tab/>
            </w:r>
            <w:r>
              <w:rPr>
                <w:noProof/>
                <w:webHidden/>
              </w:rPr>
              <w:fldChar w:fldCharType="begin"/>
            </w:r>
            <w:r w:rsidR="00B91B42">
              <w:rPr>
                <w:noProof/>
                <w:webHidden/>
              </w:rPr>
              <w:instrText xml:space="preserve"> PAGEREF _Toc277796951 \h </w:instrText>
            </w:r>
            <w:r>
              <w:rPr>
                <w:noProof/>
                <w:webHidden/>
              </w:rPr>
            </w:r>
            <w:r>
              <w:rPr>
                <w:noProof/>
                <w:webHidden/>
              </w:rPr>
              <w:fldChar w:fldCharType="separate"/>
            </w:r>
            <w:r w:rsidR="004F197C">
              <w:rPr>
                <w:noProof/>
                <w:webHidden/>
              </w:rPr>
              <w:t>55</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52" w:history="1">
            <w:r w:rsidR="00B91B42" w:rsidRPr="009442C0">
              <w:rPr>
                <w:rStyle w:val="Hyperlink"/>
                <w:rFonts w:ascii="Times New Roman" w:hAnsi="Times New Roman" w:cs="Times New Roman"/>
                <w:b/>
                <w:noProof/>
              </w:rPr>
              <w:t>3.6.5</w:t>
            </w:r>
            <w:r w:rsidR="00B91B42">
              <w:rPr>
                <w:noProof/>
                <w:lang w:eastAsia="pt-BR"/>
              </w:rPr>
              <w:tab/>
            </w:r>
            <w:r w:rsidR="00B91B42" w:rsidRPr="009442C0">
              <w:rPr>
                <w:rStyle w:val="Hyperlink"/>
                <w:rFonts w:ascii="Times New Roman" w:hAnsi="Times New Roman" w:cs="Times New Roman"/>
                <w:b/>
                <w:noProof/>
              </w:rPr>
              <w:t>JavaServer Faces</w:t>
            </w:r>
            <w:r w:rsidR="00B91B42">
              <w:rPr>
                <w:noProof/>
                <w:webHidden/>
              </w:rPr>
              <w:tab/>
            </w:r>
            <w:r>
              <w:rPr>
                <w:noProof/>
                <w:webHidden/>
              </w:rPr>
              <w:fldChar w:fldCharType="begin"/>
            </w:r>
            <w:r w:rsidR="00B91B42">
              <w:rPr>
                <w:noProof/>
                <w:webHidden/>
              </w:rPr>
              <w:instrText xml:space="preserve"> PAGEREF _Toc277796952 \h </w:instrText>
            </w:r>
            <w:r>
              <w:rPr>
                <w:noProof/>
                <w:webHidden/>
              </w:rPr>
            </w:r>
            <w:r>
              <w:rPr>
                <w:noProof/>
                <w:webHidden/>
              </w:rPr>
              <w:fldChar w:fldCharType="separate"/>
            </w:r>
            <w:r w:rsidR="004F197C">
              <w:rPr>
                <w:noProof/>
                <w:webHidden/>
              </w:rPr>
              <w:t>57</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53" w:history="1">
            <w:r w:rsidR="00B91B42" w:rsidRPr="009442C0">
              <w:rPr>
                <w:rStyle w:val="Hyperlink"/>
                <w:rFonts w:ascii="Times New Roman" w:hAnsi="Times New Roman" w:cs="Times New Roman"/>
                <w:b/>
                <w:noProof/>
              </w:rPr>
              <w:t>3.6.6</w:t>
            </w:r>
            <w:r w:rsidR="00B91B42">
              <w:rPr>
                <w:noProof/>
                <w:lang w:eastAsia="pt-BR"/>
              </w:rPr>
              <w:tab/>
            </w:r>
            <w:r w:rsidR="00B91B42" w:rsidRPr="009442C0">
              <w:rPr>
                <w:rStyle w:val="Hyperlink"/>
                <w:rFonts w:ascii="Times New Roman" w:hAnsi="Times New Roman" w:cs="Times New Roman"/>
                <w:b/>
                <w:noProof/>
              </w:rPr>
              <w:t>JAAS</w:t>
            </w:r>
            <w:r w:rsidR="00B91B42">
              <w:rPr>
                <w:noProof/>
                <w:webHidden/>
              </w:rPr>
              <w:tab/>
            </w:r>
            <w:r>
              <w:rPr>
                <w:noProof/>
                <w:webHidden/>
              </w:rPr>
              <w:fldChar w:fldCharType="begin"/>
            </w:r>
            <w:r w:rsidR="00B91B42">
              <w:rPr>
                <w:noProof/>
                <w:webHidden/>
              </w:rPr>
              <w:instrText xml:space="preserve"> PAGEREF _Toc277796953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54" w:history="1">
            <w:r w:rsidR="00B91B42" w:rsidRPr="009442C0">
              <w:rPr>
                <w:rStyle w:val="Hyperlink"/>
                <w:rFonts w:ascii="Times New Roman" w:hAnsi="Times New Roman" w:cs="Times New Roman"/>
                <w:b/>
                <w:noProof/>
              </w:rPr>
              <w:t>3.6.7</w:t>
            </w:r>
            <w:r w:rsidR="00B91B42">
              <w:rPr>
                <w:noProof/>
                <w:lang w:eastAsia="pt-BR"/>
              </w:rPr>
              <w:tab/>
            </w:r>
            <w:r w:rsidR="00B91B42" w:rsidRPr="009442C0">
              <w:rPr>
                <w:rStyle w:val="Hyperlink"/>
                <w:rFonts w:ascii="Times New Roman" w:hAnsi="Times New Roman" w:cs="Times New Roman"/>
                <w:b/>
                <w:noProof/>
              </w:rPr>
              <w:t>Banco de dados ORACLE 10g XE</w:t>
            </w:r>
            <w:r w:rsidR="00B91B42">
              <w:rPr>
                <w:noProof/>
                <w:webHidden/>
              </w:rPr>
              <w:tab/>
            </w:r>
            <w:r>
              <w:rPr>
                <w:noProof/>
                <w:webHidden/>
              </w:rPr>
              <w:fldChar w:fldCharType="begin"/>
            </w:r>
            <w:r w:rsidR="00B91B42">
              <w:rPr>
                <w:noProof/>
                <w:webHidden/>
              </w:rPr>
              <w:instrText xml:space="preserve"> PAGEREF _Toc277796954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55" w:history="1">
            <w:r w:rsidR="00B91B42" w:rsidRPr="009442C0">
              <w:rPr>
                <w:rStyle w:val="Hyperlink"/>
                <w:rFonts w:ascii="Times New Roman" w:hAnsi="Times New Roman" w:cs="Times New Roman"/>
                <w:b/>
                <w:noProof/>
              </w:rPr>
              <w:t>3.6.8</w:t>
            </w:r>
            <w:r w:rsidR="00B91B42">
              <w:rPr>
                <w:noProof/>
                <w:lang w:eastAsia="pt-BR"/>
              </w:rPr>
              <w:tab/>
            </w:r>
            <w:r w:rsidR="00B91B42" w:rsidRPr="009442C0">
              <w:rPr>
                <w:rStyle w:val="Hyperlink"/>
                <w:rFonts w:ascii="Times New Roman" w:hAnsi="Times New Roman" w:cs="Times New Roman"/>
                <w:b/>
                <w:noProof/>
              </w:rPr>
              <w:t>Telefone Celular</w:t>
            </w:r>
            <w:r w:rsidR="00B91B42">
              <w:rPr>
                <w:noProof/>
                <w:webHidden/>
              </w:rPr>
              <w:tab/>
            </w:r>
            <w:r>
              <w:rPr>
                <w:noProof/>
                <w:webHidden/>
              </w:rPr>
              <w:fldChar w:fldCharType="begin"/>
            </w:r>
            <w:r w:rsidR="00B91B42">
              <w:rPr>
                <w:noProof/>
                <w:webHidden/>
              </w:rPr>
              <w:instrText xml:space="preserve"> PAGEREF _Toc277796955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56" w:history="1">
            <w:r w:rsidR="00B91B42" w:rsidRPr="009442C0">
              <w:rPr>
                <w:rStyle w:val="Hyperlink"/>
                <w:rFonts w:ascii="Times New Roman" w:hAnsi="Times New Roman" w:cs="Times New Roman"/>
                <w:b/>
                <w:noProof/>
              </w:rPr>
              <w:t>3.6.9</w:t>
            </w:r>
            <w:r w:rsidR="00B91B42">
              <w:rPr>
                <w:noProof/>
                <w:lang w:eastAsia="pt-BR"/>
              </w:rPr>
              <w:tab/>
            </w:r>
            <w:r w:rsidR="00B91B42" w:rsidRPr="009442C0">
              <w:rPr>
                <w:rStyle w:val="Hyperlink"/>
                <w:rFonts w:ascii="Times New Roman" w:hAnsi="Times New Roman" w:cs="Times New Roman"/>
                <w:b/>
                <w:noProof/>
              </w:rPr>
              <w:t>Código de Barras</w:t>
            </w:r>
            <w:r w:rsidR="00B91B42">
              <w:rPr>
                <w:noProof/>
                <w:webHidden/>
              </w:rPr>
              <w:tab/>
            </w:r>
            <w:r>
              <w:rPr>
                <w:noProof/>
                <w:webHidden/>
              </w:rPr>
              <w:fldChar w:fldCharType="begin"/>
            </w:r>
            <w:r w:rsidR="00B91B42">
              <w:rPr>
                <w:noProof/>
                <w:webHidden/>
              </w:rPr>
              <w:instrText xml:space="preserve"> PAGEREF _Toc277796956 \h </w:instrText>
            </w:r>
            <w:r>
              <w:rPr>
                <w:noProof/>
                <w:webHidden/>
              </w:rPr>
            </w:r>
            <w:r>
              <w:rPr>
                <w:noProof/>
                <w:webHidden/>
              </w:rPr>
              <w:fldChar w:fldCharType="separate"/>
            </w:r>
            <w:r w:rsidR="004F197C">
              <w:rPr>
                <w:noProof/>
                <w:webHidden/>
              </w:rPr>
              <w:t>60</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57" w:history="1">
            <w:r w:rsidR="00B91B42" w:rsidRPr="009442C0">
              <w:rPr>
                <w:rStyle w:val="Hyperlink"/>
                <w:rFonts w:ascii="Times New Roman" w:hAnsi="Times New Roman"/>
                <w:caps/>
                <w:noProof/>
              </w:rPr>
              <w:t>3.7</w:t>
            </w:r>
            <w:r w:rsidR="00B91B42">
              <w:rPr>
                <w:noProof/>
                <w:lang w:eastAsia="pt-BR"/>
              </w:rPr>
              <w:tab/>
            </w:r>
            <w:r w:rsidR="00B91B42" w:rsidRPr="009442C0">
              <w:rPr>
                <w:rStyle w:val="Hyperlink"/>
                <w:rFonts w:ascii="Times New Roman" w:hAnsi="Times New Roman" w:cs="Times New Roman"/>
                <w:noProof/>
              </w:rPr>
              <w:t>MÉTODOS</w:t>
            </w:r>
            <w:r w:rsidR="00B91B42">
              <w:rPr>
                <w:noProof/>
                <w:webHidden/>
              </w:rPr>
              <w:tab/>
            </w:r>
            <w:r>
              <w:rPr>
                <w:noProof/>
                <w:webHidden/>
              </w:rPr>
              <w:fldChar w:fldCharType="begin"/>
            </w:r>
            <w:r w:rsidR="00B91B42">
              <w:rPr>
                <w:noProof/>
                <w:webHidden/>
              </w:rPr>
              <w:instrText xml:space="preserve"> PAGEREF _Toc277796957 \h </w:instrText>
            </w:r>
            <w:r>
              <w:rPr>
                <w:noProof/>
                <w:webHidden/>
              </w:rPr>
            </w:r>
            <w:r>
              <w:rPr>
                <w:noProof/>
                <w:webHidden/>
              </w:rPr>
              <w:fldChar w:fldCharType="separate"/>
            </w:r>
            <w:r w:rsidR="004F197C">
              <w:rPr>
                <w:noProof/>
                <w:webHidden/>
              </w:rPr>
              <w:t>62</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58" w:history="1">
            <w:r w:rsidR="00B91B42" w:rsidRPr="009442C0">
              <w:rPr>
                <w:rStyle w:val="Hyperlink"/>
                <w:rFonts w:ascii="Times New Roman" w:hAnsi="Times New Roman" w:cs="Times New Roman"/>
                <w:b/>
                <w:noProof/>
              </w:rPr>
              <w:t>3.7.1</w:t>
            </w:r>
            <w:r w:rsidR="00B91B42">
              <w:rPr>
                <w:noProof/>
                <w:lang w:eastAsia="pt-BR"/>
              </w:rPr>
              <w:tab/>
            </w:r>
            <w:r w:rsidR="00B91B42" w:rsidRPr="009442C0">
              <w:rPr>
                <w:rStyle w:val="Hyperlink"/>
                <w:rFonts w:ascii="Times New Roman" w:hAnsi="Times New Roman" w:cs="Times New Roman"/>
                <w:b/>
                <w:noProof/>
              </w:rPr>
              <w:t>Cadastros Gerais</w:t>
            </w:r>
            <w:r w:rsidR="00B91B42">
              <w:rPr>
                <w:noProof/>
                <w:webHidden/>
              </w:rPr>
              <w:tab/>
            </w:r>
            <w:r>
              <w:rPr>
                <w:noProof/>
                <w:webHidden/>
              </w:rPr>
              <w:fldChar w:fldCharType="begin"/>
            </w:r>
            <w:r w:rsidR="00B91B42">
              <w:rPr>
                <w:noProof/>
                <w:webHidden/>
              </w:rPr>
              <w:instrText xml:space="preserve"> PAGEREF _Toc277796958 \h </w:instrText>
            </w:r>
            <w:r>
              <w:rPr>
                <w:noProof/>
                <w:webHidden/>
              </w:rPr>
            </w:r>
            <w:r>
              <w:rPr>
                <w:noProof/>
                <w:webHidden/>
              </w:rPr>
              <w:fldChar w:fldCharType="separate"/>
            </w:r>
            <w:r w:rsidR="004F197C">
              <w:rPr>
                <w:noProof/>
                <w:webHidden/>
              </w:rPr>
              <w:t>63</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59" w:history="1">
            <w:r w:rsidR="00B91B42" w:rsidRPr="009442C0">
              <w:rPr>
                <w:rStyle w:val="Hyperlink"/>
                <w:rFonts w:ascii="Times New Roman" w:hAnsi="Times New Roman" w:cs="Times New Roman"/>
                <w:b/>
                <w:noProof/>
              </w:rPr>
              <w:t>3.7.2</w:t>
            </w:r>
            <w:r w:rsidR="00B91B42">
              <w:rPr>
                <w:noProof/>
                <w:lang w:eastAsia="pt-BR"/>
              </w:rPr>
              <w:tab/>
            </w:r>
            <w:r w:rsidR="00B91B42" w:rsidRPr="009442C0">
              <w:rPr>
                <w:rStyle w:val="Hyperlink"/>
                <w:rFonts w:ascii="Times New Roman" w:hAnsi="Times New Roman" w:cs="Times New Roman"/>
                <w:b/>
                <w:noProof/>
              </w:rPr>
              <w:t>Entrada do parque</w:t>
            </w:r>
            <w:r w:rsidR="00B91B42">
              <w:rPr>
                <w:noProof/>
                <w:webHidden/>
              </w:rPr>
              <w:tab/>
            </w:r>
            <w:r>
              <w:rPr>
                <w:noProof/>
                <w:webHidden/>
              </w:rPr>
              <w:fldChar w:fldCharType="begin"/>
            </w:r>
            <w:r w:rsidR="00B91B42">
              <w:rPr>
                <w:noProof/>
                <w:webHidden/>
              </w:rPr>
              <w:instrText xml:space="preserve"> PAGEREF _Toc277796959 \h </w:instrText>
            </w:r>
            <w:r>
              <w:rPr>
                <w:noProof/>
                <w:webHidden/>
              </w:rPr>
            </w:r>
            <w:r>
              <w:rPr>
                <w:noProof/>
                <w:webHidden/>
              </w:rPr>
              <w:fldChar w:fldCharType="separate"/>
            </w:r>
            <w:r w:rsidR="004F197C">
              <w:rPr>
                <w:noProof/>
                <w:webHidden/>
              </w:rPr>
              <w:t>66</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60" w:history="1">
            <w:r w:rsidR="00B91B42" w:rsidRPr="009442C0">
              <w:rPr>
                <w:rStyle w:val="Hyperlink"/>
                <w:rFonts w:ascii="Times New Roman" w:hAnsi="Times New Roman" w:cs="Times New Roman"/>
                <w:b/>
                <w:noProof/>
              </w:rPr>
              <w:t>3.7.3</w:t>
            </w:r>
            <w:r w:rsidR="00B91B42">
              <w:rPr>
                <w:noProof/>
                <w:lang w:eastAsia="pt-BR"/>
              </w:rPr>
              <w:tab/>
            </w:r>
            <w:r w:rsidR="00B91B42" w:rsidRPr="009442C0">
              <w:rPr>
                <w:rStyle w:val="Hyperlink"/>
                <w:rFonts w:ascii="Times New Roman" w:hAnsi="Times New Roman" w:cs="Times New Roman"/>
                <w:b/>
                <w:noProof/>
              </w:rPr>
              <w:t>Portaria do Brinquedo</w:t>
            </w:r>
            <w:r w:rsidR="00B91B42">
              <w:rPr>
                <w:noProof/>
                <w:webHidden/>
              </w:rPr>
              <w:tab/>
            </w:r>
            <w:r>
              <w:rPr>
                <w:noProof/>
                <w:webHidden/>
              </w:rPr>
              <w:fldChar w:fldCharType="begin"/>
            </w:r>
            <w:r w:rsidR="00B91B42">
              <w:rPr>
                <w:noProof/>
                <w:webHidden/>
              </w:rPr>
              <w:instrText xml:space="preserve"> PAGEREF _Toc277796960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61" w:history="1">
            <w:r w:rsidR="00B91B42" w:rsidRPr="009442C0">
              <w:rPr>
                <w:rStyle w:val="Hyperlink"/>
                <w:rFonts w:ascii="Times New Roman" w:hAnsi="Times New Roman" w:cs="Times New Roman"/>
                <w:b/>
                <w:noProof/>
              </w:rPr>
              <w:t>3.7.4</w:t>
            </w:r>
            <w:r w:rsidR="00B91B42">
              <w:rPr>
                <w:noProof/>
                <w:lang w:eastAsia="pt-BR"/>
              </w:rPr>
              <w:tab/>
            </w:r>
            <w:r w:rsidR="00B91B42" w:rsidRPr="009442C0">
              <w:rPr>
                <w:rStyle w:val="Hyperlink"/>
                <w:rFonts w:ascii="Times New Roman" w:hAnsi="Times New Roman" w:cs="Times New Roman"/>
                <w:b/>
                <w:noProof/>
              </w:rPr>
              <w:t>Entrada no Brinquedo</w:t>
            </w:r>
            <w:r w:rsidR="00B91B42">
              <w:rPr>
                <w:noProof/>
                <w:webHidden/>
              </w:rPr>
              <w:tab/>
            </w:r>
            <w:r>
              <w:rPr>
                <w:noProof/>
                <w:webHidden/>
              </w:rPr>
              <w:fldChar w:fldCharType="begin"/>
            </w:r>
            <w:r w:rsidR="00B91B42">
              <w:rPr>
                <w:noProof/>
                <w:webHidden/>
              </w:rPr>
              <w:instrText xml:space="preserve"> PAGEREF _Toc277796961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62" w:history="1">
            <w:r w:rsidR="00B91B42" w:rsidRPr="009442C0">
              <w:rPr>
                <w:rStyle w:val="Hyperlink"/>
                <w:rFonts w:ascii="Times New Roman" w:hAnsi="Times New Roman" w:cs="Times New Roman"/>
                <w:b/>
                <w:noProof/>
              </w:rPr>
              <w:t>3.7.5</w:t>
            </w:r>
            <w:r w:rsidR="00B91B42">
              <w:rPr>
                <w:noProof/>
                <w:lang w:eastAsia="pt-BR"/>
              </w:rPr>
              <w:tab/>
            </w:r>
            <w:r w:rsidR="00B91B42" w:rsidRPr="009442C0">
              <w:rPr>
                <w:rStyle w:val="Hyperlink"/>
                <w:rFonts w:ascii="Times New Roman" w:hAnsi="Times New Roman" w:cs="Times New Roman"/>
                <w:b/>
                <w:noProof/>
              </w:rPr>
              <w:t>Terminal de Consulta</w:t>
            </w:r>
            <w:r w:rsidR="00B91B42">
              <w:rPr>
                <w:noProof/>
                <w:webHidden/>
              </w:rPr>
              <w:tab/>
            </w:r>
            <w:r>
              <w:rPr>
                <w:noProof/>
                <w:webHidden/>
              </w:rPr>
              <w:fldChar w:fldCharType="begin"/>
            </w:r>
            <w:r w:rsidR="00B91B42">
              <w:rPr>
                <w:noProof/>
                <w:webHidden/>
              </w:rPr>
              <w:instrText xml:space="preserve"> PAGEREF _Toc277796962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63" w:history="1">
            <w:r w:rsidR="00B91B42" w:rsidRPr="009442C0">
              <w:rPr>
                <w:rStyle w:val="Hyperlink"/>
                <w:rFonts w:ascii="Times New Roman" w:hAnsi="Times New Roman" w:cs="Times New Roman"/>
                <w:b/>
                <w:noProof/>
              </w:rPr>
              <w:t>3.7.6</w:t>
            </w:r>
            <w:r w:rsidR="00B91B42">
              <w:rPr>
                <w:noProof/>
                <w:lang w:eastAsia="pt-BR"/>
              </w:rPr>
              <w:tab/>
            </w:r>
            <w:r w:rsidR="00B91B42" w:rsidRPr="009442C0">
              <w:rPr>
                <w:rStyle w:val="Hyperlink"/>
                <w:rFonts w:ascii="Times New Roman" w:hAnsi="Times New Roman" w:cs="Times New Roman"/>
                <w:b/>
                <w:noProof/>
              </w:rPr>
              <w:t>Execução do Brinquedo</w:t>
            </w:r>
            <w:r w:rsidR="00B91B42">
              <w:rPr>
                <w:noProof/>
                <w:webHidden/>
              </w:rPr>
              <w:tab/>
            </w:r>
            <w:r>
              <w:rPr>
                <w:noProof/>
                <w:webHidden/>
              </w:rPr>
              <w:fldChar w:fldCharType="begin"/>
            </w:r>
            <w:r w:rsidR="00B91B42">
              <w:rPr>
                <w:noProof/>
                <w:webHidden/>
              </w:rPr>
              <w:instrText xml:space="preserve"> PAGEREF _Toc277796963 \h </w:instrText>
            </w:r>
            <w:r>
              <w:rPr>
                <w:noProof/>
                <w:webHidden/>
              </w:rPr>
            </w:r>
            <w:r>
              <w:rPr>
                <w:noProof/>
                <w:webHidden/>
              </w:rPr>
              <w:fldChar w:fldCharType="separate"/>
            </w:r>
            <w:r w:rsidR="004F197C">
              <w:rPr>
                <w:noProof/>
                <w:webHidden/>
              </w:rPr>
              <w:t>70</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64" w:history="1">
            <w:r w:rsidR="00B91B42" w:rsidRPr="009442C0">
              <w:rPr>
                <w:rStyle w:val="Hyperlink"/>
                <w:rFonts w:ascii="Times New Roman" w:hAnsi="Times New Roman" w:cs="Times New Roman"/>
                <w:caps/>
                <w:noProof/>
              </w:rPr>
              <w:t>3.8</w:t>
            </w:r>
            <w:r w:rsidR="00B91B42">
              <w:rPr>
                <w:noProof/>
                <w:lang w:eastAsia="pt-BR"/>
              </w:rPr>
              <w:tab/>
            </w:r>
            <w:r w:rsidR="00B91B42" w:rsidRPr="009442C0">
              <w:rPr>
                <w:rStyle w:val="Hyperlink"/>
                <w:rFonts w:ascii="Times New Roman" w:hAnsi="Times New Roman" w:cs="Times New Roman"/>
                <w:noProof/>
              </w:rPr>
              <w:t>ALTERNATIVAS DE IMPLEMENTAÇÃO</w:t>
            </w:r>
            <w:r w:rsidR="00B91B42">
              <w:rPr>
                <w:noProof/>
                <w:webHidden/>
              </w:rPr>
              <w:tab/>
            </w:r>
            <w:r>
              <w:rPr>
                <w:noProof/>
                <w:webHidden/>
              </w:rPr>
              <w:fldChar w:fldCharType="begin"/>
            </w:r>
            <w:r w:rsidR="00B91B42">
              <w:rPr>
                <w:noProof/>
                <w:webHidden/>
              </w:rPr>
              <w:instrText xml:space="preserve"> PAGEREF _Toc277796964 \h </w:instrText>
            </w:r>
            <w:r>
              <w:rPr>
                <w:noProof/>
                <w:webHidden/>
              </w:rPr>
            </w:r>
            <w:r>
              <w:rPr>
                <w:noProof/>
                <w:webHidden/>
              </w:rPr>
              <w:fldChar w:fldCharType="separate"/>
            </w:r>
            <w:r w:rsidR="004F197C">
              <w:rPr>
                <w:noProof/>
                <w:webHidden/>
              </w:rPr>
              <w:t>70</w:t>
            </w:r>
            <w:r>
              <w:rPr>
                <w:noProof/>
                <w:webHidden/>
              </w:rPr>
              <w:fldChar w:fldCharType="end"/>
            </w:r>
          </w:hyperlink>
        </w:p>
        <w:p w:rsidR="00B91B42" w:rsidRDefault="00382379">
          <w:pPr>
            <w:pStyle w:val="Sumrio1"/>
            <w:tabs>
              <w:tab w:val="left" w:pos="440"/>
              <w:tab w:val="right" w:leader="dot" w:pos="9061"/>
            </w:tabs>
            <w:rPr>
              <w:noProof/>
              <w:lang w:eastAsia="pt-BR"/>
            </w:rPr>
          </w:pPr>
          <w:hyperlink w:anchor="_Toc277796965" w:history="1">
            <w:r w:rsidR="00B91B42" w:rsidRPr="009442C0">
              <w:rPr>
                <w:rStyle w:val="Hyperlink"/>
                <w:rFonts w:ascii="Times New Roman" w:hAnsi="Times New Roman" w:cs="Times New Roman"/>
                <w:b/>
                <w:caps/>
                <w:noProof/>
              </w:rPr>
              <w:t>4</w:t>
            </w:r>
            <w:r w:rsidR="00B91B42">
              <w:rPr>
                <w:noProof/>
                <w:lang w:eastAsia="pt-BR"/>
              </w:rPr>
              <w:tab/>
            </w:r>
            <w:r w:rsidR="00B91B42" w:rsidRPr="009442C0">
              <w:rPr>
                <w:rStyle w:val="Hyperlink"/>
                <w:rFonts w:ascii="Times New Roman" w:hAnsi="Times New Roman" w:cs="Times New Roman"/>
                <w:b/>
                <w:noProof/>
              </w:rPr>
              <w:t>RESULTADOS E DISCUSSÃO</w:t>
            </w:r>
            <w:r w:rsidR="00B91B42">
              <w:rPr>
                <w:noProof/>
                <w:webHidden/>
              </w:rPr>
              <w:tab/>
            </w:r>
            <w:r>
              <w:rPr>
                <w:noProof/>
                <w:webHidden/>
              </w:rPr>
              <w:fldChar w:fldCharType="begin"/>
            </w:r>
            <w:r w:rsidR="00B91B42">
              <w:rPr>
                <w:noProof/>
                <w:webHidden/>
              </w:rPr>
              <w:instrText xml:space="preserve"> PAGEREF _Toc277796965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66" w:history="1">
            <w:r w:rsidR="00B91B42" w:rsidRPr="009442C0">
              <w:rPr>
                <w:rStyle w:val="Hyperlink"/>
                <w:rFonts w:ascii="Times New Roman" w:hAnsi="Times New Roman" w:cs="Times New Roman"/>
                <w:caps/>
                <w:noProof/>
              </w:rPr>
              <w:t>4.1</w:t>
            </w:r>
            <w:r w:rsidR="00B91B42">
              <w:rPr>
                <w:noProof/>
                <w:lang w:eastAsia="pt-BR"/>
              </w:rPr>
              <w:tab/>
            </w:r>
            <w:r w:rsidR="00B91B42" w:rsidRPr="009442C0">
              <w:rPr>
                <w:rStyle w:val="Hyperlink"/>
                <w:rFonts w:ascii="Times New Roman" w:hAnsi="Times New Roman" w:cs="Times New Roman"/>
                <w:noProof/>
              </w:rPr>
              <w:t>CONFIGURAÇÃO DO AMBIENTE DE TESTES</w:t>
            </w:r>
            <w:r w:rsidR="00B91B42">
              <w:rPr>
                <w:noProof/>
                <w:webHidden/>
              </w:rPr>
              <w:tab/>
            </w:r>
            <w:r>
              <w:rPr>
                <w:noProof/>
                <w:webHidden/>
              </w:rPr>
              <w:fldChar w:fldCharType="begin"/>
            </w:r>
            <w:r w:rsidR="00B91B42">
              <w:rPr>
                <w:noProof/>
                <w:webHidden/>
              </w:rPr>
              <w:instrText xml:space="preserve"> PAGEREF _Toc277796966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67" w:history="1">
            <w:r w:rsidR="00B91B42" w:rsidRPr="009442C0">
              <w:rPr>
                <w:rStyle w:val="Hyperlink"/>
                <w:rFonts w:ascii="Times New Roman" w:hAnsi="Times New Roman" w:cs="Times New Roman"/>
                <w:caps/>
                <w:noProof/>
              </w:rPr>
              <w:t>4.2</w:t>
            </w:r>
            <w:r w:rsidR="00B91B42">
              <w:rPr>
                <w:noProof/>
                <w:lang w:eastAsia="pt-BR"/>
              </w:rPr>
              <w:tab/>
            </w:r>
            <w:r w:rsidR="00B91B42" w:rsidRPr="009442C0">
              <w:rPr>
                <w:rStyle w:val="Hyperlink"/>
                <w:rFonts w:ascii="Times New Roman" w:hAnsi="Times New Roman" w:cs="Times New Roman"/>
                <w:noProof/>
              </w:rPr>
              <w:t>TESTES DOS CASOS DE USO</w:t>
            </w:r>
            <w:r w:rsidR="00B91B42">
              <w:rPr>
                <w:noProof/>
                <w:webHidden/>
              </w:rPr>
              <w:tab/>
            </w:r>
            <w:r>
              <w:rPr>
                <w:noProof/>
                <w:webHidden/>
              </w:rPr>
              <w:fldChar w:fldCharType="begin"/>
            </w:r>
            <w:r w:rsidR="00B91B42">
              <w:rPr>
                <w:noProof/>
                <w:webHidden/>
              </w:rPr>
              <w:instrText xml:space="preserve"> PAGEREF _Toc277796967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68" w:history="1">
            <w:r w:rsidR="00B91B42" w:rsidRPr="009442C0">
              <w:rPr>
                <w:rStyle w:val="Hyperlink"/>
                <w:rFonts w:ascii="Times New Roman" w:hAnsi="Times New Roman"/>
                <w:b/>
                <w:noProof/>
              </w:rPr>
              <w:t>4.2.1</w:t>
            </w:r>
            <w:r w:rsidR="00B91B42">
              <w:rPr>
                <w:noProof/>
                <w:lang w:eastAsia="pt-BR"/>
              </w:rPr>
              <w:tab/>
            </w:r>
            <w:r w:rsidR="00B91B42" w:rsidRPr="009442C0">
              <w:rPr>
                <w:rStyle w:val="Hyperlink"/>
                <w:rFonts w:ascii="Times New Roman" w:hAnsi="Times New Roman" w:cs="Times New Roman"/>
                <w:b/>
                <w:noProof/>
              </w:rPr>
              <w:t>Testes das Telas de Cadastro</w:t>
            </w:r>
            <w:r w:rsidR="00B91B42">
              <w:rPr>
                <w:noProof/>
                <w:webHidden/>
              </w:rPr>
              <w:tab/>
            </w:r>
            <w:r>
              <w:rPr>
                <w:noProof/>
                <w:webHidden/>
              </w:rPr>
              <w:fldChar w:fldCharType="begin"/>
            </w:r>
            <w:r w:rsidR="00B91B42">
              <w:rPr>
                <w:noProof/>
                <w:webHidden/>
              </w:rPr>
              <w:instrText xml:space="preserve"> PAGEREF _Toc277796968 \h </w:instrText>
            </w:r>
            <w:r>
              <w:rPr>
                <w:noProof/>
                <w:webHidden/>
              </w:rPr>
            </w:r>
            <w:r>
              <w:rPr>
                <w:noProof/>
                <w:webHidden/>
              </w:rPr>
              <w:fldChar w:fldCharType="separate"/>
            </w:r>
            <w:r w:rsidR="004F197C">
              <w:rPr>
                <w:noProof/>
                <w:webHidden/>
              </w:rPr>
              <w:t>75</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69" w:history="1">
            <w:r w:rsidR="00B91B42" w:rsidRPr="009442C0">
              <w:rPr>
                <w:rStyle w:val="Hyperlink"/>
                <w:rFonts w:ascii="Times New Roman" w:hAnsi="Times New Roman" w:cs="Times New Roman"/>
                <w:b/>
                <w:noProof/>
              </w:rPr>
              <w:t>4.2.2</w:t>
            </w:r>
            <w:r w:rsidR="00B91B42">
              <w:rPr>
                <w:noProof/>
                <w:lang w:eastAsia="pt-BR"/>
              </w:rPr>
              <w:tab/>
            </w:r>
            <w:r w:rsidR="00B91B42" w:rsidRPr="009442C0">
              <w:rPr>
                <w:rStyle w:val="Hyperlink"/>
                <w:rFonts w:ascii="Times New Roman" w:hAnsi="Times New Roman" w:cs="Times New Roman"/>
                <w:b/>
                <w:noProof/>
              </w:rPr>
              <w:t>Teste na Entrada e Saída do Parque</w:t>
            </w:r>
            <w:r w:rsidR="00B91B42">
              <w:rPr>
                <w:noProof/>
                <w:webHidden/>
              </w:rPr>
              <w:tab/>
            </w:r>
            <w:r>
              <w:rPr>
                <w:noProof/>
                <w:webHidden/>
              </w:rPr>
              <w:fldChar w:fldCharType="begin"/>
            </w:r>
            <w:r w:rsidR="00B91B42">
              <w:rPr>
                <w:noProof/>
                <w:webHidden/>
              </w:rPr>
              <w:instrText xml:space="preserve"> PAGEREF _Toc277796969 \h </w:instrText>
            </w:r>
            <w:r>
              <w:rPr>
                <w:noProof/>
                <w:webHidden/>
              </w:rPr>
            </w:r>
            <w:r>
              <w:rPr>
                <w:noProof/>
                <w:webHidden/>
              </w:rPr>
              <w:fldChar w:fldCharType="separate"/>
            </w:r>
            <w:r w:rsidR="004F197C">
              <w:rPr>
                <w:noProof/>
                <w:webHidden/>
              </w:rPr>
              <w:t>77</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70" w:history="1">
            <w:r w:rsidR="00B91B42" w:rsidRPr="009442C0">
              <w:rPr>
                <w:rStyle w:val="Hyperlink"/>
                <w:rFonts w:ascii="Times New Roman" w:hAnsi="Times New Roman"/>
                <w:b/>
                <w:noProof/>
              </w:rPr>
              <w:t>4.2.3</w:t>
            </w:r>
            <w:r w:rsidR="00B91B42">
              <w:rPr>
                <w:noProof/>
                <w:lang w:eastAsia="pt-BR"/>
              </w:rPr>
              <w:tab/>
            </w:r>
            <w:r w:rsidR="00B91B42" w:rsidRPr="009442C0">
              <w:rPr>
                <w:rStyle w:val="Hyperlink"/>
                <w:rFonts w:ascii="Times New Roman" w:hAnsi="Times New Roman" w:cs="Times New Roman"/>
                <w:b/>
                <w:noProof/>
              </w:rPr>
              <w:t>Teste na Entrada da Fila</w:t>
            </w:r>
            <w:r w:rsidR="00B91B42">
              <w:rPr>
                <w:noProof/>
                <w:webHidden/>
              </w:rPr>
              <w:tab/>
            </w:r>
            <w:r>
              <w:rPr>
                <w:noProof/>
                <w:webHidden/>
              </w:rPr>
              <w:fldChar w:fldCharType="begin"/>
            </w:r>
            <w:r w:rsidR="00B91B42">
              <w:rPr>
                <w:noProof/>
                <w:webHidden/>
              </w:rPr>
              <w:instrText xml:space="preserve"> PAGEREF _Toc277796970 \h </w:instrText>
            </w:r>
            <w:r>
              <w:rPr>
                <w:noProof/>
                <w:webHidden/>
              </w:rPr>
            </w:r>
            <w:r>
              <w:rPr>
                <w:noProof/>
                <w:webHidden/>
              </w:rPr>
              <w:fldChar w:fldCharType="separate"/>
            </w:r>
            <w:r w:rsidR="004F197C">
              <w:rPr>
                <w:noProof/>
                <w:webHidden/>
              </w:rPr>
              <w:t>78</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71" w:history="1">
            <w:r w:rsidR="00B91B42" w:rsidRPr="009442C0">
              <w:rPr>
                <w:rStyle w:val="Hyperlink"/>
                <w:rFonts w:ascii="Times New Roman" w:hAnsi="Times New Roman" w:cs="Times New Roman"/>
                <w:b/>
                <w:noProof/>
              </w:rPr>
              <w:t>4.2.4</w:t>
            </w:r>
            <w:r w:rsidR="00B91B42">
              <w:rPr>
                <w:noProof/>
                <w:lang w:eastAsia="pt-BR"/>
              </w:rPr>
              <w:tab/>
            </w:r>
            <w:r w:rsidR="00B91B42" w:rsidRPr="009442C0">
              <w:rPr>
                <w:rStyle w:val="Hyperlink"/>
                <w:rFonts w:ascii="Times New Roman" w:hAnsi="Times New Roman" w:cs="Times New Roman"/>
                <w:b/>
                <w:noProof/>
              </w:rPr>
              <w:t>Teste na Entrada do Brinquedo</w:t>
            </w:r>
            <w:r w:rsidR="00B91B42">
              <w:rPr>
                <w:noProof/>
                <w:webHidden/>
              </w:rPr>
              <w:tab/>
            </w:r>
            <w:r>
              <w:rPr>
                <w:noProof/>
                <w:webHidden/>
              </w:rPr>
              <w:fldChar w:fldCharType="begin"/>
            </w:r>
            <w:r w:rsidR="00B91B42">
              <w:rPr>
                <w:noProof/>
                <w:webHidden/>
              </w:rPr>
              <w:instrText xml:space="preserve"> PAGEREF _Toc277796971 \h </w:instrText>
            </w:r>
            <w:r>
              <w:rPr>
                <w:noProof/>
                <w:webHidden/>
              </w:rPr>
            </w:r>
            <w:r>
              <w:rPr>
                <w:noProof/>
                <w:webHidden/>
              </w:rPr>
              <w:fldChar w:fldCharType="separate"/>
            </w:r>
            <w:r w:rsidR="004F197C">
              <w:rPr>
                <w:noProof/>
                <w:webHidden/>
              </w:rPr>
              <w:t>79</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72" w:history="1">
            <w:r w:rsidR="00B91B42" w:rsidRPr="009442C0">
              <w:rPr>
                <w:rStyle w:val="Hyperlink"/>
                <w:rFonts w:ascii="Times New Roman" w:hAnsi="Times New Roman" w:cs="Times New Roman"/>
                <w:b/>
                <w:noProof/>
              </w:rPr>
              <w:t>4.2.5</w:t>
            </w:r>
            <w:r w:rsidR="00B91B42">
              <w:rPr>
                <w:noProof/>
                <w:lang w:eastAsia="pt-BR"/>
              </w:rPr>
              <w:tab/>
            </w:r>
            <w:r w:rsidR="00B91B42" w:rsidRPr="009442C0">
              <w:rPr>
                <w:rStyle w:val="Hyperlink"/>
                <w:rFonts w:ascii="Times New Roman" w:hAnsi="Times New Roman" w:cs="Times New Roman"/>
                <w:b/>
                <w:noProof/>
              </w:rPr>
              <w:t>Teste na Execução do Brinquedo</w:t>
            </w:r>
            <w:r w:rsidR="00B91B42">
              <w:rPr>
                <w:noProof/>
                <w:webHidden/>
              </w:rPr>
              <w:tab/>
            </w:r>
            <w:r>
              <w:rPr>
                <w:noProof/>
                <w:webHidden/>
              </w:rPr>
              <w:fldChar w:fldCharType="begin"/>
            </w:r>
            <w:r w:rsidR="00B91B42">
              <w:rPr>
                <w:noProof/>
                <w:webHidden/>
              </w:rPr>
              <w:instrText xml:space="preserve"> PAGEREF _Toc277796972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382379">
          <w:pPr>
            <w:pStyle w:val="Sumrio3"/>
            <w:tabs>
              <w:tab w:val="left" w:pos="1320"/>
              <w:tab w:val="right" w:leader="dot" w:pos="9061"/>
            </w:tabs>
            <w:rPr>
              <w:noProof/>
              <w:lang w:eastAsia="pt-BR"/>
            </w:rPr>
          </w:pPr>
          <w:hyperlink w:anchor="_Toc277796973" w:history="1">
            <w:r w:rsidR="00B91B42" w:rsidRPr="009442C0">
              <w:rPr>
                <w:rStyle w:val="Hyperlink"/>
                <w:rFonts w:ascii="Times New Roman" w:hAnsi="Times New Roman"/>
                <w:b/>
                <w:noProof/>
              </w:rPr>
              <w:t>4.2.6</w:t>
            </w:r>
            <w:r w:rsidR="00B91B42">
              <w:rPr>
                <w:noProof/>
                <w:lang w:eastAsia="pt-BR"/>
              </w:rPr>
              <w:tab/>
            </w:r>
            <w:r w:rsidR="00B91B42" w:rsidRPr="009442C0">
              <w:rPr>
                <w:rStyle w:val="Hyperlink"/>
                <w:rFonts w:ascii="Times New Roman" w:hAnsi="Times New Roman" w:cs="Times New Roman"/>
                <w:b/>
                <w:noProof/>
              </w:rPr>
              <w:t>Teste Geral da Aplicação</w:t>
            </w:r>
            <w:r w:rsidR="00B91B42">
              <w:rPr>
                <w:noProof/>
                <w:webHidden/>
              </w:rPr>
              <w:tab/>
            </w:r>
            <w:r>
              <w:rPr>
                <w:noProof/>
                <w:webHidden/>
              </w:rPr>
              <w:fldChar w:fldCharType="begin"/>
            </w:r>
            <w:r w:rsidR="00B91B42">
              <w:rPr>
                <w:noProof/>
                <w:webHidden/>
              </w:rPr>
              <w:instrText xml:space="preserve"> PAGEREF _Toc277796973 \h </w:instrText>
            </w:r>
            <w:r>
              <w:rPr>
                <w:noProof/>
                <w:webHidden/>
              </w:rPr>
            </w:r>
            <w:r>
              <w:rPr>
                <w:noProof/>
                <w:webHidden/>
              </w:rPr>
              <w:fldChar w:fldCharType="separate"/>
            </w:r>
            <w:r w:rsidR="004F197C">
              <w:rPr>
                <w:noProof/>
                <w:webHidden/>
              </w:rPr>
              <w:t>82</w:t>
            </w:r>
            <w:r>
              <w:rPr>
                <w:noProof/>
                <w:webHidden/>
              </w:rPr>
              <w:fldChar w:fldCharType="end"/>
            </w:r>
          </w:hyperlink>
        </w:p>
        <w:p w:rsidR="00B91B42" w:rsidRDefault="00382379">
          <w:pPr>
            <w:pStyle w:val="Sumrio2"/>
            <w:tabs>
              <w:tab w:val="left" w:pos="880"/>
              <w:tab w:val="right" w:leader="dot" w:pos="9061"/>
            </w:tabs>
            <w:rPr>
              <w:noProof/>
              <w:lang w:eastAsia="pt-BR"/>
            </w:rPr>
          </w:pPr>
          <w:hyperlink w:anchor="_Toc277796974" w:history="1">
            <w:r w:rsidR="00B91B42" w:rsidRPr="009442C0">
              <w:rPr>
                <w:rStyle w:val="Hyperlink"/>
                <w:rFonts w:ascii="Times New Roman" w:hAnsi="Times New Roman"/>
                <w:caps/>
                <w:noProof/>
              </w:rPr>
              <w:t>4.3</w:t>
            </w:r>
            <w:r w:rsidR="00B91B42">
              <w:rPr>
                <w:noProof/>
                <w:lang w:eastAsia="pt-BR"/>
              </w:rPr>
              <w:tab/>
            </w:r>
            <w:r w:rsidR="00B91B42" w:rsidRPr="009442C0">
              <w:rPr>
                <w:rStyle w:val="Hyperlink"/>
                <w:rFonts w:ascii="Times New Roman" w:hAnsi="Times New Roman" w:cs="Times New Roman"/>
                <w:noProof/>
              </w:rPr>
              <w:t>ANALISE COMPARATIVA COM OS TEMPOS DE FILA EM PARQUE DE DIVERSÃO</w:t>
            </w:r>
            <w:r w:rsidR="00B91B42">
              <w:rPr>
                <w:noProof/>
                <w:webHidden/>
              </w:rPr>
              <w:tab/>
            </w:r>
            <w:r>
              <w:rPr>
                <w:noProof/>
                <w:webHidden/>
              </w:rPr>
              <w:fldChar w:fldCharType="begin"/>
            </w:r>
            <w:r w:rsidR="00B91B42">
              <w:rPr>
                <w:noProof/>
                <w:webHidden/>
              </w:rPr>
              <w:instrText xml:space="preserve"> PAGEREF _Toc277796974 \h </w:instrText>
            </w:r>
            <w:r>
              <w:rPr>
                <w:noProof/>
                <w:webHidden/>
              </w:rPr>
            </w:r>
            <w:r>
              <w:rPr>
                <w:noProof/>
                <w:webHidden/>
              </w:rPr>
              <w:fldChar w:fldCharType="separate"/>
            </w:r>
            <w:r w:rsidR="004F197C">
              <w:rPr>
                <w:noProof/>
                <w:webHidden/>
              </w:rPr>
              <w:t>83</w:t>
            </w:r>
            <w:r>
              <w:rPr>
                <w:noProof/>
                <w:webHidden/>
              </w:rPr>
              <w:fldChar w:fldCharType="end"/>
            </w:r>
          </w:hyperlink>
        </w:p>
        <w:p w:rsidR="00B91B42" w:rsidRDefault="00382379">
          <w:pPr>
            <w:pStyle w:val="Sumrio1"/>
            <w:tabs>
              <w:tab w:val="left" w:pos="440"/>
              <w:tab w:val="right" w:leader="dot" w:pos="9061"/>
            </w:tabs>
            <w:rPr>
              <w:noProof/>
              <w:lang w:eastAsia="pt-BR"/>
            </w:rPr>
          </w:pPr>
          <w:hyperlink w:anchor="_Toc277796975" w:history="1">
            <w:r w:rsidR="00B91B42" w:rsidRPr="009442C0">
              <w:rPr>
                <w:rStyle w:val="Hyperlink"/>
                <w:rFonts w:ascii="Times New Roman" w:hAnsi="Times New Roman" w:cs="Times New Roman"/>
                <w:b/>
                <w:caps/>
                <w:noProof/>
              </w:rPr>
              <w:t>5</w:t>
            </w:r>
            <w:r w:rsidR="00B91B42">
              <w:rPr>
                <w:noProof/>
                <w:lang w:eastAsia="pt-BR"/>
              </w:rPr>
              <w:tab/>
            </w:r>
            <w:r w:rsidR="00B91B42" w:rsidRPr="009442C0">
              <w:rPr>
                <w:rStyle w:val="Hyperlink"/>
                <w:rFonts w:ascii="Times New Roman" w:hAnsi="Times New Roman" w:cs="Times New Roman"/>
                <w:b/>
                <w:noProof/>
              </w:rPr>
              <w:t>CONCLUSÃO</w:t>
            </w:r>
            <w:r w:rsidR="00B91B42">
              <w:rPr>
                <w:noProof/>
                <w:webHidden/>
              </w:rPr>
              <w:tab/>
            </w:r>
            <w:r>
              <w:rPr>
                <w:noProof/>
                <w:webHidden/>
              </w:rPr>
              <w:fldChar w:fldCharType="begin"/>
            </w:r>
            <w:r w:rsidR="00B91B42">
              <w:rPr>
                <w:noProof/>
                <w:webHidden/>
              </w:rPr>
              <w:instrText xml:space="preserve"> PAGEREF _Toc277796975 \h </w:instrText>
            </w:r>
            <w:r>
              <w:rPr>
                <w:noProof/>
                <w:webHidden/>
              </w:rPr>
            </w:r>
            <w:r>
              <w:rPr>
                <w:noProof/>
                <w:webHidden/>
              </w:rPr>
              <w:fldChar w:fldCharType="separate"/>
            </w:r>
            <w:r w:rsidR="004F197C">
              <w:rPr>
                <w:noProof/>
                <w:webHidden/>
              </w:rPr>
              <w:t>85</w:t>
            </w:r>
            <w:r>
              <w:rPr>
                <w:noProof/>
                <w:webHidden/>
              </w:rPr>
              <w:fldChar w:fldCharType="end"/>
            </w:r>
          </w:hyperlink>
        </w:p>
        <w:p w:rsidR="00B91B42" w:rsidRDefault="00382379">
          <w:pPr>
            <w:pStyle w:val="Sumrio1"/>
            <w:tabs>
              <w:tab w:val="left" w:pos="440"/>
              <w:tab w:val="right" w:leader="dot" w:pos="9061"/>
            </w:tabs>
            <w:rPr>
              <w:noProof/>
              <w:lang w:eastAsia="pt-BR"/>
            </w:rPr>
          </w:pPr>
          <w:hyperlink w:anchor="_Toc277796976" w:history="1">
            <w:r w:rsidR="00B91B42" w:rsidRPr="009442C0">
              <w:rPr>
                <w:rStyle w:val="Hyperlink"/>
                <w:rFonts w:ascii="Times New Roman" w:hAnsi="Times New Roman" w:cs="Times New Roman"/>
                <w:b/>
                <w:caps/>
                <w:noProof/>
              </w:rPr>
              <w:t>6</w:t>
            </w:r>
            <w:r w:rsidR="00B91B42">
              <w:rPr>
                <w:noProof/>
                <w:lang w:eastAsia="pt-BR"/>
              </w:rPr>
              <w:tab/>
            </w:r>
            <w:r w:rsidR="00B91B42" w:rsidRPr="009442C0">
              <w:rPr>
                <w:rStyle w:val="Hyperlink"/>
                <w:rFonts w:ascii="Times New Roman" w:hAnsi="Times New Roman" w:cs="Times New Roman"/>
                <w:b/>
                <w:noProof/>
              </w:rPr>
              <w:t>BIBLIOGRAFIA</w:t>
            </w:r>
            <w:r w:rsidR="00B91B42">
              <w:rPr>
                <w:noProof/>
                <w:webHidden/>
              </w:rPr>
              <w:tab/>
            </w:r>
            <w:r>
              <w:rPr>
                <w:noProof/>
                <w:webHidden/>
              </w:rPr>
              <w:fldChar w:fldCharType="begin"/>
            </w:r>
            <w:r w:rsidR="00B91B42">
              <w:rPr>
                <w:noProof/>
                <w:webHidden/>
              </w:rPr>
              <w:instrText xml:space="preserve"> PAGEREF _Toc277796976 \h </w:instrText>
            </w:r>
            <w:r>
              <w:rPr>
                <w:noProof/>
                <w:webHidden/>
              </w:rPr>
            </w:r>
            <w:r>
              <w:rPr>
                <w:noProof/>
                <w:webHidden/>
              </w:rPr>
              <w:fldChar w:fldCharType="separate"/>
            </w:r>
            <w:r w:rsidR="004F197C">
              <w:rPr>
                <w:noProof/>
                <w:webHidden/>
              </w:rPr>
              <w:t>86</w:t>
            </w:r>
            <w:r>
              <w:rPr>
                <w:noProof/>
                <w:webHidden/>
              </w:rPr>
              <w:fldChar w:fldCharType="end"/>
            </w:r>
          </w:hyperlink>
        </w:p>
        <w:p w:rsidR="00B91B42" w:rsidRDefault="00382379">
          <w:pPr>
            <w:pStyle w:val="Sumrio1"/>
            <w:tabs>
              <w:tab w:val="left" w:pos="440"/>
              <w:tab w:val="right" w:leader="dot" w:pos="9061"/>
            </w:tabs>
            <w:rPr>
              <w:noProof/>
              <w:lang w:eastAsia="pt-BR"/>
            </w:rPr>
          </w:pPr>
          <w:hyperlink w:anchor="_Toc277796977" w:history="1">
            <w:r w:rsidR="00B91B42" w:rsidRPr="009442C0">
              <w:rPr>
                <w:rStyle w:val="Hyperlink"/>
                <w:rFonts w:ascii="Times New Roman" w:hAnsi="Times New Roman" w:cs="Times New Roman"/>
                <w:b/>
                <w:caps/>
                <w:noProof/>
              </w:rPr>
              <w:t>7</w:t>
            </w:r>
            <w:r w:rsidR="00B91B42">
              <w:rPr>
                <w:noProof/>
                <w:lang w:eastAsia="pt-BR"/>
              </w:rPr>
              <w:tab/>
            </w:r>
            <w:r w:rsidR="00B91B42" w:rsidRPr="009442C0">
              <w:rPr>
                <w:rStyle w:val="Hyperlink"/>
                <w:rFonts w:ascii="Times New Roman" w:hAnsi="Times New Roman" w:cs="Times New Roman"/>
                <w:b/>
                <w:noProof/>
              </w:rPr>
              <w:t>APÊNDICE A – FORMULÁRIOS DE TESTES</w:t>
            </w:r>
            <w:r w:rsidR="00B91B42">
              <w:rPr>
                <w:noProof/>
                <w:webHidden/>
              </w:rPr>
              <w:tab/>
            </w:r>
            <w:r>
              <w:rPr>
                <w:noProof/>
                <w:webHidden/>
              </w:rPr>
              <w:fldChar w:fldCharType="begin"/>
            </w:r>
            <w:r w:rsidR="00B91B42">
              <w:rPr>
                <w:noProof/>
                <w:webHidden/>
              </w:rPr>
              <w:instrText xml:space="preserve"> PAGEREF _Toc277796977 \h </w:instrText>
            </w:r>
            <w:r>
              <w:rPr>
                <w:noProof/>
                <w:webHidden/>
              </w:rPr>
            </w:r>
            <w:r>
              <w:rPr>
                <w:noProof/>
                <w:webHidden/>
              </w:rPr>
              <w:fldChar w:fldCharType="separate"/>
            </w:r>
            <w:r w:rsidR="004F197C">
              <w:rPr>
                <w:noProof/>
                <w:webHidden/>
              </w:rPr>
              <w:t>88</w:t>
            </w:r>
            <w:r>
              <w:rPr>
                <w:noProof/>
                <w:webHidden/>
              </w:rPr>
              <w:fldChar w:fldCharType="end"/>
            </w:r>
          </w:hyperlink>
        </w:p>
        <w:p w:rsidR="00B91B42" w:rsidRDefault="00382379">
          <w:pPr>
            <w:pStyle w:val="Sumrio1"/>
            <w:tabs>
              <w:tab w:val="left" w:pos="440"/>
              <w:tab w:val="right" w:leader="dot" w:pos="9061"/>
            </w:tabs>
            <w:rPr>
              <w:noProof/>
              <w:lang w:eastAsia="pt-BR"/>
            </w:rPr>
          </w:pPr>
          <w:hyperlink w:anchor="_Toc277796978" w:history="1">
            <w:r w:rsidR="00B91B42" w:rsidRPr="009442C0">
              <w:rPr>
                <w:rStyle w:val="Hyperlink"/>
                <w:rFonts w:ascii="Times New Roman" w:hAnsi="Times New Roman" w:cs="Times New Roman"/>
                <w:b/>
                <w:caps/>
                <w:noProof/>
              </w:rPr>
              <w:t>8</w:t>
            </w:r>
            <w:r w:rsidR="00B91B42">
              <w:rPr>
                <w:noProof/>
                <w:lang w:eastAsia="pt-BR"/>
              </w:rPr>
              <w:tab/>
            </w:r>
            <w:r w:rsidR="00B91B42" w:rsidRPr="009442C0">
              <w:rPr>
                <w:rStyle w:val="Hyperlink"/>
                <w:rFonts w:ascii="Times New Roman" w:hAnsi="Times New Roman" w:cs="Times New Roman"/>
                <w:b/>
                <w:noProof/>
              </w:rPr>
              <w:t>APÊNDICE B – REPORTAGEM SOBRE FILAS NA FOLHA DE SÃO PAULO</w:t>
            </w:r>
            <w:r w:rsidR="00B91B42">
              <w:rPr>
                <w:noProof/>
                <w:webHidden/>
              </w:rPr>
              <w:tab/>
            </w:r>
            <w:r>
              <w:rPr>
                <w:noProof/>
                <w:webHidden/>
              </w:rPr>
              <w:fldChar w:fldCharType="begin"/>
            </w:r>
            <w:r w:rsidR="00B91B42">
              <w:rPr>
                <w:noProof/>
                <w:webHidden/>
              </w:rPr>
              <w:instrText xml:space="preserve"> PAGEREF _Toc277796978 \h </w:instrText>
            </w:r>
            <w:r>
              <w:rPr>
                <w:noProof/>
                <w:webHidden/>
              </w:rPr>
            </w:r>
            <w:r>
              <w:rPr>
                <w:noProof/>
                <w:webHidden/>
              </w:rPr>
              <w:fldChar w:fldCharType="separate"/>
            </w:r>
            <w:r w:rsidR="004F197C">
              <w:rPr>
                <w:noProof/>
                <w:webHidden/>
              </w:rPr>
              <w:t>92</w:t>
            </w:r>
            <w:r>
              <w:rPr>
                <w:noProof/>
                <w:webHidden/>
              </w:rPr>
              <w:fldChar w:fldCharType="end"/>
            </w:r>
          </w:hyperlink>
        </w:p>
        <w:p w:rsidR="00B95C66" w:rsidRPr="00D60B8C" w:rsidRDefault="00382379"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77796920"/>
      <w:r w:rsidRPr="00977D57">
        <w:rPr>
          <w:rFonts w:ascii="Times New Roman" w:hAnsi="Times New Roman" w:cs="Times New Roman"/>
          <w:color w:val="000000" w:themeColor="text1"/>
          <w:sz w:val="32"/>
          <w:szCs w:val="32"/>
        </w:rPr>
        <w:lastRenderedPageBreak/>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proofErr w:type="spellStart"/>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proofErr w:type="spellEnd"/>
      <w:r w:rsidR="00DE06E8" w:rsidRPr="00D60B8C">
        <w:rPr>
          <w:rFonts w:ascii="Times New Roman" w:hAnsi="Times New Roman"/>
          <w:color w:val="000000" w:themeColor="text1"/>
          <w:sz w:val="24"/>
          <w:szCs w:val="24"/>
        </w:rPr>
        <w:t xml:space="preserve">, </w:t>
      </w:r>
      <w:proofErr w:type="spellStart"/>
      <w:r w:rsidR="00DE06E8" w:rsidRPr="00521C38">
        <w:rPr>
          <w:rFonts w:ascii="Times New Roman" w:hAnsi="Times New Roman"/>
          <w:i/>
          <w:color w:val="000000" w:themeColor="text1"/>
          <w:sz w:val="24"/>
          <w:szCs w:val="24"/>
        </w:rPr>
        <w:t>Hopi</w:t>
      </w:r>
      <w:proofErr w:type="spellEnd"/>
      <w:r w:rsidR="00DE06E8" w:rsidRPr="00521C38">
        <w:rPr>
          <w:rFonts w:ascii="Times New Roman" w:hAnsi="Times New Roman"/>
          <w:i/>
          <w:color w:val="000000" w:themeColor="text1"/>
          <w:sz w:val="24"/>
          <w:szCs w:val="24"/>
        </w:rPr>
        <w:t xml:space="preserve"> </w:t>
      </w:r>
      <w:proofErr w:type="spellStart"/>
      <w:r w:rsidR="00DE06E8" w:rsidRPr="00521C38">
        <w:rPr>
          <w:rFonts w:ascii="Times New Roman" w:hAnsi="Times New Roman"/>
          <w:i/>
          <w:color w:val="000000" w:themeColor="text1"/>
          <w:sz w:val="24"/>
          <w:szCs w:val="24"/>
        </w:rPr>
        <w:t>Hari</w:t>
      </w:r>
      <w:proofErr w:type="spellEnd"/>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proofErr w:type="spellStart"/>
      <w:r w:rsidRPr="004A4084">
        <w:rPr>
          <w:rFonts w:ascii="Times New Roman" w:hAnsi="Times New Roman"/>
          <w:i/>
          <w:color w:val="000000" w:themeColor="text1"/>
          <w:sz w:val="24"/>
          <w:szCs w:val="24"/>
        </w:rPr>
        <w:t>Outback</w:t>
      </w:r>
      <w:proofErr w:type="spellEnd"/>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Pr="00D60B8C"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77796921"/>
      <w:r w:rsidRPr="00D60B8C">
        <w:rPr>
          <w:rFonts w:ascii="Times New Roman" w:hAnsi="Times New Roman" w:cs="Times New Roman"/>
          <w:color w:val="000000" w:themeColor="text1"/>
          <w:sz w:val="24"/>
          <w:szCs w:val="24"/>
        </w:rPr>
        <w:t>OBJETIVO</w:t>
      </w:r>
      <w:bookmarkEnd w:id="1"/>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 xml:space="preserve">trabalho é </w:t>
      </w:r>
      <w:proofErr w:type="gramStart"/>
      <w:r w:rsidR="003D5A26" w:rsidRPr="00D60B8C">
        <w:rPr>
          <w:rFonts w:ascii="Times New Roman" w:hAnsi="Times New Roman"/>
          <w:color w:val="000000" w:themeColor="text1"/>
          <w:sz w:val="24"/>
          <w:szCs w:val="24"/>
        </w:rPr>
        <w:t>implementar</w:t>
      </w:r>
      <w:proofErr w:type="gramEnd"/>
      <w:r w:rsidR="003D5A26" w:rsidRPr="00D60B8C">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 xml:space="preserve">Quanto mais facilidades oferecer ao cliente, mais tempo ele terá para se divertir, </w:t>
      </w:r>
      <w:r w:rsidR="00227075" w:rsidRPr="00D60B8C">
        <w:rPr>
          <w:rFonts w:ascii="Times New Roman" w:hAnsi="Times New Roman"/>
          <w:color w:val="000000" w:themeColor="text1"/>
          <w:sz w:val="24"/>
          <w:szCs w:val="24"/>
        </w:rPr>
        <w:lastRenderedPageBreak/>
        <w:t>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77796922"/>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proofErr w:type="gramStart"/>
      <w:r w:rsidR="00EC3C08" w:rsidRPr="00D60B8C">
        <w:rPr>
          <w:rFonts w:ascii="Times New Roman" w:hAnsi="Times New Roman"/>
          <w:color w:val="000000" w:themeColor="text1"/>
          <w:sz w:val="24"/>
          <w:szCs w:val="24"/>
        </w:rPr>
        <w:t>, Referencias</w:t>
      </w:r>
      <w:proofErr w:type="gramEnd"/>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3" w:name="_Toc277796923"/>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3"/>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proofErr w:type="gramStart"/>
      <w:r w:rsidR="00EC3C08" w:rsidRPr="00D60B8C">
        <w:rPr>
          <w:rFonts w:ascii="Times New Roman" w:hAnsi="Times New Roman"/>
          <w:color w:val="000000" w:themeColor="text1"/>
          <w:sz w:val="24"/>
          <w:szCs w:val="24"/>
        </w:rPr>
        <w:t>a</w:t>
      </w:r>
      <w:proofErr w:type="gramEnd"/>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4" w:name="_Toc277796924"/>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B24984">
      <w:pPr>
        <w:spacing w:line="360" w:lineRule="auto"/>
        <w:jc w:val="both"/>
        <w:rPr>
          <w:rFonts w:ascii="Times New Roman" w:hAnsi="Times New Roman"/>
          <w:color w:val="000000" w:themeColor="text1"/>
          <w:sz w:val="24"/>
          <w:szCs w:val="24"/>
        </w:rPr>
      </w:pPr>
      <w:bookmarkStart w:id="5" w:name="_Toc247111448"/>
      <w:bookmarkStart w:id="6"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w:t>
      </w:r>
      <w:proofErr w:type="gramStart"/>
      <w:r w:rsidR="0018042D" w:rsidRPr="00D60B8C">
        <w:rPr>
          <w:rFonts w:ascii="Times New Roman" w:hAnsi="Times New Roman"/>
          <w:color w:val="000000" w:themeColor="text1"/>
          <w:sz w:val="24"/>
          <w:szCs w:val="24"/>
        </w:rPr>
        <w:t>é discutido</w:t>
      </w:r>
      <w:proofErr w:type="gramEnd"/>
      <w:r w:rsidR="0018042D" w:rsidRPr="00D60B8C">
        <w:rPr>
          <w:rFonts w:ascii="Times New Roman" w:hAnsi="Times New Roman"/>
          <w:color w:val="000000" w:themeColor="text1"/>
          <w:sz w:val="24"/>
          <w:szCs w:val="24"/>
        </w:rPr>
        <w:t xml:space="preserve">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w:t>
      </w:r>
      <w:proofErr w:type="spellStart"/>
      <w:r w:rsidR="00795F18" w:rsidRPr="00D60B8C">
        <w:rPr>
          <w:rFonts w:ascii="Times New Roman" w:hAnsi="Times New Roman"/>
          <w:color w:val="000000" w:themeColor="text1"/>
          <w:sz w:val="24"/>
          <w:szCs w:val="24"/>
        </w:rPr>
        <w:t>Guillaume</w:t>
      </w:r>
      <w:proofErr w:type="spellEnd"/>
      <w:r w:rsidR="00795F18" w:rsidRPr="00D60B8C">
        <w:rPr>
          <w:rFonts w:ascii="Times New Roman" w:hAnsi="Times New Roman"/>
          <w:color w:val="000000" w:themeColor="text1"/>
          <w:sz w:val="24"/>
          <w:szCs w:val="24"/>
        </w:rPr>
        <w:t xml:space="preserv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w:t>
      </w:r>
      <w:proofErr w:type="spellStart"/>
      <w:r w:rsidR="00795F18" w:rsidRPr="00D60B8C">
        <w:rPr>
          <w:rFonts w:ascii="Times New Roman" w:hAnsi="Times New Roman"/>
          <w:color w:val="000000" w:themeColor="text1"/>
          <w:sz w:val="24"/>
          <w:szCs w:val="24"/>
        </w:rPr>
        <w:t>Guttenberg</w:t>
      </w:r>
      <w:proofErr w:type="spellEnd"/>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w:t>
      </w:r>
      <w:proofErr w:type="spellStart"/>
      <w:r w:rsidR="00795F18" w:rsidRPr="00D60B8C">
        <w:rPr>
          <w:rFonts w:ascii="Times New Roman" w:hAnsi="Times New Roman"/>
          <w:color w:val="000000" w:themeColor="text1"/>
          <w:sz w:val="24"/>
          <w:szCs w:val="24"/>
        </w:rPr>
        <w:t>Herz</w:t>
      </w:r>
      <w:proofErr w:type="spellEnd"/>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 xml:space="preserve">que diz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Goldfeder</w:t>
      </w:r>
      <w:proofErr w:type="spellEnd"/>
      <w:r w:rsidR="00795F18" w:rsidRPr="00D60B8C">
        <w:rPr>
          <w:rFonts w:ascii="Times New Roman" w:hAnsi="Times New Roman"/>
          <w:color w:val="000000" w:themeColor="text1"/>
          <w:sz w:val="24"/>
          <w:szCs w:val="24"/>
        </w:rPr>
        <w:t xml:space="preserve">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defende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w:t>
      </w:r>
      <w:proofErr w:type="gramStart"/>
      <w:r w:rsidR="0081558A">
        <w:rPr>
          <w:rFonts w:ascii="Times New Roman" w:hAnsi="Times New Roman"/>
          <w:color w:val="000000" w:themeColor="text1"/>
          <w:sz w:val="24"/>
          <w:szCs w:val="24"/>
        </w:rPr>
        <w:t>meios de comunicação em massa muito eficientes</w:t>
      </w:r>
      <w:proofErr w:type="gramEnd"/>
      <w:r w:rsidR="0081558A">
        <w:rPr>
          <w:rFonts w:ascii="Times New Roman" w:hAnsi="Times New Roman"/>
          <w:color w:val="000000" w:themeColor="text1"/>
          <w:sz w:val="24"/>
          <w:szCs w:val="24"/>
        </w:rPr>
        <w:t xml:space="preserve">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7" w:name="_Toc277796925"/>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7"/>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gramStart"/>
      <w:r w:rsidRPr="00D60B8C">
        <w:rPr>
          <w:rFonts w:ascii="Times New Roman" w:hAnsi="Times New Roman"/>
          <w:color w:val="000000" w:themeColor="text1"/>
          <w:sz w:val="24"/>
          <w:szCs w:val="24"/>
        </w:rPr>
        <w:t xml:space="preserve">artigo </w:t>
      </w:r>
      <w:r w:rsidRPr="009B63C8">
        <w:rPr>
          <w:rFonts w:ascii="Times New Roman" w:hAnsi="Times New Roman"/>
          <w:i/>
          <w:color w:val="000000" w:themeColor="text1"/>
          <w:sz w:val="24"/>
          <w:szCs w:val="24"/>
        </w:rPr>
        <w:t>Multimídias</w:t>
      </w:r>
      <w:proofErr w:type="gramEnd"/>
      <w:r w:rsidRPr="009B63C8">
        <w:rPr>
          <w:rFonts w:ascii="Times New Roman" w:hAnsi="Times New Roman"/>
          <w:i/>
          <w:color w:val="000000" w:themeColor="text1"/>
          <w:sz w:val="24"/>
          <w:szCs w:val="24"/>
        </w:rPr>
        <w:t xml:space="preserve"> Moveis</w:t>
      </w:r>
      <w:r w:rsidRPr="00D60B8C">
        <w:rPr>
          <w:rFonts w:ascii="Times New Roman" w:hAnsi="Times New Roman"/>
          <w:color w:val="000000" w:themeColor="text1"/>
          <w:sz w:val="24"/>
          <w:szCs w:val="24"/>
        </w:rPr>
        <w:t xml:space="preserve">, os autores Karen </w:t>
      </w:r>
      <w:proofErr w:type="spellStart"/>
      <w:r w:rsidRPr="00D60B8C">
        <w:rPr>
          <w:rFonts w:ascii="Times New Roman" w:hAnsi="Times New Roman"/>
          <w:color w:val="000000" w:themeColor="text1"/>
          <w:sz w:val="24"/>
          <w:szCs w:val="24"/>
        </w:rPr>
        <w:t>Nakazato</w:t>
      </w:r>
      <w:proofErr w:type="spellEnd"/>
      <w:r w:rsidRPr="00D60B8C">
        <w:rPr>
          <w:rFonts w:ascii="Times New Roman" w:hAnsi="Times New Roman"/>
          <w:color w:val="000000" w:themeColor="text1"/>
          <w:sz w:val="24"/>
          <w:szCs w:val="24"/>
        </w:rPr>
        <w:t xml:space="preserve">, Rafael Barbosa, </w:t>
      </w:r>
      <w:proofErr w:type="spellStart"/>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Katsuragi</w:t>
      </w:r>
      <w:proofErr w:type="spellEnd"/>
      <w:r w:rsidRPr="00D60B8C">
        <w:rPr>
          <w:rFonts w:ascii="Times New Roman" w:hAnsi="Times New Roman"/>
          <w:color w:val="000000" w:themeColor="text1"/>
          <w:sz w:val="24"/>
          <w:szCs w:val="24"/>
        </w:rPr>
        <w:t xml:space="preserve">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proofErr w:type="spellStart"/>
      <w:r w:rsidR="006B1E25" w:rsidRPr="009B63C8">
        <w:rPr>
          <w:rFonts w:ascii="Times New Roman" w:hAnsi="Times New Roman"/>
          <w:i/>
          <w:color w:val="000000" w:themeColor="text1"/>
          <w:sz w:val="24"/>
          <w:szCs w:val="24"/>
        </w:rPr>
        <w:t>Wi-Fi</w:t>
      </w:r>
      <w:proofErr w:type="spellEnd"/>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w:t>
      </w:r>
      <w:proofErr w:type="gramStart"/>
      <w:r w:rsidRPr="00D60B8C">
        <w:rPr>
          <w:rFonts w:ascii="Times New Roman" w:hAnsi="Times New Roman"/>
          <w:color w:val="000000" w:themeColor="text1"/>
          <w:sz w:val="24"/>
          <w:szCs w:val="24"/>
        </w:rPr>
        <w:t>otimizar</w:t>
      </w:r>
      <w:proofErr w:type="gramEnd"/>
      <w:r w:rsidRPr="00D60B8C">
        <w:rPr>
          <w:rFonts w:ascii="Times New Roman" w:hAnsi="Times New Roman"/>
          <w:color w:val="000000" w:themeColor="text1"/>
          <w:sz w:val="24"/>
          <w:szCs w:val="24"/>
        </w:rPr>
        <w:t xml:space="preserve">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w:t>
      </w:r>
      <w:proofErr w:type="gramStart"/>
      <w:r w:rsidRPr="00D60B8C">
        <w:rPr>
          <w:rFonts w:ascii="Times New Roman" w:hAnsi="Times New Roman"/>
          <w:color w:val="000000" w:themeColor="text1"/>
          <w:sz w:val="24"/>
          <w:szCs w:val="24"/>
        </w:rPr>
        <w:t xml:space="preserve">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proofErr w:type="gramEnd"/>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proofErr w:type="spellStart"/>
      <w:r w:rsidRPr="009B63C8">
        <w:rPr>
          <w:rFonts w:ascii="Times New Roman" w:hAnsi="Times New Roman"/>
          <w:i/>
          <w:color w:val="000000" w:themeColor="text1"/>
          <w:sz w:val="24"/>
          <w:szCs w:val="24"/>
        </w:rPr>
        <w:t>Smartphones</w:t>
      </w:r>
      <w:proofErr w:type="spellEnd"/>
      <w:r w:rsidRPr="00D60B8C">
        <w:rPr>
          <w:rFonts w:ascii="Times New Roman" w:hAnsi="Times New Roman"/>
          <w:color w:val="000000" w:themeColor="text1"/>
          <w:sz w:val="24"/>
          <w:szCs w:val="24"/>
        </w:rPr>
        <w:t xml:space="preserve">. Acessibilidade e usabilidade são dois dos conceitos que devem andar de </w:t>
      </w:r>
      <w:proofErr w:type="gramStart"/>
      <w:r w:rsidRPr="00D60B8C">
        <w:rPr>
          <w:rFonts w:ascii="Times New Roman" w:hAnsi="Times New Roman"/>
          <w:color w:val="000000" w:themeColor="text1"/>
          <w:sz w:val="24"/>
          <w:szCs w:val="24"/>
        </w:rPr>
        <w:t>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móveis</w:t>
      </w:r>
      <w:proofErr w:type="gramEnd"/>
      <w:r w:rsidRPr="00D60B8C">
        <w:rPr>
          <w:rFonts w:ascii="Times New Roman" w:hAnsi="Times New Roman"/>
          <w:color w:val="000000" w:themeColor="text1"/>
          <w:sz w:val="24"/>
          <w:szCs w:val="24"/>
        </w:rPr>
        <w:t xml:space="preserve">.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proofErr w:type="spellStart"/>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proofErr w:type="spellEnd"/>
      <w:r w:rsidR="009B63C8">
        <w:rPr>
          <w:rFonts w:ascii="Times New Roman" w:hAnsi="Times New Roman"/>
          <w:color w:val="000000" w:themeColor="text1"/>
          <w:sz w:val="24"/>
          <w:szCs w:val="24"/>
        </w:rPr>
        <w:t xml:space="preserve">) e longo alcance (radio </w:t>
      </w:r>
      <w:proofErr w:type="spellStart"/>
      <w:r w:rsidR="009B63C8">
        <w:rPr>
          <w:rFonts w:ascii="Times New Roman" w:hAnsi="Times New Roman"/>
          <w:color w:val="000000" w:themeColor="text1"/>
          <w:sz w:val="24"/>
          <w:szCs w:val="24"/>
        </w:rPr>
        <w:t>frequ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DF10EF">
        <w:rPr>
          <w:rFonts w:ascii="Times New Roman" w:hAnsi="Times New Roman"/>
          <w:i/>
          <w:color w:val="000000" w:themeColor="text1"/>
          <w:sz w:val="24"/>
          <w:szCs w:val="24"/>
        </w:rPr>
        <w:t>Air</w:t>
      </w:r>
      <w:proofErr w:type="spellEnd"/>
      <w:r w:rsidRPr="00DF10EF">
        <w:rPr>
          <w:rFonts w:ascii="Times New Roman" w:hAnsi="Times New Roman"/>
          <w:i/>
          <w:color w:val="000000" w:themeColor="text1"/>
          <w:sz w:val="24"/>
          <w:szCs w:val="24"/>
        </w:rPr>
        <w:t xml:space="preserve"> France</w:t>
      </w:r>
      <w:r w:rsidRPr="00D60B8C">
        <w:rPr>
          <w:rFonts w:ascii="Times New Roman" w:hAnsi="Times New Roman"/>
          <w:color w:val="000000" w:themeColor="text1"/>
          <w:sz w:val="24"/>
          <w:szCs w:val="24"/>
        </w:rPr>
        <w:t xml:space="preserve"> lançou um serviço de </w:t>
      </w:r>
      <w:proofErr w:type="spellStart"/>
      <w:r w:rsidRPr="009B63C8">
        <w:rPr>
          <w:rFonts w:ascii="Times New Roman" w:hAnsi="Times New Roman"/>
          <w:i/>
          <w:color w:val="000000" w:themeColor="text1"/>
          <w:sz w:val="24"/>
          <w:szCs w:val="24"/>
        </w:rPr>
        <w:t>check-in</w:t>
      </w:r>
      <w:proofErr w:type="spellEnd"/>
      <w:r w:rsidRPr="00D60B8C">
        <w:rPr>
          <w:rFonts w:ascii="Times New Roman" w:hAnsi="Times New Roman"/>
          <w:color w:val="000000" w:themeColor="text1"/>
          <w:sz w:val="24"/>
          <w:szCs w:val="24"/>
        </w:rPr>
        <w:t xml:space="preserve"> pelo celular. O cliente acessava o site da companhia pelo celular, fazia o </w:t>
      </w:r>
      <w:proofErr w:type="spellStart"/>
      <w:r w:rsidRPr="009B63C8">
        <w:rPr>
          <w:rFonts w:ascii="Times New Roman" w:hAnsi="Times New Roman"/>
          <w:i/>
          <w:color w:val="000000" w:themeColor="text1"/>
          <w:sz w:val="24"/>
          <w:szCs w:val="24"/>
        </w:rPr>
        <w:t>check-in</w:t>
      </w:r>
      <w:proofErr w:type="spellEnd"/>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proofErr w:type="spellStart"/>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proofErr w:type="spellEnd"/>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w:t>
      </w:r>
      <w:proofErr w:type="gramStart"/>
      <w:r w:rsidR="00DF10EF">
        <w:rPr>
          <w:rFonts w:ascii="Times New Roman" w:hAnsi="Times New Roman"/>
          <w:color w:val="000000" w:themeColor="text1"/>
          <w:sz w:val="24"/>
          <w:szCs w:val="24"/>
        </w:rPr>
        <w:t xml:space="preserve">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w:t>
      </w:r>
      <w:proofErr w:type="gramEnd"/>
      <w:r w:rsidR="00422F30">
        <w:rPr>
          <w:rFonts w:ascii="Times New Roman" w:hAnsi="Times New Roman"/>
          <w:color w:val="000000" w:themeColor="text1"/>
          <w:sz w:val="24"/>
          <w:szCs w:val="24"/>
        </w:rPr>
        <w:t xml:space="preserve">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77796926"/>
      <w:r w:rsidRPr="00C57125">
        <w:rPr>
          <w:rFonts w:ascii="Times New Roman" w:hAnsi="Times New Roman" w:cs="Times New Roman"/>
          <w:color w:val="000000" w:themeColor="text1"/>
          <w:sz w:val="24"/>
          <w:szCs w:val="24"/>
        </w:rPr>
        <w:t>A RELAÇÃO ENTRE A SATISFAÇÃO E A FIDELIDADE DOS CLIENTES COM A LUCRATIVIDADE DAS EMPRESAS.</w:t>
      </w:r>
      <w:bookmarkEnd w:id="8"/>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xml:space="preserve">, os autores Mario Orestes </w:t>
      </w:r>
      <w:proofErr w:type="spellStart"/>
      <w:r w:rsidR="00795F18" w:rsidRPr="00D60B8C">
        <w:rPr>
          <w:rFonts w:ascii="Times New Roman" w:hAnsi="Times New Roman"/>
          <w:color w:val="000000" w:themeColor="text1"/>
          <w:sz w:val="24"/>
          <w:szCs w:val="24"/>
        </w:rPr>
        <w:t>Aguirre</w:t>
      </w:r>
      <w:proofErr w:type="spellEnd"/>
      <w:r w:rsidR="00795F18" w:rsidRPr="00D60B8C">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Shlesinger</w:t>
      </w:r>
      <w:proofErr w:type="spellEnd"/>
      <w:r w:rsidR="00795F18" w:rsidRPr="00D60B8C">
        <w:rPr>
          <w:rFonts w:ascii="Times New Roman" w:hAnsi="Times New Roman"/>
          <w:color w:val="000000" w:themeColor="text1"/>
          <w:sz w:val="24"/>
          <w:szCs w:val="24"/>
        </w:rPr>
        <w:t xml:space="preserve">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00795F18" w:rsidRPr="00D60B8C">
        <w:rPr>
          <w:rFonts w:ascii="Times New Roman" w:hAnsi="Times New Roman"/>
          <w:color w:val="000000" w:themeColor="text1"/>
          <w:sz w:val="24"/>
          <w:szCs w:val="24"/>
        </w:rPr>
        <w:t>Vavra</w:t>
      </w:r>
      <w:proofErr w:type="spellEnd"/>
      <w:r w:rsidR="00795F18" w:rsidRPr="00D60B8C">
        <w:rPr>
          <w:rFonts w:ascii="Times New Roman" w:hAnsi="Times New Roman"/>
          <w:color w:val="000000" w:themeColor="text1"/>
          <w:sz w:val="24"/>
          <w:szCs w:val="24"/>
        </w:rPr>
        <w:t xml:space="preserve"> (1997) cita o e</w:t>
      </w:r>
      <w:r w:rsidR="00304E32">
        <w:rPr>
          <w:rFonts w:ascii="Times New Roman" w:hAnsi="Times New Roman"/>
          <w:color w:val="000000" w:themeColor="text1"/>
          <w:sz w:val="24"/>
          <w:szCs w:val="24"/>
        </w:rPr>
        <w:t xml:space="preserve">xemplo da </w:t>
      </w:r>
      <w:proofErr w:type="spellStart"/>
      <w:r w:rsidR="00304E32">
        <w:rPr>
          <w:rFonts w:ascii="Times New Roman" w:hAnsi="Times New Roman"/>
          <w:color w:val="000000" w:themeColor="text1"/>
          <w:sz w:val="24"/>
          <w:szCs w:val="24"/>
        </w:rPr>
        <w:t>Brit</w:t>
      </w:r>
      <w:r w:rsidR="00795F18" w:rsidRPr="00D60B8C">
        <w:rPr>
          <w:rFonts w:ascii="Times New Roman" w:hAnsi="Times New Roman"/>
          <w:color w:val="000000" w:themeColor="text1"/>
          <w:sz w:val="24"/>
          <w:szCs w:val="24"/>
        </w:rPr>
        <w:t>ish</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Car</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Manufacturer</w:t>
      </w:r>
      <w:proofErr w:type="spellEnd"/>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w:t>
      </w:r>
      <w:proofErr w:type="spellStart"/>
      <w:r w:rsidR="00795F18" w:rsidRPr="00D60B8C">
        <w:rPr>
          <w:rFonts w:ascii="Times New Roman" w:hAnsi="Times New Roman"/>
          <w:color w:val="000000" w:themeColor="text1"/>
          <w:sz w:val="24"/>
          <w:szCs w:val="24"/>
        </w:rPr>
        <w:t>Jacoby</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Kyner</w:t>
      </w:r>
      <w:proofErr w:type="spellEnd"/>
      <w:r w:rsidR="00795F18" w:rsidRPr="00D60B8C">
        <w:rPr>
          <w:rFonts w:ascii="Times New Roman" w:hAnsi="Times New Roman"/>
          <w:color w:val="000000" w:themeColor="text1"/>
          <w:sz w:val="24"/>
          <w:szCs w:val="24"/>
        </w:rPr>
        <w:t xml:space="preserve">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w:t>
      </w:r>
      <w:proofErr w:type="spellStart"/>
      <w:r w:rsidR="00795F18" w:rsidRPr="00D60B8C">
        <w:rPr>
          <w:rFonts w:ascii="Times New Roman" w:hAnsi="Times New Roman"/>
          <w:color w:val="000000" w:themeColor="text1"/>
          <w:sz w:val="24"/>
          <w:szCs w:val="24"/>
        </w:rPr>
        <w:t>Reicheld</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 xml:space="preserve">(1996) e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Schlesinger</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77796927"/>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w:t>
      </w:r>
      <w:proofErr w:type="spellStart"/>
      <w:r w:rsidRPr="00D60B8C">
        <w:rPr>
          <w:rFonts w:ascii="Times New Roman" w:hAnsi="Times New Roman"/>
          <w:color w:val="000000" w:themeColor="text1"/>
          <w:sz w:val="24"/>
          <w:szCs w:val="24"/>
        </w:rPr>
        <w:t>Kostecki</w:t>
      </w:r>
      <w:proofErr w:type="spellEnd"/>
      <w:r w:rsidRPr="00D60B8C">
        <w:rPr>
          <w:rFonts w:ascii="Times New Roman" w:hAnsi="Times New Roman"/>
          <w:color w:val="000000" w:themeColor="text1"/>
          <w:sz w:val="24"/>
          <w:szCs w:val="24"/>
        </w:rPr>
        <w:t xml:space="preserve">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 xml:space="preserve">siderar que as pessoas têm um </w:t>
      </w:r>
      <w:proofErr w:type="spellStart"/>
      <w:r w:rsidR="006B7687" w:rsidRPr="00D60B8C">
        <w:rPr>
          <w:rFonts w:ascii="Times New Roman" w:hAnsi="Times New Roman"/>
          <w:color w:val="000000" w:themeColor="text1"/>
          <w:sz w:val="24"/>
          <w:szCs w:val="24"/>
        </w:rPr>
        <w:t>rí</w:t>
      </w:r>
      <w:r w:rsidRPr="00D60B8C">
        <w:rPr>
          <w:rFonts w:ascii="Times New Roman" w:hAnsi="Times New Roman"/>
          <w:color w:val="000000" w:themeColor="text1"/>
          <w:sz w:val="24"/>
          <w:szCs w:val="24"/>
        </w:rPr>
        <w:t>tmo</w:t>
      </w:r>
      <w:proofErr w:type="spellEnd"/>
      <w:r w:rsidRPr="00D60B8C">
        <w:rPr>
          <w:rFonts w:ascii="Times New Roman" w:hAnsi="Times New Roman"/>
          <w:color w:val="000000" w:themeColor="text1"/>
          <w:sz w:val="24"/>
          <w:szCs w:val="24"/>
        </w:rPr>
        <w:t xml:space="preserve">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ideia</w:t>
      </w:r>
      <w:proofErr w:type="spellEnd"/>
      <w:r>
        <w:rPr>
          <w:rFonts w:ascii="Times New Roman" w:hAnsi="Times New Roman"/>
          <w:color w:val="000000" w:themeColor="text1"/>
          <w:sz w:val="24"/>
          <w:szCs w:val="24"/>
        </w:rPr>
        <w:t xml:space="preserve">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77796928"/>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 xml:space="preserve">Radio </w:t>
      </w:r>
      <w:proofErr w:type="spellStart"/>
      <w:r w:rsidR="00B03DE6" w:rsidRPr="00B03DE6">
        <w:rPr>
          <w:rFonts w:ascii="Times New Roman" w:hAnsi="Times New Roman"/>
          <w:i/>
          <w:color w:val="000000" w:themeColor="text1"/>
          <w:sz w:val="24"/>
          <w:szCs w:val="24"/>
        </w:rPr>
        <w:t>Frequence</w:t>
      </w:r>
      <w:proofErr w:type="spellEnd"/>
      <w:r w:rsidR="00B03DE6" w:rsidRPr="00B03DE6">
        <w:rPr>
          <w:rFonts w:ascii="Times New Roman" w:hAnsi="Times New Roman"/>
          <w:i/>
          <w:color w:val="000000" w:themeColor="text1"/>
          <w:sz w:val="24"/>
          <w:szCs w:val="24"/>
        </w:rPr>
        <w:t xml:space="preserve"> </w:t>
      </w:r>
      <w:proofErr w:type="spellStart"/>
      <w:r w:rsidR="00B03DE6" w:rsidRPr="00B03DE6">
        <w:rPr>
          <w:rFonts w:ascii="Times New Roman" w:hAnsi="Times New Roman"/>
          <w:i/>
          <w:color w:val="000000" w:themeColor="text1"/>
          <w:sz w:val="24"/>
          <w:szCs w:val="24"/>
        </w:rPr>
        <w:t>Identification</w:t>
      </w:r>
      <w:proofErr w:type="spellEnd"/>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proofErr w:type="spellStart"/>
      <w:r w:rsidR="00226A2D">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 xml:space="preserve">é o leitor, é o componente que emite as </w:t>
      </w:r>
      <w:proofErr w:type="spellStart"/>
      <w:r w:rsidRPr="00D60B8C">
        <w:rPr>
          <w:rFonts w:ascii="Times New Roman" w:hAnsi="Times New Roman"/>
          <w:color w:val="000000" w:themeColor="text1"/>
          <w:sz w:val="24"/>
          <w:szCs w:val="24"/>
        </w:rPr>
        <w:t>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 xml:space="preserve">ela </w:t>
      </w:r>
      <w:proofErr w:type="gramStart"/>
      <w:r w:rsidR="00C57125">
        <w:rPr>
          <w:rFonts w:ascii="Times New Roman" w:hAnsi="Times New Roman"/>
          <w:color w:val="000000" w:themeColor="text1"/>
          <w:sz w:val="24"/>
          <w:szCs w:val="24"/>
        </w:rPr>
        <w:t>agiliza</w:t>
      </w:r>
      <w:proofErr w:type="gramEnd"/>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1" w:name="_Toc277796929"/>
      <w:r w:rsidRPr="00920A71">
        <w:rPr>
          <w:rFonts w:ascii="Times New Roman" w:hAnsi="Times New Roman" w:cs="Times New Roman"/>
          <w:sz w:val="24"/>
          <w:szCs w:val="24"/>
        </w:rPr>
        <w:t>CONTROLE DE DISPOSITIVO UTILIZANDO MENSAGENS SMS COM TECNOLOGIA JAVA ME.</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 xml:space="preserve">Java </w:t>
      </w:r>
      <w:proofErr w:type="spellStart"/>
      <w:r w:rsidRPr="00920A71">
        <w:rPr>
          <w:rFonts w:ascii="Times New Roman" w:hAnsi="Times New Roman"/>
          <w:i/>
          <w:color w:val="000000" w:themeColor="text1"/>
          <w:sz w:val="24"/>
          <w:szCs w:val="24"/>
        </w:rPr>
        <w:t>Plataform</w:t>
      </w:r>
      <w:proofErr w:type="spellEnd"/>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proofErr w:type="spellStart"/>
      <w:r w:rsidR="006B7687" w:rsidRPr="00920A71">
        <w:rPr>
          <w:rFonts w:ascii="Times New Roman" w:hAnsi="Times New Roman"/>
          <w:i/>
          <w:color w:val="000000" w:themeColor="text1"/>
          <w:sz w:val="24"/>
          <w:szCs w:val="24"/>
        </w:rPr>
        <w:t>Edition</w:t>
      </w:r>
      <w:proofErr w:type="spellEnd"/>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 xml:space="preserve">Sun </w:t>
      </w:r>
      <w:proofErr w:type="spellStart"/>
      <w:r w:rsidRPr="00920A71">
        <w:rPr>
          <w:rFonts w:ascii="Times New Roman" w:hAnsi="Times New Roman"/>
          <w:i/>
          <w:color w:val="000000" w:themeColor="text1"/>
          <w:sz w:val="24"/>
          <w:szCs w:val="24"/>
        </w:rPr>
        <w:t>Microsystems</w:t>
      </w:r>
      <w:proofErr w:type="spellEnd"/>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xml:space="preserve">.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w:t>
      </w:r>
      <w:proofErr w:type="gramStart"/>
      <w:r w:rsidRPr="00D60B8C">
        <w:rPr>
          <w:rFonts w:ascii="Times New Roman" w:hAnsi="Times New Roman"/>
          <w:color w:val="000000" w:themeColor="text1"/>
          <w:sz w:val="24"/>
          <w:szCs w:val="24"/>
        </w:rPr>
        <w:t>é</w:t>
      </w:r>
      <w:proofErr w:type="gramEnd"/>
      <w:r w:rsidRPr="00D60B8C">
        <w:rPr>
          <w:rFonts w:ascii="Times New Roman" w:hAnsi="Times New Roman"/>
          <w:color w:val="000000" w:themeColor="text1"/>
          <w:sz w:val="24"/>
          <w:szCs w:val="24"/>
        </w:rPr>
        <w:t xml:space="preserve">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 xml:space="preserve">s e pacotes opcionais, que </w:t>
      </w:r>
      <w:proofErr w:type="spellStart"/>
      <w:r w:rsidR="00920A71">
        <w:rPr>
          <w:rFonts w:ascii="Times New Roman" w:hAnsi="Times New Roman"/>
          <w:color w:val="000000" w:themeColor="text1"/>
          <w:sz w:val="24"/>
          <w:szCs w:val="24"/>
        </w:rPr>
        <w:t>prove</w:t>
      </w:r>
      <w:r w:rsidRPr="00D60B8C">
        <w:rPr>
          <w:rFonts w:ascii="Times New Roman" w:hAnsi="Times New Roman"/>
          <w:color w:val="000000" w:themeColor="text1"/>
          <w:sz w:val="24"/>
          <w:szCs w:val="24"/>
        </w:rPr>
        <w:t>em</w:t>
      </w:r>
      <w:proofErr w:type="spellEnd"/>
      <w:r w:rsidRPr="00D60B8C">
        <w:rPr>
          <w:rFonts w:ascii="Times New Roman" w:hAnsi="Times New Roman"/>
          <w:color w:val="000000" w:themeColor="text1"/>
          <w:sz w:val="24"/>
          <w:szCs w:val="24"/>
        </w:rPr>
        <w:t xml:space="preserve">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ficas sobre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e outras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w:t>
      </w:r>
      <w:proofErr w:type="spellStart"/>
      <w:r w:rsidRPr="00D60B8C">
        <w:rPr>
          <w:rFonts w:ascii="Times New Roman" w:hAnsi="Times New Roman"/>
          <w:color w:val="000000" w:themeColor="text1"/>
          <w:sz w:val="24"/>
          <w:szCs w:val="24"/>
        </w:rPr>
        <w:t>Connected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Limited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Device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Configuration</w:t>
      </w:r>
      <w:proofErr w:type="spellEnd"/>
      <w:r w:rsidRPr="00D60B8C">
        <w:rPr>
          <w:rFonts w:ascii="Times New Roman" w:hAnsi="Times New Roman"/>
          <w:color w:val="000000" w:themeColor="text1"/>
          <w:sz w:val="24"/>
          <w:szCs w:val="24"/>
        </w:rPr>
        <w:t xml:space="preserve">), que é voltada para dispositivos com poucos recursos, como celulares, </w:t>
      </w:r>
      <w:proofErr w:type="spellStart"/>
      <w:r w:rsidRPr="00D60B8C">
        <w:rPr>
          <w:rFonts w:ascii="Times New Roman" w:hAnsi="Times New Roman"/>
          <w:color w:val="000000" w:themeColor="text1"/>
          <w:sz w:val="24"/>
          <w:szCs w:val="24"/>
        </w:rPr>
        <w:t>pagers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D60B8C">
        <w:rPr>
          <w:rFonts w:ascii="Times New Roman" w:hAnsi="Times New Roman"/>
          <w:color w:val="000000" w:themeColor="text1"/>
          <w:sz w:val="24"/>
          <w:szCs w:val="24"/>
        </w:rPr>
        <w:t>susportam</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APIs</w:t>
      </w:r>
      <w:proofErr w:type="spellEnd"/>
      <w:r w:rsidR="00795F18" w:rsidRPr="00D60B8C">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D60B8C">
        <w:rPr>
          <w:rFonts w:ascii="Times New Roman" w:hAnsi="Times New Roman"/>
          <w:color w:val="000000" w:themeColor="text1"/>
          <w:sz w:val="24"/>
          <w:szCs w:val="24"/>
        </w:rPr>
        <w:t>Information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Device</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Profile</w:t>
      </w:r>
      <w:proofErr w:type="spellEnd"/>
      <w:r w:rsidR="00795F18" w:rsidRPr="00D60B8C">
        <w:rPr>
          <w:rFonts w:ascii="Times New Roman" w:hAnsi="Times New Roman"/>
          <w:color w:val="000000" w:themeColor="text1"/>
          <w:sz w:val="24"/>
          <w:szCs w:val="24"/>
        </w:rPr>
        <w:t xml:space="preserve">), que se utiliza em celulares e </w:t>
      </w:r>
      <w:proofErr w:type="spellStart"/>
      <w:r w:rsidR="00795F18" w:rsidRPr="00D60B8C">
        <w:rPr>
          <w:rFonts w:ascii="Times New Roman" w:hAnsi="Times New Roman"/>
          <w:color w:val="000000" w:themeColor="text1"/>
          <w:sz w:val="24"/>
          <w:szCs w:val="24"/>
        </w:rPr>
        <w:t>PDAs</w:t>
      </w:r>
      <w:proofErr w:type="spellEnd"/>
      <w:r w:rsidR="00795F18" w:rsidRPr="00D60B8C">
        <w:rPr>
          <w:rFonts w:ascii="Times New Roman" w:hAnsi="Times New Roman"/>
          <w:color w:val="000000" w:themeColor="text1"/>
          <w:sz w:val="24"/>
          <w:szCs w:val="24"/>
        </w:rPr>
        <w:t>.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 xml:space="preserve">ficas que podem ser incluídas em uma configuração </w:t>
      </w:r>
      <w:proofErr w:type="spellStart"/>
      <w:r w:rsidRPr="00D60B8C">
        <w:rPr>
          <w:rFonts w:ascii="Times New Roman" w:hAnsi="Times New Roman"/>
          <w:color w:val="000000" w:themeColor="text1"/>
          <w:sz w:val="24"/>
          <w:szCs w:val="24"/>
        </w:rPr>
        <w:t>partícula</w:t>
      </w:r>
      <w:r w:rsidR="006B7687" w:rsidRPr="00D60B8C">
        <w:rPr>
          <w:rFonts w:ascii="Times New Roman" w:hAnsi="Times New Roman"/>
          <w:color w:val="000000" w:themeColor="text1"/>
          <w:sz w:val="24"/>
          <w:szCs w:val="24"/>
        </w:rPr>
        <w:t>r</w:t>
      </w:r>
      <w:proofErr w:type="spellEnd"/>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2" w:name="_Toc277796930"/>
      <w:proofErr w:type="gramStart"/>
      <w:r w:rsidRPr="00D60B8C">
        <w:rPr>
          <w:rFonts w:ascii="Times New Roman" w:hAnsi="Times New Roman" w:cs="Times New Roman"/>
          <w:b/>
          <w:color w:val="000000" w:themeColor="text1"/>
          <w:sz w:val="24"/>
          <w:szCs w:val="24"/>
        </w:rPr>
        <w:t>Implementação</w:t>
      </w:r>
      <w:proofErr w:type="gramEnd"/>
      <w:r w:rsidRPr="00D60B8C">
        <w:rPr>
          <w:rFonts w:ascii="Times New Roman" w:hAnsi="Times New Roman" w:cs="Times New Roman"/>
          <w:b/>
          <w:color w:val="000000" w:themeColor="text1"/>
          <w:sz w:val="24"/>
          <w:szCs w:val="24"/>
        </w:rPr>
        <w:t>.</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D60B8C">
        <w:rPr>
          <w:rFonts w:ascii="Times New Roman" w:hAnsi="Times New Roman"/>
          <w:color w:val="000000" w:themeColor="text1"/>
          <w:sz w:val="24"/>
          <w:szCs w:val="24"/>
        </w:rPr>
        <w:t>Graphics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Canvas</w:t>
      </w:r>
      <w:proofErr w:type="spellEnd"/>
      <w:r w:rsidRPr="00D60B8C">
        <w:rPr>
          <w:rFonts w:ascii="Times New Roman" w:hAnsi="Times New Roman"/>
          <w:color w:val="000000" w:themeColor="text1"/>
          <w:sz w:val="24"/>
          <w:szCs w:val="24"/>
        </w:rPr>
        <w:t xml:space="preserve">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MIDlet</w:t>
      </w:r>
      <w:proofErr w:type="spellEnd"/>
      <w:proofErr w:type="gramEnd"/>
      <w:r w:rsidRPr="00D60B8C">
        <w:rPr>
          <w:rFonts w:ascii="Times New Roman" w:hAnsi="Times New Roman" w:cs="Times New Roman"/>
          <w:color w:val="000000" w:themeColor="text1"/>
          <w:sz w:val="24"/>
          <w:szCs w:val="24"/>
        </w:rPr>
        <w: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proofErr w:type="gramStart"/>
      <w:r w:rsidR="00795F18" w:rsidRPr="00D60B8C">
        <w:rPr>
          <w:rFonts w:ascii="Times New Roman" w:hAnsi="Times New Roman"/>
          <w:color w:val="000000" w:themeColor="text1"/>
          <w:sz w:val="24"/>
          <w:szCs w:val="24"/>
        </w:rPr>
        <w:t>Implementa</w:t>
      </w:r>
      <w:proofErr w:type="gramEnd"/>
      <w:r w:rsidR="00795F18" w:rsidRPr="00D60B8C">
        <w:rPr>
          <w:rFonts w:ascii="Times New Roman" w:hAnsi="Times New Roman"/>
          <w:color w:val="000000" w:themeColor="text1"/>
          <w:sz w:val="24"/>
          <w:szCs w:val="24"/>
        </w:rPr>
        <w:t xml:space="preserve">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de pausa (</w:t>
      </w:r>
      <w:proofErr w:type="spellStart"/>
      <w:r w:rsidR="00795F18" w:rsidRPr="00D60B8C">
        <w:rPr>
          <w:rFonts w:ascii="Times New Roman" w:hAnsi="Times New Roman"/>
          <w:color w:val="000000" w:themeColor="text1"/>
          <w:sz w:val="24"/>
          <w:szCs w:val="24"/>
        </w:rPr>
        <w:t>pauseApp</w:t>
      </w:r>
      <w:proofErr w:type="spellEnd"/>
      <w:r w:rsidR="00795F18" w:rsidRPr="00D60B8C">
        <w:rPr>
          <w:rFonts w:ascii="Times New Roman" w:hAnsi="Times New Roman"/>
          <w:color w:val="000000" w:themeColor="text1"/>
          <w:sz w:val="24"/>
          <w:szCs w:val="24"/>
        </w:rPr>
        <w:t>), e destruição (</w:t>
      </w:r>
      <w:proofErr w:type="spellStart"/>
      <w:r w:rsidR="00795F18" w:rsidRPr="00D60B8C">
        <w:rPr>
          <w:rFonts w:ascii="Times New Roman" w:hAnsi="Times New Roman"/>
          <w:color w:val="000000" w:themeColor="text1"/>
          <w:sz w:val="24"/>
          <w:szCs w:val="24"/>
        </w:rPr>
        <w:t>destroyApp</w:t>
      </w:r>
      <w:proofErr w:type="spellEnd"/>
      <w:r w:rsidR="00795F18" w:rsidRPr="00D60B8C">
        <w:rPr>
          <w:rFonts w:ascii="Times New Roman" w:hAnsi="Times New Roman"/>
          <w:color w:val="000000" w:themeColor="text1"/>
          <w:sz w:val="24"/>
          <w:szCs w:val="24"/>
        </w:rPr>
        <w:t xml:space="preserve">). Ela tem um ciclo de vida dividida em </w:t>
      </w:r>
      <w:proofErr w:type="gramStart"/>
      <w:r w:rsidR="00795F18" w:rsidRPr="00D60B8C">
        <w:rPr>
          <w:rFonts w:ascii="Times New Roman" w:hAnsi="Times New Roman"/>
          <w:color w:val="000000" w:themeColor="text1"/>
          <w:sz w:val="24"/>
          <w:szCs w:val="24"/>
        </w:rPr>
        <w:t>3</w:t>
      </w:r>
      <w:proofErr w:type="gramEnd"/>
      <w:r w:rsidR="00795F18" w:rsidRPr="00D60B8C">
        <w:rPr>
          <w:rFonts w:ascii="Times New Roman" w:hAnsi="Times New Roman"/>
          <w:color w:val="000000" w:themeColor="text1"/>
          <w:sz w:val="24"/>
          <w:szCs w:val="24"/>
        </w:rPr>
        <w:t xml:space="preserve"> partes: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 define-se quando a </w:t>
      </w:r>
      <w:proofErr w:type="spellStart"/>
      <w:r w:rsidR="00795F18" w:rsidRPr="00D60B8C">
        <w:rPr>
          <w:rFonts w:ascii="Times New Roman" w:hAnsi="Times New Roman"/>
          <w:color w:val="000000" w:themeColor="text1"/>
          <w:sz w:val="24"/>
          <w:szCs w:val="24"/>
        </w:rPr>
        <w:t>MIDlet</w:t>
      </w:r>
      <w:proofErr w:type="spellEnd"/>
      <w:r w:rsidR="00795F18" w:rsidRPr="00D60B8C">
        <w:rPr>
          <w:rFonts w:ascii="Times New Roman" w:hAnsi="Times New Roman"/>
          <w:color w:val="000000" w:themeColor="text1"/>
          <w:sz w:val="24"/>
          <w:szCs w:val="24"/>
        </w:rPr>
        <w:t xml:space="preserve"> é inicializada e livre para alocar recursos para a aplicação. </w:t>
      </w:r>
      <w:proofErr w:type="spellStart"/>
      <w:r w:rsidR="00795F18" w:rsidRPr="00D60B8C">
        <w:rPr>
          <w:rFonts w:ascii="Times New Roman" w:hAnsi="Times New Roman"/>
          <w:color w:val="000000" w:themeColor="text1"/>
          <w:sz w:val="24"/>
          <w:szCs w:val="24"/>
        </w:rPr>
        <w:t>Paused</w:t>
      </w:r>
      <w:proofErr w:type="spellEnd"/>
      <w:r w:rsidR="00795F18" w:rsidRPr="00D60B8C">
        <w:rPr>
          <w:rFonts w:ascii="Times New Roman" w:hAnsi="Times New Roman"/>
          <w:color w:val="000000" w:themeColor="text1"/>
          <w:sz w:val="24"/>
          <w:szCs w:val="24"/>
        </w:rPr>
        <w:t xml:space="preserve"> – só é atingido quando o construtor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 xml:space="preserve">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xml:space="preserve">, para entrar no modo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Destroyed</w:t>
      </w:r>
      <w:proofErr w:type="spellEnd"/>
      <w:r w:rsidR="00795F18" w:rsidRPr="00D60B8C">
        <w:rPr>
          <w:rFonts w:ascii="Times New Roman" w:hAnsi="Times New Roman"/>
          <w:color w:val="000000" w:themeColor="text1"/>
          <w:sz w:val="24"/>
          <w:szCs w:val="24"/>
        </w:rPr>
        <w:t xml:space="preserve"> – que </w:t>
      </w:r>
      <w:r w:rsidR="00795F18" w:rsidRPr="00D60B8C">
        <w:rPr>
          <w:rFonts w:ascii="Times New Roman" w:hAnsi="Times New Roman"/>
          <w:color w:val="000000" w:themeColor="text1"/>
          <w:sz w:val="24"/>
          <w:szCs w:val="24"/>
        </w:rPr>
        <w:lastRenderedPageBreak/>
        <w:t xml:space="preserve">executa o método </w:t>
      </w:r>
      <w:proofErr w:type="spellStart"/>
      <w:proofErr w:type="gramStart"/>
      <w:r w:rsidR="00795F18" w:rsidRPr="00D60B8C">
        <w:rPr>
          <w:rFonts w:ascii="Times New Roman" w:hAnsi="Times New Roman"/>
          <w:color w:val="000000" w:themeColor="text1"/>
          <w:sz w:val="24"/>
          <w:szCs w:val="24"/>
        </w:rPr>
        <w:t>destroyApp</w:t>
      </w:r>
      <w:proofErr w:type="spellEnd"/>
      <w:proofErr w:type="gramEnd"/>
      <w:r w:rsidR="00795F18" w:rsidRPr="00D60B8C">
        <w:rPr>
          <w:rFonts w:ascii="Times New Roman" w:hAnsi="Times New Roman"/>
          <w:color w:val="000000" w:themeColor="text1"/>
          <w:sz w:val="24"/>
          <w:szCs w:val="24"/>
        </w:rPr>
        <w:t>,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CommandListener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w:t>
      </w:r>
      <w:proofErr w:type="spellStart"/>
      <w:proofErr w:type="gramStart"/>
      <w:r w:rsidRPr="00D60B8C">
        <w:rPr>
          <w:rFonts w:ascii="Times New Roman" w:hAnsi="Times New Roman"/>
          <w:color w:val="000000" w:themeColor="text1"/>
          <w:sz w:val="24"/>
          <w:szCs w:val="24"/>
        </w:rPr>
        <w:t>commandAction</w:t>
      </w:r>
      <w:proofErr w:type="spellEnd"/>
      <w:proofErr w:type="gramEnd"/>
      <w:r w:rsidRPr="00D60B8C">
        <w:rPr>
          <w:rFonts w:ascii="Times New Roman" w:hAnsi="Times New Roman"/>
          <w:color w:val="000000" w:themeColor="text1"/>
          <w:sz w:val="24"/>
          <w:szCs w:val="24"/>
        </w:rPr>
        <w:t xml:space="preserve"> que responde a eventos de seleção do menu da aplicação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Esse objeto </w:t>
      </w:r>
      <w:proofErr w:type="spellStart"/>
      <w:r w:rsidRPr="00D60B8C">
        <w:rPr>
          <w:rFonts w:ascii="Times New Roman" w:hAnsi="Times New Roman"/>
          <w:color w:val="000000" w:themeColor="text1"/>
          <w:sz w:val="24"/>
          <w:szCs w:val="24"/>
        </w:rPr>
        <w:t>Command</w:t>
      </w:r>
      <w:proofErr w:type="spellEnd"/>
      <w:r w:rsidRPr="00D60B8C">
        <w:rPr>
          <w:rFonts w:ascii="Times New Roman" w:hAnsi="Times New Roman"/>
          <w:color w:val="000000" w:themeColor="text1"/>
          <w:sz w:val="24"/>
          <w:szCs w:val="24"/>
        </w:rPr>
        <w:t xml:space="preserve"> é associado e determinado a comando acionado em um dos menus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Através de seu atributo </w:t>
      </w:r>
      <w:proofErr w:type="spellStart"/>
      <w:r w:rsidRPr="00D60B8C">
        <w:rPr>
          <w:rFonts w:ascii="Times New Roman" w:hAnsi="Times New Roman"/>
          <w:color w:val="000000" w:themeColor="text1"/>
          <w:sz w:val="24"/>
          <w:szCs w:val="24"/>
        </w:rPr>
        <w:t>Type</w:t>
      </w:r>
      <w:proofErr w:type="spellEnd"/>
      <w:r w:rsidRPr="00D60B8C">
        <w:rPr>
          <w:rFonts w:ascii="Times New Roman" w:hAnsi="Times New Roman"/>
          <w:color w:val="000000" w:themeColor="text1"/>
          <w:sz w:val="24"/>
          <w:szCs w:val="24"/>
        </w:rPr>
        <w:t xml:space="preserve"> ou </w:t>
      </w:r>
      <w:proofErr w:type="spellStart"/>
      <w:r w:rsidRPr="00D60B8C">
        <w:rPr>
          <w:rFonts w:ascii="Times New Roman" w:hAnsi="Times New Roman"/>
          <w:color w:val="000000" w:themeColor="text1"/>
          <w:sz w:val="24"/>
          <w:szCs w:val="24"/>
        </w:rPr>
        <w:t>Label</w:t>
      </w:r>
      <w:proofErr w:type="spellEnd"/>
      <w:r w:rsidRPr="00D60B8C">
        <w:rPr>
          <w:rFonts w:ascii="Times New Roman" w:hAnsi="Times New Roman"/>
          <w:color w:val="000000" w:themeColor="text1"/>
          <w:sz w:val="24"/>
          <w:szCs w:val="24"/>
        </w:rPr>
        <w:t xml:space="preserve">, permite distinguir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commandAction</w:t>
      </w:r>
      <w:proofErr w:type="spellEnd"/>
      <w:r w:rsidRPr="00D60B8C">
        <w:rPr>
          <w:rFonts w:ascii="Times New Roman" w:hAnsi="Times New Roman"/>
          <w:i/>
          <w:color w:val="000000" w:themeColor="text1"/>
          <w:sz w:val="24"/>
          <w:szCs w:val="24"/>
          <w:lang w:val="en-US"/>
        </w:rPr>
        <w:t>(Command c, Displayable d)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Exit</w:t>
      </w:r>
      <w:proofErr w:type="spellEnd"/>
      <w:r w:rsidRPr="00D60B8C">
        <w:rPr>
          <w:rFonts w:ascii="Times New Roman" w:hAnsi="Times New Roman"/>
          <w:i/>
          <w:color w:val="000000" w:themeColor="text1"/>
          <w:sz w:val="24"/>
          <w:szCs w:val="24"/>
        </w:rPr>
        <w:t xml:space="preserve"> for clicado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w:t>
      </w:r>
      <w:proofErr w:type="spellStart"/>
      <w:proofErr w:type="gramStart"/>
      <w:r w:rsidR="00795F18" w:rsidRPr="00D60B8C">
        <w:rPr>
          <w:rFonts w:ascii="Times New Roman" w:hAnsi="Times New Roman"/>
          <w:i/>
          <w:color w:val="000000" w:themeColor="text1"/>
          <w:sz w:val="24"/>
          <w:szCs w:val="24"/>
          <w:lang w:val="en-US"/>
        </w:rPr>
        <w:t>c.getCommandType</w:t>
      </w:r>
      <w:proofErr w:type="spellEnd"/>
      <w:r w:rsidR="00795F18" w:rsidRPr="00D60B8C">
        <w:rPr>
          <w:rFonts w:ascii="Times New Roman" w:hAnsi="Times New Roman"/>
          <w:i/>
          <w:color w:val="000000" w:themeColor="text1"/>
          <w:sz w:val="24"/>
          <w:szCs w:val="24"/>
          <w:lang w:val="en-US"/>
        </w:rPr>
        <w:t>(</w:t>
      </w:r>
      <w:proofErr w:type="gramEnd"/>
      <w:r w:rsidR="00795F18" w:rsidRPr="00D60B8C">
        <w:rPr>
          <w:rFonts w:ascii="Times New Roman" w:hAnsi="Times New Roman"/>
          <w:i/>
          <w:color w:val="000000" w:themeColor="text1"/>
          <w:sz w:val="24"/>
          <w:szCs w:val="24"/>
          <w:lang w:val="en-US"/>
        </w:rPr>
        <w:t xml:space="preserve">) == </w:t>
      </w:r>
      <w:proofErr w:type="spellStart"/>
      <w:r w:rsidR="00795F18" w:rsidRPr="00D60B8C">
        <w:rPr>
          <w:rFonts w:ascii="Times New Roman" w:hAnsi="Times New Roman"/>
          <w:i/>
          <w:color w:val="000000" w:themeColor="text1"/>
          <w:sz w:val="24"/>
          <w:szCs w:val="24"/>
          <w:lang w:val="en-US"/>
        </w:rPr>
        <w:t>Command.EXIT</w:t>
      </w:r>
      <w:proofErr w:type="spellEnd"/>
      <w:r w:rsidR="00795F18"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a janela for </w:t>
      </w:r>
      <w:proofErr w:type="gramStart"/>
      <w:r w:rsidRPr="00D60B8C">
        <w:rPr>
          <w:rFonts w:ascii="Times New Roman" w:hAnsi="Times New Roman"/>
          <w:i/>
          <w:color w:val="000000" w:themeColor="text1"/>
          <w:sz w:val="24"/>
          <w:szCs w:val="24"/>
        </w:rPr>
        <w:t>a</w:t>
      </w:r>
      <w:proofErr w:type="gramEnd"/>
      <w:r w:rsidRPr="00D60B8C">
        <w:rPr>
          <w:rFonts w:ascii="Times New Roman" w:hAnsi="Times New Roman"/>
          <w:i/>
          <w:color w:val="000000" w:themeColor="text1"/>
          <w:sz w:val="24"/>
          <w:szCs w:val="24"/>
        </w:rPr>
        <w:t xml:space="preserve"> principal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w:t>
      </w:r>
      <w:proofErr w:type="spellStart"/>
      <w:proofErr w:type="gramStart"/>
      <w:r w:rsidR="00795F18" w:rsidRPr="00D60B8C">
        <w:rPr>
          <w:rFonts w:ascii="Times New Roman" w:hAnsi="Times New Roman"/>
          <w:i/>
          <w:color w:val="000000" w:themeColor="text1"/>
          <w:sz w:val="24"/>
          <w:szCs w:val="24"/>
        </w:rPr>
        <w:t>mainScreen</w:t>
      </w:r>
      <w:proofErr w:type="spellEnd"/>
      <w:proofErr w:type="gramEnd"/>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 xml:space="preserve"> for acionado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w:t>
      </w:r>
      <w:proofErr w:type="spellStart"/>
      <w:r w:rsidR="00795F18" w:rsidRPr="00D60B8C">
        <w:rPr>
          <w:rFonts w:ascii="Times New Roman" w:hAnsi="Times New Roman"/>
          <w:i/>
          <w:color w:val="000000" w:themeColor="text1"/>
          <w:sz w:val="24"/>
          <w:szCs w:val="24"/>
        </w:rPr>
        <w:t>c.</w:t>
      </w:r>
      <w:proofErr w:type="gramStart"/>
      <w:r w:rsidR="00795F18" w:rsidRPr="00D60B8C">
        <w:rPr>
          <w:rFonts w:ascii="Times New Roman" w:hAnsi="Times New Roman"/>
          <w:i/>
          <w:color w:val="000000" w:themeColor="text1"/>
          <w:sz w:val="24"/>
          <w:szCs w:val="24"/>
        </w:rPr>
        <w:t>getLabel</w:t>
      </w:r>
      <w:proofErr w:type="spellEnd"/>
      <w:proofErr w:type="gramEnd"/>
      <w:r w:rsidR="00795F18" w:rsidRPr="00D60B8C">
        <w:rPr>
          <w:rFonts w:ascii="Times New Roman" w:hAnsi="Times New Roman"/>
          <w:i/>
          <w:color w:val="000000" w:themeColor="text1"/>
          <w:sz w:val="24"/>
          <w:szCs w:val="24"/>
        </w:rPr>
        <w:t xml:space="preserve">() == </w:t>
      </w:r>
      <w:r w:rsidRPr="00D60B8C">
        <w:rPr>
          <w:rFonts w:ascii="Times New Roman" w:hAnsi="Times New Roman"/>
          <w:i/>
          <w:color w:val="000000" w:themeColor="text1"/>
          <w:sz w:val="24"/>
          <w:szCs w:val="24"/>
        </w:rPr>
        <w:t>“</w:t>
      </w:r>
      <w:proofErr w:type="spellStart"/>
      <w:r w:rsidR="00795F18"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Config</w:t>
      </w:r>
      <w:proofErr w:type="spellEnd"/>
      <w:r w:rsidRPr="00D60B8C">
        <w:rPr>
          <w:rFonts w:ascii="Times New Roman" w:hAnsi="Times New Roman"/>
          <w:i/>
          <w:color w:val="000000" w:themeColor="text1"/>
          <w:sz w:val="24"/>
          <w:szCs w:val="24"/>
        </w:rPr>
        <w:t xml:space="preserve"> for acionado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c.getLabel</w:t>
      </w:r>
      <w:proofErr w:type="spellEnd"/>
      <w:r w:rsidRPr="00D60B8C">
        <w:rPr>
          <w:rFonts w:ascii="Times New Roman" w:hAnsi="Times New Roman"/>
          <w:i/>
          <w:color w:val="000000" w:themeColor="text1"/>
          <w:sz w:val="24"/>
          <w:szCs w:val="24"/>
          <w:lang w:val="en-US"/>
        </w:rPr>
        <w:t xml:space="preserve">() == </w:t>
      </w:r>
      <w:r w:rsidR="005A6FE7"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Config</w:t>
      </w:r>
      <w:proofErr w:type="spellEnd"/>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MessageListener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Essa interface faz parte do pacote de extensão Java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gramEnd"/>
      <w:r w:rsidRPr="00D60B8C">
        <w:rPr>
          <w:rFonts w:ascii="Times New Roman" w:hAnsi="Times New Roman"/>
          <w:color w:val="000000" w:themeColor="text1"/>
          <w:sz w:val="24"/>
          <w:szCs w:val="24"/>
        </w:rPr>
        <w:t>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w:t>
      </w:r>
      <w:proofErr w:type="spellStart"/>
      <w:proofErr w:type="gramStart"/>
      <w:r w:rsidRPr="00D60B8C">
        <w:rPr>
          <w:rFonts w:ascii="Times New Roman" w:hAnsi="Times New Roman"/>
          <w:color w:val="000000" w:themeColor="text1"/>
          <w:sz w:val="24"/>
          <w:szCs w:val="24"/>
        </w:rPr>
        <w:t>notifyIncomingMessage</w:t>
      </w:r>
      <w:proofErr w:type="spellEnd"/>
      <w:proofErr w:type="gramEnd"/>
      <w:r w:rsidRPr="00D60B8C">
        <w:rPr>
          <w:rFonts w:ascii="Times New Roman" w:hAnsi="Times New Roman"/>
          <w:color w:val="000000" w:themeColor="text1"/>
          <w:sz w:val="24"/>
          <w:szCs w:val="24"/>
        </w:rPr>
        <w:t>.</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notifyIncomingMessage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MessageConnection</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conn</w:t>
      </w:r>
      <w:proofErr w:type="spellEnd"/>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aMess</w:t>
      </w:r>
      <w:proofErr w:type="spellEnd"/>
      <w:r w:rsidRPr="00D60B8C">
        <w:rPr>
          <w:rFonts w:ascii="Times New Roman" w:hAnsi="Times New Roman"/>
          <w:i/>
          <w:color w:val="000000" w:themeColor="text1"/>
          <w:sz w:val="24"/>
          <w:szCs w:val="24"/>
          <w:lang w:val="en-US"/>
        </w:rPr>
        <w:t xml:space="preserve"> = (</w:t>
      </w: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proofErr w:type="gramStart"/>
      <w:r w:rsidRPr="00D60B8C">
        <w:rPr>
          <w:rFonts w:ascii="Times New Roman" w:hAnsi="Times New Roman"/>
          <w:i/>
          <w:color w:val="000000" w:themeColor="text1"/>
          <w:sz w:val="24"/>
          <w:szCs w:val="24"/>
          <w:lang w:val="en-US"/>
        </w:rPr>
        <w:t>conn.receive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xml:space="preserve">() + "MSG </w:t>
      </w:r>
      <w:proofErr w:type="spellStart"/>
      <w:r w:rsidRPr="00D60B8C">
        <w:rPr>
          <w:rFonts w:ascii="Times New Roman" w:hAnsi="Times New Roman"/>
          <w:i/>
          <w:color w:val="000000" w:themeColor="text1"/>
          <w:sz w:val="24"/>
          <w:szCs w:val="24"/>
          <w:lang w:val="en-US"/>
        </w:rPr>
        <w:t>rcv</w:t>
      </w:r>
      <w:proofErr w:type="spellEnd"/>
      <w:r w:rsidRPr="00D60B8C">
        <w:rPr>
          <w:rFonts w:ascii="Times New Roman" w:hAnsi="Times New Roman"/>
          <w:i/>
          <w:color w:val="000000" w:themeColor="text1"/>
          <w:sz w:val="24"/>
          <w:szCs w:val="24"/>
          <w:lang w:val="en-US"/>
        </w:rPr>
        <w:t>:&gt;"+</w:t>
      </w:r>
      <w:proofErr w:type="spellStart"/>
      <w:r w:rsidRPr="00D60B8C">
        <w:rPr>
          <w:rFonts w:ascii="Times New Roman" w:hAnsi="Times New Roman"/>
          <w:i/>
          <w:color w:val="000000" w:themeColor="text1"/>
          <w:sz w:val="24"/>
          <w:szCs w:val="24"/>
          <w:lang w:val="en-US"/>
        </w:rPr>
        <w:t>aMess.getPayloadText</w:t>
      </w:r>
      <w:proofErr w:type="spellEnd"/>
      <w:r w:rsidRPr="00D60B8C">
        <w:rPr>
          <w:rFonts w:ascii="Times New Roman" w:hAnsi="Times New Roman"/>
          <w:i/>
          <w:color w:val="000000" w:themeColor="text1"/>
          <w:sz w:val="24"/>
          <w:szCs w:val="24"/>
          <w:lang w:val="en-US"/>
        </w:rPr>
        <w:t>()+"&lt;\n");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java.lang.SecurityException</w:t>
      </w:r>
      <w:proofErr w:type="spellEnd"/>
      <w:r w:rsidRPr="00D60B8C">
        <w:rPr>
          <w:rFonts w:ascii="Times New Roman" w:hAnsi="Times New Roman"/>
          <w:i/>
          <w:color w:val="000000" w:themeColor="text1"/>
          <w:sz w:val="24"/>
          <w:szCs w:val="24"/>
          <w:lang w:val="en-US"/>
        </w:rPr>
        <w:t xml:space="preserve">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Permission refused to receive SMS\n");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(Exception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Problem while receiving message\n");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lastRenderedPageBreak/>
        <w:t>PushRegistry</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Uma aplicação chamada </w:t>
      </w:r>
      <w:proofErr w:type="spellStart"/>
      <w:r w:rsidRPr="00D60B8C">
        <w:rPr>
          <w:rFonts w:ascii="Times New Roman" w:hAnsi="Times New Roman"/>
          <w:color w:val="000000" w:themeColor="text1"/>
          <w:sz w:val="24"/>
          <w:szCs w:val="24"/>
        </w:rPr>
        <w:t>A.M.S</w:t>
      </w:r>
      <w:r w:rsidR="000434BF">
        <w:rPr>
          <w:rFonts w:ascii="Times New Roman" w:hAnsi="Times New Roman"/>
          <w:color w:val="000000" w:themeColor="text1"/>
          <w:sz w:val="24"/>
          <w:szCs w:val="24"/>
        </w:rPr>
        <w:t>.</w:t>
      </w:r>
      <w:proofErr w:type="spellEnd"/>
      <w:r w:rsidRPr="00D60B8C">
        <w:rPr>
          <w:rFonts w:ascii="Times New Roman" w:hAnsi="Times New Roman"/>
          <w:color w:val="000000" w:themeColor="text1"/>
          <w:sz w:val="24"/>
          <w:szCs w:val="24"/>
        </w:rPr>
        <w:t xml:space="preserve"> que define os estados e transições do ciclo de vida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Só há uma maneira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recurso é possível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 xml:space="preserve">ncia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w:t>
      </w:r>
      <w:proofErr w:type="spellStart"/>
      <w:proofErr w:type="gramStart"/>
      <w:r w:rsidRPr="00D60B8C">
        <w:rPr>
          <w:rFonts w:ascii="Times New Roman" w:hAnsi="Times New Roman"/>
          <w:color w:val="000000" w:themeColor="text1"/>
          <w:sz w:val="24"/>
          <w:szCs w:val="24"/>
        </w:rPr>
        <w:t>MIDlet</w:t>
      </w:r>
      <w:proofErr w:type="gramEnd"/>
      <w:r w:rsidRPr="00D60B8C">
        <w:rPr>
          <w:rFonts w:ascii="Times New Roman" w:hAnsi="Times New Roman"/>
          <w:color w:val="000000" w:themeColor="text1"/>
          <w:sz w:val="24"/>
          <w:szCs w:val="24"/>
        </w:rPr>
        <w:t>-Push</w:t>
      </w:r>
      <w:proofErr w:type="spellEnd"/>
      <w:r w:rsidRPr="00D60B8C">
        <w:rPr>
          <w:rFonts w:ascii="Times New Roman" w:hAnsi="Times New Roman"/>
          <w:color w:val="000000" w:themeColor="text1"/>
          <w:sz w:val="24"/>
          <w:szCs w:val="24"/>
        </w:rPr>
        <w:t xml:space="preserve">-1: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://:16555,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w:t>
      </w:r>
      <w:proofErr w:type="spellStart"/>
      <w:proofErr w:type="gramStart"/>
      <w:r w:rsidRPr="00D60B8C">
        <w:rPr>
          <w:rFonts w:ascii="Times New Roman" w:hAnsi="Times New Roman"/>
          <w:color w:val="000000" w:themeColor="text1"/>
          <w:sz w:val="24"/>
          <w:szCs w:val="24"/>
        </w:rPr>
        <w:t>listConnection</w:t>
      </w:r>
      <w:proofErr w:type="spellEnd"/>
      <w:proofErr w:type="gramEnd"/>
      <w:r w:rsidRPr="00D60B8C">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proofErr w:type="spellStart"/>
      <w:r w:rsidR="00456EF7" w:rsidRPr="00456EF7">
        <w:rPr>
          <w:rFonts w:ascii="Times New Roman" w:hAnsi="Times New Roman"/>
          <w:i/>
          <w:color w:val="000000" w:themeColor="text1"/>
          <w:sz w:val="24"/>
          <w:szCs w:val="24"/>
        </w:rPr>
        <w:t>false</w:t>
      </w:r>
      <w:proofErr w:type="spellEnd"/>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proofErr w:type="spellStart"/>
      <w:r w:rsidRPr="00456EF7">
        <w:rPr>
          <w:rFonts w:ascii="Times New Roman" w:hAnsi="Times New Roman"/>
          <w:i/>
          <w:color w:val="000000" w:themeColor="text1"/>
          <w:sz w:val="24"/>
          <w:szCs w:val="24"/>
        </w:rPr>
        <w:t>true</w:t>
      </w:r>
      <w:proofErr w:type="spellEnd"/>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String </w:t>
      </w: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O parâmetro </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 xml:space="preserve"> indica que são conexões que aguardam por algum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if</w:t>
      </w:r>
      <w:proofErr w:type="spellEnd"/>
      <w:proofErr w:type="gramEnd"/>
      <w:r w:rsidRPr="00D60B8C">
        <w:rPr>
          <w:rFonts w:ascii="Times New Roman" w:hAnsi="Times New Roman"/>
          <w:i/>
          <w:color w:val="000000" w:themeColor="text1"/>
          <w:sz w:val="24"/>
          <w:szCs w:val="24"/>
        </w:rPr>
        <w:t xml:space="preserve"> (connections.</w:t>
      </w:r>
      <w:proofErr w:type="spellStart"/>
      <w:r w:rsidRPr="00D60B8C">
        <w:rPr>
          <w:rFonts w:ascii="Times New Roman" w:hAnsi="Times New Roman"/>
          <w:i/>
          <w:color w:val="000000" w:themeColor="text1"/>
          <w:sz w:val="24"/>
          <w:szCs w:val="24"/>
        </w:rPr>
        <w:t>length</w:t>
      </w:r>
      <w:proofErr w:type="spellEnd"/>
      <w:r w:rsidRPr="00D60B8C">
        <w:rPr>
          <w:rFonts w:ascii="Times New Roman" w:hAnsi="Times New Roman"/>
          <w:i/>
          <w:color w:val="000000" w:themeColor="text1"/>
          <w:sz w:val="24"/>
          <w:szCs w:val="24"/>
        </w:rPr>
        <w:t xml:space="preserve">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else</w:t>
      </w:r>
      <w:proofErr w:type="spellEnd"/>
      <w:proofErr w:type="gramEnd"/>
      <w:r w:rsidRPr="00D60B8C">
        <w:rPr>
          <w:rFonts w:ascii="Times New Roman" w:hAnsi="Times New Roman"/>
          <w:i/>
          <w:color w:val="000000" w:themeColor="text1"/>
          <w:sz w:val="24"/>
          <w:szCs w:val="24"/>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estão aguardando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false</w:t>
      </w:r>
      <w:proofErr w:type="spell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aguardam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RecordStore</w:t>
      </w:r>
      <w:proofErr w:type="spellEnd"/>
      <w:proofErr w:type="gramEnd"/>
      <w:r w:rsidRPr="00D60B8C">
        <w:rPr>
          <w:rFonts w:ascii="Times New Roman" w:hAnsi="Times New Roman" w:cs="Times New Roman"/>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proofErr w:type="gramStart"/>
      <w:r w:rsidR="006B7687" w:rsidRPr="00456EF7">
        <w:rPr>
          <w:rFonts w:ascii="Times New Roman" w:hAnsi="Times New Roman"/>
          <w:i/>
          <w:color w:val="000000" w:themeColor="text1"/>
          <w:sz w:val="24"/>
          <w:szCs w:val="24"/>
        </w:rPr>
        <w:t>Record</w:t>
      </w:r>
      <w:proofErr w:type="gramEnd"/>
      <w:r w:rsidR="006B7687" w:rsidRPr="00456EF7">
        <w:rPr>
          <w:rFonts w:ascii="Times New Roman" w:hAnsi="Times New Roman"/>
          <w:i/>
          <w:color w:val="000000" w:themeColor="text1"/>
          <w:sz w:val="24"/>
          <w:szCs w:val="24"/>
        </w:rPr>
        <w:t xml:space="preserve"> Management </w:t>
      </w:r>
      <w:proofErr w:type="spellStart"/>
      <w:r w:rsidR="006B7687" w:rsidRPr="00456EF7">
        <w:rPr>
          <w:rFonts w:ascii="Times New Roman" w:hAnsi="Times New Roman"/>
          <w:i/>
          <w:color w:val="000000" w:themeColor="text1"/>
          <w:sz w:val="24"/>
          <w:szCs w:val="24"/>
        </w:rPr>
        <w:t>Store</w:t>
      </w:r>
      <w:proofErr w:type="spellEnd"/>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 xml:space="preserve">da classe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spellStart"/>
      <w:proofErr w:type="gramEnd"/>
      <w:r w:rsidRPr="00D60B8C">
        <w:rPr>
          <w:rFonts w:ascii="Times New Roman" w:hAnsi="Times New Roman"/>
          <w:color w:val="000000" w:themeColor="text1"/>
          <w:sz w:val="24"/>
          <w:szCs w:val="24"/>
        </w:rPr>
        <w:t>microedition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rms</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//Abre e ativa um novo </w:t>
      </w:r>
      <w:proofErr w:type="spellStart"/>
      <w:proofErr w:type="gramStart"/>
      <w:r w:rsidRPr="00D60B8C">
        <w:rPr>
          <w:rFonts w:ascii="Times New Roman" w:hAnsi="Times New Roman"/>
          <w:i/>
          <w:color w:val="000000" w:themeColor="text1"/>
          <w:sz w:val="24"/>
          <w:szCs w:val="24"/>
        </w:rPr>
        <w:t>RecordStore</w:t>
      </w:r>
      <w:proofErr w:type="spellEnd"/>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RecordStore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rs</w:t>
      </w:r>
      <w:proofErr w:type="spellEnd"/>
      <w:r w:rsidRPr="00D60B8C">
        <w:rPr>
          <w:rFonts w:ascii="Times New Roman" w:hAnsi="Times New Roman"/>
          <w:i/>
          <w:color w:val="000000" w:themeColor="text1"/>
          <w:sz w:val="24"/>
          <w:szCs w:val="24"/>
          <w:lang w:val="en-US"/>
        </w:rPr>
        <w:t xml:space="preserve"> = </w:t>
      </w:r>
      <w:proofErr w:type="spellStart"/>
      <w:proofErr w:type="gram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MyAppointments",true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//Fecha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já aberto.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//Remove um </w:t>
      </w:r>
      <w:proofErr w:type="spellStart"/>
      <w:r w:rsidRPr="00D60B8C">
        <w:rPr>
          <w:rFonts w:ascii="Times New Roman" w:hAnsi="Times New Roman"/>
          <w:i/>
          <w:color w:val="000000" w:themeColor="text1"/>
          <w:sz w:val="24"/>
          <w:szCs w:val="24"/>
          <w:lang w:val="en-US"/>
        </w:rPr>
        <w:t>RecordStore</w:t>
      </w:r>
      <w:proofErr w:type="spellEnd"/>
    </w:p>
    <w:p w:rsidR="00795F18" w:rsidRPr="00CD1B27"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CD1B27">
        <w:rPr>
          <w:rFonts w:ascii="Times New Roman" w:hAnsi="Times New Roman"/>
          <w:i/>
          <w:color w:val="000000" w:themeColor="text1"/>
          <w:sz w:val="24"/>
          <w:szCs w:val="24"/>
          <w:lang w:val="en-US"/>
        </w:rPr>
        <w:t>RecordStore.deleteRecordStore</w:t>
      </w:r>
      <w:proofErr w:type="spellEnd"/>
      <w:r w:rsidRPr="00CD1B27">
        <w:rPr>
          <w:rFonts w:ascii="Times New Roman" w:hAnsi="Times New Roman"/>
          <w:i/>
          <w:color w:val="000000" w:themeColor="text1"/>
          <w:sz w:val="24"/>
          <w:szCs w:val="24"/>
          <w:lang w:val="en-US"/>
        </w:rPr>
        <w:t>(</w:t>
      </w:r>
      <w:proofErr w:type="gramEnd"/>
      <w:r w:rsidRPr="00CD1B27">
        <w:rPr>
          <w:rFonts w:ascii="Times New Roman" w:hAnsi="Times New Roman"/>
          <w:i/>
          <w:color w:val="000000" w:themeColor="text1"/>
          <w:sz w:val="24"/>
          <w:szCs w:val="24"/>
          <w:lang w:val="en-US"/>
        </w:rPr>
        <w:t>"</w:t>
      </w:r>
      <w:proofErr w:type="spellStart"/>
      <w:r w:rsidRPr="00CD1B27">
        <w:rPr>
          <w:rFonts w:ascii="Times New Roman" w:hAnsi="Times New Roman"/>
          <w:i/>
          <w:color w:val="000000" w:themeColor="text1"/>
          <w:sz w:val="24"/>
          <w:szCs w:val="24"/>
          <w:lang w:val="en-US"/>
        </w:rPr>
        <w:t>MyAppointments</w:t>
      </w:r>
      <w:proofErr w:type="spellEnd"/>
      <w:r w:rsidRPr="00CD1B27">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//Guarda uma nova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byte</w:t>
      </w:r>
      <w:proofErr w:type="gramEnd"/>
      <w:r w:rsidRPr="00D60B8C">
        <w:rPr>
          <w:rFonts w:ascii="Times New Roman" w:hAnsi="Times New Roman"/>
          <w:i/>
          <w:color w:val="000000" w:themeColor="text1"/>
          <w:sz w:val="24"/>
          <w:szCs w:val="24"/>
          <w:lang w:val="en-US"/>
        </w:rPr>
        <w:t xml:space="preserve"> bytes[] = </w:t>
      </w:r>
      <w:proofErr w:type="spellStart"/>
      <w:r w:rsidRPr="00D60B8C">
        <w:rPr>
          <w:rFonts w:ascii="Times New Roman" w:hAnsi="Times New Roman"/>
          <w:i/>
          <w:color w:val="000000" w:themeColor="text1"/>
          <w:sz w:val="24"/>
          <w:szCs w:val="24"/>
          <w:lang w:val="en-US"/>
        </w:rPr>
        <w:t>appt.getBytes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bytes,0,bytes.length);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//Atualiza o valor da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número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String </w:t>
      </w:r>
      <w:proofErr w:type="spellStart"/>
      <w:r w:rsidRPr="00D60B8C">
        <w:rPr>
          <w:rFonts w:ascii="Times New Roman" w:hAnsi="Times New Roman"/>
          <w:i/>
          <w:color w:val="000000" w:themeColor="text1"/>
          <w:sz w:val="24"/>
          <w:szCs w:val="24"/>
          <w:lang w:val="en-US"/>
        </w:rPr>
        <w:t>newappt</w:t>
      </w:r>
      <w:proofErr w:type="spellEnd"/>
      <w:r w:rsidRPr="00D60B8C">
        <w:rPr>
          <w:rFonts w:ascii="Times New Roman" w:hAnsi="Times New Roman"/>
          <w:i/>
          <w:color w:val="000000" w:themeColor="text1"/>
          <w:sz w:val="24"/>
          <w:szCs w:val="24"/>
          <w:lang w:val="en-US"/>
        </w:rPr>
        <w:t xml:space="preserve"> = "update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Byte data = </w:t>
      </w:r>
      <w:proofErr w:type="spellStart"/>
      <w:proofErr w:type="gramStart"/>
      <w:r w:rsidRPr="00D60B8C">
        <w:rPr>
          <w:rFonts w:ascii="Times New Roman" w:hAnsi="Times New Roman"/>
          <w:i/>
          <w:color w:val="000000" w:themeColor="text1"/>
          <w:sz w:val="24"/>
          <w:szCs w:val="24"/>
          <w:lang w:val="en-US"/>
        </w:rPr>
        <w:t>newappt.getBytes</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xml:space="preserve">1, data, 0, </w:t>
      </w:r>
      <w:proofErr w:type="spellStart"/>
      <w:r w:rsidRPr="00D60B8C">
        <w:rPr>
          <w:rFonts w:ascii="Times New Roman" w:hAnsi="Times New Roman"/>
          <w:i/>
          <w:color w:val="000000" w:themeColor="text1"/>
          <w:sz w:val="24"/>
          <w:szCs w:val="24"/>
          <w:lang w:val="en-US"/>
        </w:rPr>
        <w:t>data.length</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//Remove um determinado valor do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1 </w:t>
      </w:r>
      <w:proofErr w:type="spellStart"/>
      <w:r w:rsidRPr="00D60B8C">
        <w:rPr>
          <w:rFonts w:ascii="Times New Roman" w:hAnsi="Times New Roman"/>
          <w:i/>
          <w:color w:val="000000" w:themeColor="text1"/>
          <w:sz w:val="24"/>
          <w:szCs w:val="24"/>
        </w:rPr>
        <w:t>rs.deleteRecord</w:t>
      </w:r>
      <w:proofErr w:type="spellEnd"/>
      <w:r w:rsidRPr="00D60B8C">
        <w:rPr>
          <w:rFonts w:ascii="Times New Roman" w:hAnsi="Times New Roman"/>
          <w:i/>
          <w:color w:val="000000" w:themeColor="text1"/>
          <w:sz w:val="24"/>
          <w:szCs w:val="24"/>
        </w:rPr>
        <w:t>(1);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inicialmente a abertura do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através do método  </w:t>
      </w:r>
      <w:proofErr w:type="spellStart"/>
      <w:r w:rsidRPr="00D60B8C">
        <w:rPr>
          <w:rFonts w:ascii="Times New Roman" w:hAnsi="Times New Roman"/>
          <w:color w:val="000000" w:themeColor="text1"/>
          <w:sz w:val="24"/>
          <w:szCs w:val="24"/>
        </w:rPr>
        <w:t>openRecordStore</w:t>
      </w:r>
      <w:proofErr w:type="spellEnd"/>
      <w:r w:rsidRPr="00D60B8C">
        <w:rPr>
          <w:rFonts w:ascii="Times New Roman" w:hAnsi="Times New Roman"/>
          <w:color w:val="000000" w:themeColor="text1"/>
          <w:sz w:val="24"/>
          <w:szCs w:val="24"/>
        </w:rPr>
        <w:t xml:space="preserve"> de nome ”</w:t>
      </w:r>
      <w:proofErr w:type="spellStart"/>
      <w:r w:rsidRPr="00D60B8C">
        <w:rPr>
          <w:rFonts w:ascii="Times New Roman" w:hAnsi="Times New Roman"/>
          <w:color w:val="000000" w:themeColor="text1"/>
          <w:sz w:val="24"/>
          <w:szCs w:val="24"/>
        </w:rPr>
        <w:t>myRecord</w:t>
      </w:r>
      <w:proofErr w:type="spellEnd"/>
      <w:r w:rsidRPr="00D60B8C">
        <w:rPr>
          <w:rFonts w:ascii="Times New Roman" w:hAnsi="Times New Roman"/>
          <w:color w:val="000000" w:themeColor="text1"/>
          <w:sz w:val="24"/>
          <w:szCs w:val="24"/>
        </w:rPr>
        <w:t>”, e em seguid</w:t>
      </w:r>
      <w:r w:rsidR="006B7687" w:rsidRPr="00D60B8C">
        <w:rPr>
          <w:rFonts w:ascii="Times New Roman" w:hAnsi="Times New Roman"/>
          <w:color w:val="000000" w:themeColor="text1"/>
          <w:sz w:val="24"/>
          <w:szCs w:val="24"/>
        </w:rPr>
        <w:t xml:space="preserve">a a atribuição dos </w:t>
      </w:r>
      <w:proofErr w:type="spellStart"/>
      <w:r w:rsidR="006B7687" w:rsidRPr="00456EF7">
        <w:rPr>
          <w:rFonts w:ascii="Times New Roman" w:hAnsi="Times New Roman"/>
          <w:i/>
          <w:color w:val="000000" w:themeColor="text1"/>
          <w:sz w:val="24"/>
          <w:szCs w:val="24"/>
        </w:rPr>
        <w:t>records</w:t>
      </w:r>
      <w:proofErr w:type="spellEnd"/>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 xml:space="preserve">mero 1 e 2 em vetores de bytes, através do método </w:t>
      </w:r>
      <w:proofErr w:type="spellStart"/>
      <w:r w:rsidRPr="00D60B8C">
        <w:rPr>
          <w:rFonts w:ascii="Times New Roman" w:hAnsi="Times New Roman"/>
          <w:color w:val="000000" w:themeColor="text1"/>
          <w:sz w:val="24"/>
          <w:szCs w:val="24"/>
        </w:rPr>
        <w:t>getRecord</w:t>
      </w:r>
      <w:proofErr w:type="spellEnd"/>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Abre</w:t>
      </w:r>
      <w:proofErr w:type="spellEnd"/>
      <w:r w:rsidRPr="00D60B8C">
        <w:rPr>
          <w:rFonts w:ascii="Times New Roman" w:hAnsi="Times New Roman"/>
          <w:i/>
          <w:color w:val="000000" w:themeColor="text1"/>
          <w:sz w:val="24"/>
          <w:szCs w:val="24"/>
          <w:lang w:val="en-US"/>
        </w:rPr>
        <w:t xml:space="preserve"> o RMS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myRecord",true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(1);</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(2);</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 xml:space="preserve">x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String(b1)); //Valor X</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y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String(b2)); // Valor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B91B42"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B91B42">
        <w:rPr>
          <w:rFonts w:ascii="Times New Roman" w:hAnsi="Times New Roman"/>
          <w:i/>
          <w:color w:val="000000" w:themeColor="text1"/>
          <w:sz w:val="24"/>
          <w:szCs w:val="24"/>
        </w:rPr>
        <w:t>System.</w:t>
      </w:r>
      <w:proofErr w:type="spellStart"/>
      <w:proofErr w:type="gramEnd"/>
      <w:r w:rsidRPr="00B91B42">
        <w:rPr>
          <w:rFonts w:ascii="Times New Roman" w:hAnsi="Times New Roman"/>
          <w:i/>
          <w:color w:val="000000" w:themeColor="text1"/>
          <w:sz w:val="24"/>
          <w:szCs w:val="24"/>
        </w:rPr>
        <w:t>out.println</w:t>
      </w:r>
      <w:proofErr w:type="spellEnd"/>
      <w:r w:rsidRPr="00B91B42">
        <w:rPr>
          <w:rFonts w:ascii="Times New Roman" w:hAnsi="Times New Roman"/>
          <w:i/>
          <w:color w:val="000000" w:themeColor="text1"/>
          <w:sz w:val="24"/>
          <w:szCs w:val="24"/>
        </w:rPr>
        <w:t>(e);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guardar novamente os valores x e y no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utiliza-se métodos </w:t>
      </w:r>
      <w:proofErr w:type="spellStart"/>
      <w:r w:rsidRPr="00D60B8C">
        <w:rPr>
          <w:rFonts w:ascii="Times New Roman" w:hAnsi="Times New Roman"/>
          <w:color w:val="000000" w:themeColor="text1"/>
          <w:sz w:val="24"/>
          <w:szCs w:val="24"/>
        </w:rPr>
        <w:t>addRecord</w:t>
      </w:r>
      <w:proofErr w:type="spellEnd"/>
      <w:r w:rsidRPr="00D60B8C">
        <w:rPr>
          <w:rFonts w:ascii="Times New Roman" w:hAnsi="Times New Roman"/>
          <w:color w:val="000000" w:themeColor="text1"/>
          <w:sz w:val="24"/>
          <w:szCs w:val="24"/>
        </w:rPr>
        <w:t xml:space="preserve">, caso o registro não tenha sido criado anteriormente, e </w:t>
      </w:r>
      <w:proofErr w:type="spellStart"/>
      <w:r w:rsidRPr="00D60B8C">
        <w:rPr>
          <w:rFonts w:ascii="Times New Roman" w:hAnsi="Times New Roman"/>
          <w:color w:val="000000" w:themeColor="text1"/>
          <w:sz w:val="24"/>
          <w:szCs w:val="24"/>
        </w:rPr>
        <w:t>setRecord</w:t>
      </w:r>
      <w:proofErr w:type="spellEnd"/>
      <w:r w:rsidRPr="00D60B8C">
        <w:rPr>
          <w:rFonts w:ascii="Times New Roman" w:hAnsi="Times New Roman"/>
          <w:color w:val="000000" w:themeColor="text1"/>
          <w:sz w:val="24"/>
          <w:szCs w:val="24"/>
        </w:rPr>
        <w:t>,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myRecord",false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(""+x).</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(""+y).</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1, 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2, 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 </w:t>
      </w: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System.</w:t>
      </w:r>
      <w:proofErr w:type="spellStart"/>
      <w:proofErr w:type="gramEnd"/>
      <w:r w:rsidRPr="00D60B8C">
        <w:rPr>
          <w:rFonts w:ascii="Times New Roman" w:hAnsi="Times New Roman"/>
          <w:i/>
          <w:color w:val="000000" w:themeColor="text1"/>
          <w:sz w:val="24"/>
          <w:szCs w:val="24"/>
        </w:rPr>
        <w:t>out.println</w:t>
      </w:r>
      <w:proofErr w:type="spellEnd"/>
      <w:r w:rsidRPr="00D60B8C">
        <w:rPr>
          <w:rFonts w:ascii="Times New Roman" w:hAnsi="Times New Roman"/>
          <w:i/>
          <w:color w:val="000000" w:themeColor="text1"/>
          <w:sz w:val="24"/>
          <w:szCs w:val="24"/>
        </w:rPr>
        <w:t>(e);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77796931"/>
      <w:r w:rsidRPr="00D60B8C">
        <w:rPr>
          <w:rFonts w:ascii="Times New Roman" w:hAnsi="Times New Roman" w:cs="Times New Roman"/>
          <w:b/>
          <w:color w:val="000000" w:themeColor="text1"/>
          <w:sz w:val="24"/>
          <w:szCs w:val="24"/>
        </w:rPr>
        <w:t>Execução.</w:t>
      </w:r>
      <w:bookmarkEnd w:id="13"/>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Deve-se executar, inicialmente, a aplicação </w:t>
      </w:r>
      <w:proofErr w:type="spellStart"/>
      <w:proofErr w:type="gramStart"/>
      <w:r w:rsidRPr="00D60B8C">
        <w:rPr>
          <w:rFonts w:ascii="Times New Roman" w:hAnsi="Times New Roman"/>
          <w:color w:val="000000" w:themeColor="text1"/>
          <w:sz w:val="24"/>
          <w:szCs w:val="24"/>
        </w:rPr>
        <w:t>ReceptorSMS</w:t>
      </w:r>
      <w:proofErr w:type="spellEnd"/>
      <w:proofErr w:type="gramEnd"/>
      <w:r w:rsidRPr="00D60B8C">
        <w:rPr>
          <w:rFonts w:ascii="Times New Roman" w:hAnsi="Times New Roman"/>
          <w:color w:val="000000" w:themeColor="text1"/>
          <w:sz w:val="24"/>
          <w:szCs w:val="24"/>
        </w:rPr>
        <w:t xml:space="preserve">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outro aparelho celular deve executar a aplicação </w:t>
      </w:r>
      <w:proofErr w:type="spellStart"/>
      <w:proofErr w:type="gramStart"/>
      <w:r w:rsidRPr="00D60B8C">
        <w:rPr>
          <w:rFonts w:ascii="Times New Roman" w:hAnsi="Times New Roman"/>
          <w:color w:val="000000" w:themeColor="text1"/>
          <w:sz w:val="24"/>
          <w:szCs w:val="24"/>
        </w:rPr>
        <w:t>EmissorSMS</w:t>
      </w:r>
      <w:proofErr w:type="spellEnd"/>
      <w:proofErr w:type="gramEnd"/>
      <w:r w:rsidRPr="00D60B8C">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D60B8C">
        <w:rPr>
          <w:rFonts w:ascii="Times New Roman" w:hAnsi="Times New Roman"/>
          <w:color w:val="000000" w:themeColor="text1"/>
          <w:sz w:val="24"/>
          <w:szCs w:val="24"/>
        </w:rPr>
        <w:t>Config</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ins w:id="14" w:author="Daniela" w:date="2010-11-14T16:06:00Z">
        <w:r>
          <w:rPr>
            <w:rFonts w:ascii="Times New Roman" w:hAnsi="Times New Roman"/>
            <w:color w:val="000000" w:themeColor="text1"/>
            <w:sz w:val="24"/>
            <w:szCs w:val="24"/>
          </w:rPr>
          <w:t>Através do</w:t>
        </w:r>
      </w:ins>
      <w:r w:rsidR="00795F18" w:rsidRPr="00D60B8C">
        <w:rPr>
          <w:rFonts w:ascii="Times New Roman" w:hAnsi="Times New Roman"/>
          <w:color w:val="000000" w:themeColor="text1"/>
          <w:sz w:val="24"/>
          <w:szCs w:val="24"/>
        </w:rPr>
        <w:t xml:space="preserve"> </w:t>
      </w:r>
      <w:proofErr w:type="gramStart"/>
      <w:r w:rsidR="00795F18" w:rsidRPr="00D60B8C">
        <w:rPr>
          <w:rFonts w:ascii="Times New Roman" w:hAnsi="Times New Roman"/>
          <w:color w:val="000000" w:themeColor="text1"/>
          <w:sz w:val="24"/>
          <w:szCs w:val="24"/>
        </w:rPr>
        <w:t>menu</w:t>
      </w:r>
      <w:proofErr w:type="gramEnd"/>
      <w:r w:rsidR="00795F18" w:rsidRPr="00D60B8C">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00795F18" w:rsidRPr="00786A67">
        <w:rPr>
          <w:rFonts w:ascii="Times New Roman" w:hAnsi="Times New Roman"/>
          <w:i/>
          <w:color w:val="000000" w:themeColor="text1"/>
          <w:sz w:val="24"/>
          <w:szCs w:val="24"/>
        </w:rPr>
        <w:t>Send</w:t>
      </w:r>
      <w:proofErr w:type="spellEnd"/>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w:t>
      </w:r>
      <w:r w:rsidR="00795F18" w:rsidRPr="00D60B8C">
        <w:rPr>
          <w:rFonts w:ascii="Times New Roman" w:hAnsi="Times New Roman"/>
          <w:color w:val="000000" w:themeColor="text1"/>
          <w:sz w:val="24"/>
          <w:szCs w:val="24"/>
        </w:rPr>
        <w:lastRenderedPageBreak/>
        <w:t>sobre a operação, pelo fato de ser um serviço que é cobrado pela operadora de telefonia 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moveright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moveup</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w:t>
      </w:r>
      <w:proofErr w:type="spellStart"/>
      <w:r w:rsidRPr="00D60B8C">
        <w:rPr>
          <w:rFonts w:ascii="Times New Roman" w:hAnsi="Times New Roman"/>
          <w:color w:val="000000" w:themeColor="text1"/>
          <w:sz w:val="24"/>
          <w:szCs w:val="24"/>
        </w:rPr>
        <w:t>movedown</w:t>
      </w:r>
      <w:proofErr w:type="spellEnd"/>
      <w:r w:rsidRPr="00D60B8C">
        <w:rPr>
          <w:rFonts w:ascii="Times New Roman" w:hAnsi="Times New Roman"/>
          <w:color w:val="000000" w:themeColor="text1"/>
          <w:sz w:val="24"/>
          <w:szCs w:val="24"/>
        </w:rPr>
        <w:t>”,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D60B8C">
        <w:rPr>
          <w:rFonts w:ascii="Times New Roman" w:hAnsi="Times New Roman"/>
          <w:color w:val="000000" w:themeColor="text1"/>
          <w:sz w:val="24"/>
          <w:szCs w:val="24"/>
        </w:rPr>
        <w:t>Robot</w:t>
      </w:r>
      <w:proofErr w:type="spellEnd"/>
      <w:r w:rsidRPr="00D60B8C">
        <w:rPr>
          <w:rFonts w:ascii="Times New Roman" w:hAnsi="Times New Roman"/>
          <w:color w:val="000000" w:themeColor="text1"/>
          <w:sz w:val="24"/>
          <w:szCs w:val="24"/>
        </w:rPr>
        <w: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ins w:id="15" w:author="Daniela" w:date="2010-11-14T16:10:00Z">
        <w:r w:rsidR="00786A67">
          <w:rPr>
            <w:rFonts w:ascii="Times New Roman" w:hAnsi="Times New Roman"/>
            <w:color w:val="000000" w:themeColor="text1"/>
            <w:sz w:val="24"/>
            <w:szCs w:val="24"/>
          </w:rPr>
          <w:t>Para a obtenção d</w:t>
        </w:r>
      </w:ins>
      <w:del w:id="16" w:author="Daniela" w:date="2010-11-14T16:10:00Z">
        <w:r w:rsidRPr="00D60B8C" w:rsidDel="00786A67">
          <w:rPr>
            <w:rFonts w:ascii="Times New Roman" w:hAnsi="Times New Roman"/>
            <w:color w:val="000000" w:themeColor="text1"/>
            <w:sz w:val="24"/>
            <w:szCs w:val="24"/>
          </w:rPr>
          <w:delText>A</w:delText>
        </w:r>
      </w:del>
      <w:ins w:id="17" w:author="Daniela" w:date="2010-11-14T16:10:00Z">
        <w:r w:rsidR="00786A67">
          <w:rPr>
            <w:rFonts w:ascii="Times New Roman" w:hAnsi="Times New Roman"/>
            <w:color w:val="000000" w:themeColor="text1"/>
            <w:sz w:val="24"/>
            <w:szCs w:val="24"/>
          </w:rPr>
          <w:t>a</w:t>
        </w:r>
      </w:ins>
      <w:r w:rsidRPr="00D60B8C">
        <w:rPr>
          <w:rFonts w:ascii="Times New Roman" w:hAnsi="Times New Roman"/>
          <w:color w:val="000000" w:themeColor="text1"/>
          <w:sz w:val="24"/>
          <w:szCs w:val="24"/>
        </w:rPr>
        <w:t xml:space="preserve"> posição inicial do robô antes do envio da mensagem</w:t>
      </w:r>
      <w:ins w:id="18" w:author="Daniela" w:date="2010-11-14T16:10:00Z">
        <w:r w:rsidR="00786A67">
          <w:rPr>
            <w:rFonts w:ascii="Times New Roman" w:hAnsi="Times New Roman"/>
            <w:color w:val="000000" w:themeColor="text1"/>
            <w:sz w:val="24"/>
            <w:szCs w:val="24"/>
          </w:rPr>
          <w:t xml:space="preserve">, deve se usar o comando </w:t>
        </w:r>
      </w:ins>
      <w:del w:id="19" w:author="Daniela" w:date="2010-11-14T16:10:00Z">
        <w:r w:rsidRPr="00D60B8C" w:rsidDel="00786A67">
          <w:rPr>
            <w:rFonts w:ascii="Times New Roman" w:hAnsi="Times New Roman"/>
            <w:color w:val="000000" w:themeColor="text1"/>
            <w:sz w:val="24"/>
            <w:szCs w:val="24"/>
          </w:rPr>
          <w:delText xml:space="preserve"> de</w:delText>
        </w:r>
      </w:del>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As opções do </w:t>
      </w:r>
      <w:proofErr w:type="gramStart"/>
      <w:r w:rsidRPr="00E01775">
        <w:rPr>
          <w:rFonts w:ascii="Times New Roman" w:hAnsi="Times New Roman"/>
          <w:color w:val="000000" w:themeColor="text1"/>
          <w:sz w:val="24"/>
          <w:szCs w:val="24"/>
        </w:rPr>
        <w:t>menu</w:t>
      </w:r>
      <w:proofErr w:type="gramEnd"/>
      <w:r w:rsidRPr="00E01775">
        <w:rPr>
          <w:rFonts w:ascii="Times New Roman" w:hAnsi="Times New Roman"/>
          <w:color w:val="000000" w:themeColor="text1"/>
          <w:sz w:val="24"/>
          <w:szCs w:val="24"/>
        </w:rPr>
        <w:t xml:space="preserve">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Posição do robô após recebimento do comando </w:t>
      </w:r>
      <w:proofErr w:type="spellStart"/>
      <w:r w:rsidRPr="00E01775">
        <w:rPr>
          <w:rFonts w:ascii="Times New Roman" w:hAnsi="Times New Roman"/>
          <w:color w:val="000000" w:themeColor="text1"/>
          <w:sz w:val="24"/>
          <w:szCs w:val="24"/>
        </w:rPr>
        <w:t>moveleft</w:t>
      </w:r>
      <w:proofErr w:type="spellEnd"/>
      <w:r w:rsidRPr="00E01775">
        <w:rPr>
          <w:rFonts w:ascii="Times New Roman" w:hAnsi="Times New Roman"/>
          <w:color w:val="000000" w:themeColor="text1"/>
          <w:sz w:val="24"/>
          <w:szCs w:val="24"/>
        </w:rPr>
        <w: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D60B8C">
        <w:rPr>
          <w:rFonts w:ascii="Times New Roman" w:hAnsi="Times New Roman"/>
          <w:color w:val="000000" w:themeColor="text1"/>
          <w:sz w:val="24"/>
          <w:szCs w:val="24"/>
        </w:rPr>
        <w:t>IrDa</w:t>
      </w:r>
      <w:proofErr w:type="spellEnd"/>
      <w:proofErr w:type="gramEnd"/>
      <w:r w:rsidRPr="00D60B8C">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w:t>
      </w:r>
      <w:r w:rsidRPr="00D60B8C">
        <w:rPr>
          <w:rFonts w:ascii="Times New Roman" w:hAnsi="Times New Roman"/>
          <w:color w:val="000000" w:themeColor="text1"/>
          <w:sz w:val="24"/>
          <w:szCs w:val="24"/>
        </w:rPr>
        <w:lastRenderedPageBreak/>
        <w:t xml:space="preserve">algum dispositivo em um ambiente doméstico ou mesmo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uma interface de comunicação que permita controlar um robô verdadeiro.[6]</w:t>
      </w:r>
    </w:p>
    <w:p w:rsidR="00977C12" w:rsidRPr="00D60B8C" w:rsidRDefault="00977C12" w:rsidP="00B24984">
      <w:pPr>
        <w:spacing w:line="360" w:lineRule="auto"/>
        <w:jc w:val="both"/>
        <w:rPr>
          <w:rFonts w:ascii="Times New Roman" w:hAnsi="Times New Roman"/>
          <w:color w:val="000000" w:themeColor="text1"/>
          <w:sz w:val="24"/>
          <w:szCs w:val="24"/>
        </w:rPr>
      </w:pP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0" w:name="_Toc277796932"/>
      <w:r w:rsidRPr="00226A2D">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20"/>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w:t>
      </w:r>
      <w:proofErr w:type="gramStart"/>
      <w:r w:rsidR="007164FF" w:rsidRPr="00D60B8C">
        <w:rPr>
          <w:rFonts w:ascii="Times New Roman" w:hAnsi="Times New Roman"/>
          <w:color w:val="000000" w:themeColor="text1"/>
          <w:sz w:val="24"/>
          <w:szCs w:val="24"/>
        </w:rPr>
        <w:t>implementação</w:t>
      </w:r>
      <w:proofErr w:type="gramEnd"/>
      <w:r w:rsidR="007164FF" w:rsidRPr="00D60B8C">
        <w:rPr>
          <w:rFonts w:ascii="Times New Roman" w:hAnsi="Times New Roman"/>
          <w:color w:val="000000" w:themeColor="text1"/>
          <w:sz w:val="24"/>
          <w:szCs w:val="24"/>
        </w:rPr>
        <w:t xml:space="preserve">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007164FF" w:rsidRPr="00D60B8C">
        <w:rPr>
          <w:rFonts w:ascii="Times New Roman" w:hAnsi="Times New Roman"/>
          <w:color w:val="000000" w:themeColor="text1"/>
          <w:sz w:val="24"/>
          <w:szCs w:val="24"/>
        </w:rPr>
        <w:t xml:space="preserve"> de uma melhor organização das filas de espera telefônica em um </w:t>
      </w:r>
      <w:proofErr w:type="spellStart"/>
      <w:r w:rsidR="007164FF" w:rsidRPr="00D60B8C">
        <w:rPr>
          <w:rFonts w:ascii="Times New Roman" w:hAnsi="Times New Roman"/>
          <w:color w:val="000000" w:themeColor="text1"/>
          <w:sz w:val="24"/>
          <w:szCs w:val="24"/>
        </w:rPr>
        <w:t>Call</w:t>
      </w:r>
      <w:proofErr w:type="spellEnd"/>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w:t>
      </w:r>
      <w:proofErr w:type="gramStart"/>
      <w:r w:rsidR="007164FF" w:rsidRPr="00D60B8C">
        <w:rPr>
          <w:rFonts w:ascii="Times New Roman" w:hAnsi="Times New Roman"/>
          <w:color w:val="000000" w:themeColor="text1"/>
          <w:sz w:val="24"/>
          <w:szCs w:val="24"/>
        </w:rPr>
        <w:t>implementado</w:t>
      </w:r>
      <w:proofErr w:type="gramEnd"/>
      <w:r w:rsidR="007164FF" w:rsidRPr="00D60B8C">
        <w:rPr>
          <w:rFonts w:ascii="Times New Roman" w:hAnsi="Times New Roman"/>
          <w:color w:val="000000" w:themeColor="text1"/>
          <w:sz w:val="24"/>
          <w:szCs w:val="24"/>
        </w:rPr>
        <w:t xml:space="preserve">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xml:space="preserve">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w:t>
      </w:r>
      <w:proofErr w:type="spellStart"/>
      <w:r w:rsidR="00243FD8">
        <w:rPr>
          <w:rFonts w:ascii="Times New Roman" w:hAnsi="Times New Roman"/>
          <w:color w:val="000000" w:themeColor="text1"/>
          <w:sz w:val="24"/>
          <w:szCs w:val="24"/>
        </w:rPr>
        <w:t>Call</w:t>
      </w:r>
      <w:proofErr w:type="spellEnd"/>
      <w:r w:rsidR="00243FD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D60B8C">
        <w:rPr>
          <w:rFonts w:ascii="Times New Roman" w:hAnsi="Times New Roman"/>
          <w:color w:val="000000" w:themeColor="text1"/>
          <w:sz w:val="24"/>
          <w:szCs w:val="24"/>
        </w:rPr>
        <w:t>performance</w:t>
      </w:r>
      <w:proofErr w:type="gramEnd"/>
      <w:r w:rsidR="001B659F" w:rsidRPr="00D60B8C">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Definição de grupos virtuais (Chamados </w:t>
      </w:r>
      <w:proofErr w:type="spellStart"/>
      <w:r w:rsidRPr="00D60B8C">
        <w:rPr>
          <w:rFonts w:ascii="Times New Roman" w:hAnsi="Times New Roman" w:cs="Times New Roman"/>
          <w:color w:val="000000" w:themeColor="text1"/>
          <w:sz w:val="24"/>
          <w:szCs w:val="24"/>
        </w:rPr>
        <w:t>Skills</w:t>
      </w:r>
      <w:proofErr w:type="spellEnd"/>
      <w:r w:rsidRPr="00D60B8C">
        <w:rPr>
          <w:rFonts w:ascii="Times New Roman" w:hAnsi="Times New Roman" w:cs="Times New Roman"/>
          <w:color w:val="000000" w:themeColor="text1"/>
          <w:sz w:val="24"/>
          <w:szCs w:val="24"/>
        </w:rPr>
        <w:t>)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w:t>
      </w:r>
      <w:proofErr w:type="spellStart"/>
      <w:r w:rsidRPr="00D60B8C">
        <w:rPr>
          <w:rFonts w:ascii="Times New Roman" w:hAnsi="Times New Roman" w:cs="Times New Roman"/>
          <w:color w:val="000000" w:themeColor="text1"/>
          <w:sz w:val="24"/>
          <w:szCs w:val="24"/>
        </w:rPr>
        <w:t>Skill</w:t>
      </w:r>
      <w:proofErr w:type="spellEnd"/>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w:t>
      </w:r>
      <w:proofErr w:type="spellStart"/>
      <w:r w:rsidR="002B2CBC" w:rsidRPr="00D60B8C">
        <w:rPr>
          <w:rFonts w:ascii="Times New Roman" w:hAnsi="Times New Roman" w:cs="Times New Roman"/>
          <w:color w:val="000000" w:themeColor="text1"/>
          <w:sz w:val="24"/>
          <w:szCs w:val="24"/>
        </w:rPr>
        <w:t>Vector</w:t>
      </w:r>
      <w:proofErr w:type="spellEnd"/>
      <w:r w:rsidR="002B2CBC"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w:t>
      </w:r>
      <w:proofErr w:type="spellStart"/>
      <w:r w:rsidR="002B2CBC" w:rsidRPr="00D60B8C">
        <w:rPr>
          <w:rFonts w:ascii="Times New Roman" w:hAnsi="Times New Roman" w:cs="Times New Roman"/>
          <w:color w:val="000000" w:themeColor="text1"/>
          <w:sz w:val="24"/>
          <w:szCs w:val="24"/>
        </w:rPr>
        <w:t>Skill</w:t>
      </w:r>
      <w:proofErr w:type="spellEnd"/>
      <w:r w:rsidR="002B2CBC" w:rsidRPr="00D60B8C">
        <w:rPr>
          <w:rFonts w:ascii="Times New Roman" w:hAnsi="Times New Roman" w:cs="Times New Roman"/>
          <w:color w:val="000000" w:themeColor="text1"/>
          <w:sz w:val="24"/>
          <w:szCs w:val="24"/>
        </w:rPr>
        <w:t xml:space="preserve">)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CE1DF0" w:rsidRDefault="00AF141A" w:rsidP="00B24984">
      <w:pPr>
        <w:pStyle w:val="Legenda"/>
        <w:spacing w:line="360" w:lineRule="auto"/>
        <w:jc w:val="center"/>
        <w:rPr>
          <w:rFonts w:ascii="Times New Roman" w:hAnsi="Times New Roman"/>
          <w:sz w:val="24"/>
          <w:szCs w:val="24"/>
        </w:rPr>
      </w:pPr>
      <w:bookmarkStart w:id="21" w:name="_Toc275709652"/>
      <w:bookmarkStart w:id="22" w:name="_Toc277796859"/>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w:t>
      </w:r>
      <w:r w:rsidR="00382379"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21"/>
      <w:bookmarkEnd w:id="22"/>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Default="00AF141A" w:rsidP="00B24984">
      <w:pPr>
        <w:pStyle w:val="Legenda"/>
        <w:spacing w:line="360" w:lineRule="auto"/>
        <w:jc w:val="center"/>
        <w:rPr>
          <w:rFonts w:ascii="Times New Roman" w:hAnsi="Times New Roman"/>
          <w:sz w:val="24"/>
          <w:szCs w:val="24"/>
        </w:rPr>
      </w:pPr>
      <w:bookmarkStart w:id="23" w:name="_Toc277796860"/>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2</w:t>
      </w:r>
      <w:r w:rsidR="00382379"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23"/>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w:t>
      </w:r>
      <w:proofErr w:type="gramStart"/>
      <w:r w:rsidRPr="00D60B8C">
        <w:rPr>
          <w:rFonts w:ascii="Times New Roman" w:hAnsi="Times New Roman"/>
          <w:color w:val="000000" w:themeColor="text1"/>
          <w:sz w:val="24"/>
          <w:szCs w:val="24"/>
        </w:rPr>
        <w:t>otimização</w:t>
      </w:r>
      <w:proofErr w:type="gramEnd"/>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4" w:name="_Toc277796933"/>
      <w:r w:rsidRPr="00D60B8C">
        <w:rPr>
          <w:rFonts w:ascii="Times New Roman" w:hAnsi="Times New Roman" w:cs="Times New Roman"/>
          <w:color w:val="000000" w:themeColor="text1"/>
          <w:sz w:val="24"/>
          <w:szCs w:val="24"/>
        </w:rPr>
        <w:lastRenderedPageBreak/>
        <w:t>USO DO COMÉRCIO ELETRÔNICO COMO PRESTAÇÃO DE SERVIÇOS: ENVIO DE MENSAGENS SMS VIA TELEFONE CELULAR PARA INFORMAÇÕES INSTANTÂNEAS NO AGRONEGÓCIO.</w:t>
      </w:r>
      <w:bookmarkEnd w:id="24"/>
    </w:p>
    <w:p w:rsidR="00A90A46" w:rsidRPr="00D60B8C" w:rsidRDefault="00A90A46" w:rsidP="00B24984">
      <w:pPr>
        <w:spacing w:line="360" w:lineRule="auto"/>
        <w:jc w:val="both"/>
        <w:rPr>
          <w:rFonts w:ascii="Times New Roman" w:hAnsi="Times New Roman"/>
          <w:color w:val="000000" w:themeColor="text1"/>
          <w:sz w:val="24"/>
          <w:szCs w:val="24"/>
        </w:rPr>
      </w:pPr>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 xml:space="preserve">futuros e/ou parcerias, etc. Esse sistema entrou em produção para a empresa </w:t>
      </w:r>
      <w:proofErr w:type="spellStart"/>
      <w:r w:rsidR="005D0284" w:rsidRPr="00D60B8C">
        <w:rPr>
          <w:rFonts w:ascii="Times New Roman" w:hAnsi="Times New Roman"/>
          <w:color w:val="000000" w:themeColor="text1"/>
          <w:sz w:val="24"/>
          <w:szCs w:val="24"/>
        </w:rPr>
        <w:t>Castrolanda-Castro-</w:t>
      </w:r>
      <w:r w:rsidR="00061EA4" w:rsidRPr="00D60B8C">
        <w:rPr>
          <w:rFonts w:ascii="Times New Roman" w:hAnsi="Times New Roman"/>
          <w:color w:val="000000" w:themeColor="text1"/>
          <w:sz w:val="24"/>
          <w:szCs w:val="24"/>
        </w:rPr>
        <w:t>PR</w:t>
      </w:r>
      <w:proofErr w:type="spellEnd"/>
      <w:r w:rsidR="00061EA4" w:rsidRPr="00D60B8C">
        <w:rPr>
          <w:rFonts w:ascii="Times New Roman" w:hAnsi="Times New Roman"/>
          <w:color w:val="000000" w:themeColor="text1"/>
          <w:sz w:val="24"/>
          <w:szCs w:val="24"/>
        </w:rPr>
        <w:t xml:space="preserve">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Não sabíamos como seria feita a chamada dos clientes aos brinquedos de maneira organizada e na hora certa e, após lermos esse artigo, não tivemos dúvida que SMS é uma </w:t>
      </w:r>
      <w:r>
        <w:rPr>
          <w:rFonts w:ascii="Times New Roman" w:hAnsi="Times New Roman"/>
          <w:color w:val="000000" w:themeColor="text1"/>
          <w:sz w:val="24"/>
          <w:szCs w:val="24"/>
        </w:rPr>
        <w:lastRenderedPageBreak/>
        <w:t>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5" w:name="_Toc277796934"/>
      <w:r w:rsidRPr="00D60B8C">
        <w:rPr>
          <w:rFonts w:ascii="Times New Roman" w:hAnsi="Times New Roman" w:cs="Times New Roman"/>
          <w:color w:val="000000" w:themeColor="text1"/>
          <w:sz w:val="24"/>
          <w:szCs w:val="24"/>
        </w:rPr>
        <w:t>COMO FUNCIONA O SMS</w:t>
      </w:r>
      <w:bookmarkEnd w:id="25"/>
    </w:p>
    <w:p w:rsidR="002149C9" w:rsidRPr="00D60B8C" w:rsidRDefault="002149C9" w:rsidP="00B24984">
      <w:pPr>
        <w:spacing w:line="360" w:lineRule="auto"/>
        <w:jc w:val="both"/>
        <w:rPr>
          <w:rFonts w:ascii="Times New Roman" w:hAnsi="Times New Roman"/>
          <w:color w:val="000000" w:themeColor="text1"/>
          <w:sz w:val="24"/>
          <w:szCs w:val="24"/>
        </w:rPr>
      </w:pPr>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w:t>
      </w:r>
      <w:proofErr w:type="spellStart"/>
      <w:r w:rsidRPr="00D60B8C">
        <w:rPr>
          <w:rFonts w:ascii="Times New Roman" w:hAnsi="Times New Roman"/>
          <w:color w:val="000000" w:themeColor="text1"/>
          <w:sz w:val="24"/>
          <w:szCs w:val="24"/>
        </w:rPr>
        <w:t>Jenniffer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Hord</w:t>
      </w:r>
      <w:proofErr w:type="spellEnd"/>
      <w:r w:rsidRPr="00D60B8C">
        <w:rPr>
          <w:rFonts w:ascii="Times New Roman" w:hAnsi="Times New Roman"/>
          <w:color w:val="000000" w:themeColor="text1"/>
          <w:sz w:val="24"/>
          <w:szCs w:val="24"/>
        </w:rPr>
        <w:t xml:space="preserve">,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 xml:space="preserve">Short </w:t>
      </w:r>
      <w:proofErr w:type="spellStart"/>
      <w:r w:rsidR="00A64934" w:rsidRPr="005564AC">
        <w:rPr>
          <w:rFonts w:ascii="Times New Roman" w:hAnsi="Times New Roman"/>
          <w:i/>
          <w:color w:val="000000" w:themeColor="text1"/>
          <w:sz w:val="24"/>
          <w:szCs w:val="24"/>
        </w:rPr>
        <w:t>Message</w:t>
      </w:r>
      <w:proofErr w:type="spellEnd"/>
      <w:r w:rsidR="00A64934" w:rsidRPr="005564AC">
        <w:rPr>
          <w:rFonts w:ascii="Times New Roman" w:hAnsi="Times New Roman"/>
          <w:i/>
          <w:color w:val="000000" w:themeColor="text1"/>
          <w:sz w:val="24"/>
          <w:szCs w:val="24"/>
        </w:rPr>
        <w:t xml:space="preserve"> </w:t>
      </w:r>
      <w:proofErr w:type="spellStart"/>
      <w:r w:rsidR="00A64934" w:rsidRPr="005564AC">
        <w:rPr>
          <w:rFonts w:ascii="Times New Roman" w:hAnsi="Times New Roman"/>
          <w:i/>
          <w:color w:val="000000" w:themeColor="text1"/>
          <w:sz w:val="24"/>
          <w:szCs w:val="24"/>
        </w:rPr>
        <w:t>Service</w:t>
      </w:r>
      <w:proofErr w:type="spellEnd"/>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6" w:name="_Toc277796877"/>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w:t>
      </w:r>
      <w:r w:rsidR="00382379" w:rsidRPr="00D60B8C">
        <w:rPr>
          <w:rFonts w:ascii="Times New Roman" w:hAnsi="Times New Roman"/>
          <w:sz w:val="24"/>
          <w:szCs w:val="24"/>
        </w:rPr>
        <w:fldChar w:fldCharType="end"/>
      </w:r>
      <w:r w:rsidRPr="00D60B8C">
        <w:rPr>
          <w:rFonts w:ascii="Times New Roman" w:hAnsi="Times New Roman"/>
          <w:sz w:val="24"/>
          <w:szCs w:val="24"/>
        </w:rPr>
        <w:t>: Arquitetura SMS</w:t>
      </w:r>
      <w:bookmarkEnd w:id="26"/>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Esse artigo nos mostrou detalhadamente o real funcionamento de uma arqu</w:t>
      </w:r>
      <w:r w:rsidR="00BC01E5">
        <w:rPr>
          <w:rFonts w:ascii="Times New Roman" w:hAnsi="Times New Roman"/>
          <w:color w:val="000000" w:themeColor="text1"/>
          <w:sz w:val="24"/>
          <w:szCs w:val="24"/>
        </w:rPr>
        <w:t xml:space="preserve">itetura SMS e como ela funciona </w:t>
      </w:r>
      <w:ins w:id="27" w:author="Daniela" w:date="2010-11-15T09:24:00Z">
        <w:r w:rsidR="00BC01E5">
          <w:rPr>
            <w:rFonts w:ascii="Times New Roman" w:hAnsi="Times New Roman"/>
            <w:color w:val="000000" w:themeColor="text1"/>
            <w:sz w:val="24"/>
            <w:szCs w:val="24"/>
          </w:rPr>
          <w:t>e confirmou nossa decisão de utilizá-la no desenvolvimento deste trabalho.</w:t>
        </w:r>
      </w:ins>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8" w:name="_Toc277796935"/>
      <w:r w:rsidRPr="00977D57">
        <w:rPr>
          <w:rFonts w:ascii="Times New Roman" w:hAnsi="Times New Roman" w:cs="Times New Roman"/>
          <w:b/>
          <w:color w:val="000000" w:themeColor="text1"/>
          <w:sz w:val="32"/>
          <w:szCs w:val="32"/>
        </w:rPr>
        <w:lastRenderedPageBreak/>
        <w:t>MATERIAIS E MÉTODOS</w:t>
      </w:r>
      <w:bookmarkEnd w:id="28"/>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9" w:name="_Toc277796936"/>
      <w:r w:rsidRPr="00D60B8C">
        <w:rPr>
          <w:rFonts w:ascii="Times New Roman" w:hAnsi="Times New Roman" w:cs="Times New Roman"/>
          <w:color w:val="000000" w:themeColor="text1"/>
          <w:sz w:val="24"/>
          <w:szCs w:val="24"/>
        </w:rPr>
        <w:t>DESCRIÇÃO DA SOLUÇÃO</w:t>
      </w:r>
      <w:bookmarkEnd w:id="29"/>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Qp</w:t>
      </w:r>
      <w:proofErr w:type="spellEnd"/>
      <w:r w:rsidRPr="00D60B8C">
        <w:rPr>
          <w:rFonts w:ascii="Times New Roman" w:hAnsi="Times New Roman"/>
          <w:color w:val="000000" w:themeColor="text1"/>
          <w:sz w:val="24"/>
          <w:szCs w:val="24"/>
        </w:rPr>
        <w:t xml:space="preserve"> = </w:t>
      </w:r>
      <w:r w:rsidR="00445762" w:rsidRPr="00D60B8C">
        <w:rPr>
          <w:rFonts w:ascii="Times New Roman" w:hAnsi="Times New Roman"/>
          <w:color w:val="000000" w:themeColor="text1"/>
          <w:sz w:val="24"/>
          <w:szCs w:val="24"/>
        </w:rPr>
        <w:t>(</w:t>
      </w:r>
      <w:proofErr w:type="spellStart"/>
      <w:proofErr w:type="gramStart"/>
      <w:r w:rsidR="00445762" w:rsidRPr="00D60B8C">
        <w:rPr>
          <w:rFonts w:ascii="Times New Roman" w:hAnsi="Times New Roman"/>
          <w:color w:val="000000" w:themeColor="text1"/>
          <w:sz w:val="24"/>
          <w:szCs w:val="24"/>
        </w:rPr>
        <w:t>TempoDeMensagem</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TempoExecuçãoBrinquedo</w:t>
      </w:r>
      <w:proofErr w:type="spell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QntPessoasPorBrinquedo</w:t>
      </w:r>
      <w:proofErr w:type="spellEnd"/>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1C0E1C">
      <w:pPr>
        <w:spacing w:line="360" w:lineRule="auto"/>
        <w:ind w:hanging="142"/>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Ttf</w:t>
      </w:r>
      <w:proofErr w:type="spellEnd"/>
      <w:r w:rsidRPr="00D60B8C">
        <w:rPr>
          <w:rFonts w:ascii="Times New Roman" w:hAnsi="Times New Roman"/>
          <w:color w:val="000000" w:themeColor="text1"/>
          <w:sz w:val="24"/>
          <w:szCs w:val="24"/>
        </w:rPr>
        <w:t xml:space="preserve"> = </w:t>
      </w:r>
      <w:proofErr w:type="spellStart"/>
      <w:proofErr w:type="gramStart"/>
      <w:r w:rsidR="00445762" w:rsidRPr="00D60B8C">
        <w:rPr>
          <w:rFonts w:ascii="Times New Roman" w:hAnsi="Times New Roman"/>
          <w:color w:val="000000" w:themeColor="text1"/>
          <w:sz w:val="24"/>
          <w:szCs w:val="24"/>
        </w:rPr>
        <w:t>TempoExecuçãoBrinquedo</w:t>
      </w:r>
      <w:proofErr w:type="spellEnd"/>
      <w:proofErr w:type="gramEnd"/>
      <w:r w:rsidR="00445762" w:rsidRPr="00D60B8C">
        <w:rPr>
          <w:rFonts w:ascii="Times New Roman" w:hAnsi="Times New Roman"/>
          <w:color w:val="000000" w:themeColor="text1"/>
          <w:sz w:val="24"/>
          <w:szCs w:val="24"/>
        </w:rPr>
        <w:t xml:space="preserve"> * </w:t>
      </w:r>
      <w:r w:rsidR="001C0E1C">
        <w:rPr>
          <w:rFonts w:ascii="Times New Roman" w:hAnsi="Times New Roman"/>
          <w:color w:val="000000" w:themeColor="text1"/>
          <w:sz w:val="24"/>
          <w:szCs w:val="24"/>
        </w:rPr>
        <w:t>(</w:t>
      </w:r>
      <w:proofErr w:type="spellStart"/>
      <w:r w:rsidR="00445762" w:rsidRPr="00D60B8C">
        <w:rPr>
          <w:rFonts w:ascii="Times New Roman" w:hAnsi="Times New Roman"/>
          <w:color w:val="000000" w:themeColor="text1"/>
          <w:sz w:val="24"/>
          <w:szCs w:val="24"/>
        </w:rPr>
        <w:t>QntPessoasCadastradasNaFila</w:t>
      </w:r>
      <w:proofErr w:type="spellEnd"/>
      <w:r w:rsidR="001C0E1C">
        <w:rPr>
          <w:rFonts w:ascii="Times New Roman" w:hAnsi="Times New Roman"/>
          <w:color w:val="000000" w:themeColor="text1"/>
          <w:sz w:val="24"/>
          <w:szCs w:val="24"/>
        </w:rPr>
        <w:t>/</w:t>
      </w:r>
      <w:r w:rsidR="001C0E1C" w:rsidRPr="001C0E1C">
        <w:rPr>
          <w:rFonts w:ascii="Times New Roman" w:hAnsi="Times New Roman"/>
          <w:color w:val="000000" w:themeColor="text1"/>
          <w:sz w:val="24"/>
          <w:szCs w:val="24"/>
        </w:rPr>
        <w:t xml:space="preserve"> </w:t>
      </w:r>
      <w:proofErr w:type="spellStart"/>
      <w:r w:rsidR="001C0E1C" w:rsidRPr="00D60B8C">
        <w:rPr>
          <w:rFonts w:ascii="Times New Roman" w:hAnsi="Times New Roman"/>
          <w:color w:val="000000" w:themeColor="text1"/>
          <w:sz w:val="24"/>
          <w:szCs w:val="24"/>
        </w:rPr>
        <w:t>QntPessoasPorBrinquedo</w:t>
      </w:r>
      <w:proofErr w:type="spellEnd"/>
      <w:r w:rsidR="001C0E1C">
        <w:rPr>
          <w:rFonts w:ascii="Times New Roman" w:hAnsi="Times New Roman"/>
          <w:color w:val="000000" w:themeColor="text1"/>
          <w:sz w:val="24"/>
          <w:szCs w:val="24"/>
        </w:rPr>
        <w:t>)</w:t>
      </w:r>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0" w:name="_Toc277796937"/>
      <w:r w:rsidRPr="00D60B8C">
        <w:rPr>
          <w:rFonts w:ascii="Times New Roman" w:hAnsi="Times New Roman" w:cs="Times New Roman"/>
          <w:color w:val="000000" w:themeColor="text1"/>
          <w:sz w:val="24"/>
          <w:szCs w:val="24"/>
        </w:rPr>
        <w:lastRenderedPageBreak/>
        <w:t>ARQUITETURA DA SOLUÇÃO</w:t>
      </w:r>
      <w:bookmarkEnd w:id="30"/>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1" w:name="_Toc277796878"/>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2</w:t>
      </w:r>
      <w:r w:rsidR="00382379"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31"/>
    </w:p>
    <w:p w:rsidR="00BB2342" w:rsidRPr="00D60B8C" w:rsidRDefault="00BB2342" w:rsidP="004D396E">
      <w:pPr>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Como a aplicação é WEB,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não precisa estar necessariamente no parque,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w:t>
      </w:r>
      <w:r w:rsidRPr="00D60B8C">
        <w:rPr>
          <w:rFonts w:ascii="Times New Roman" w:hAnsi="Times New Roman"/>
          <w:color w:val="000000" w:themeColor="text1"/>
          <w:sz w:val="24"/>
          <w:szCs w:val="24"/>
        </w:rPr>
        <w:lastRenderedPageBreak/>
        <w:t xml:space="preserve">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2" w:name="_Toc277796938"/>
      <w:r w:rsidRPr="00D60B8C">
        <w:rPr>
          <w:rFonts w:ascii="Times New Roman" w:hAnsi="Times New Roman" w:cs="Times New Roman"/>
          <w:color w:val="000000" w:themeColor="text1"/>
          <w:sz w:val="24"/>
          <w:szCs w:val="24"/>
        </w:rPr>
        <w:t>DESCRIÇÃO GERAL DO FLUXO DO SISTEMA</w:t>
      </w:r>
      <w:bookmarkEnd w:id="32"/>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3" w:name="_Toc277796879"/>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3</w:t>
      </w:r>
      <w:r w:rsidR="00382379"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bookmarkEnd w:id="33"/>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4" w:name="_Toc277796880"/>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4</w:t>
      </w:r>
      <w:r w:rsidR="00382379"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bookmarkEnd w:id="34"/>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5" w:name="_Toc277796881"/>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5</w:t>
      </w:r>
      <w:r w:rsidR="00382379"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bookmarkEnd w:id="35"/>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6" w:name="_Toc277796882"/>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6</w:t>
      </w:r>
      <w:r w:rsidR="00382379"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bookmarkEnd w:id="36"/>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7" w:name="_Toc277796883"/>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7</w:t>
      </w:r>
      <w:r w:rsidR="00382379"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bookmarkEnd w:id="37"/>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8" w:name="_Toc277796884"/>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8</w:t>
      </w:r>
      <w:r w:rsidR="00382379"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8"/>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AF141A" w:rsidP="00B24984">
      <w:pPr>
        <w:spacing w:line="360" w:lineRule="auto"/>
        <w:jc w:val="both"/>
        <w:rPr>
          <w:rFonts w:ascii="Times New Roman" w:hAnsi="Times New Roman"/>
          <w:color w:val="000000" w:themeColor="text1"/>
          <w:sz w:val="24"/>
          <w:szCs w:val="24"/>
        </w:rPr>
      </w:pPr>
    </w:p>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9" w:name="_Toc277796939"/>
      <w:r w:rsidRPr="00D60B8C">
        <w:rPr>
          <w:rFonts w:ascii="Times New Roman" w:hAnsi="Times New Roman" w:cs="Times New Roman"/>
          <w:color w:val="000000" w:themeColor="text1"/>
          <w:sz w:val="24"/>
          <w:szCs w:val="24"/>
        </w:rPr>
        <w:lastRenderedPageBreak/>
        <w:t>CASOS DE USO</w:t>
      </w:r>
      <w:bookmarkEnd w:id="39"/>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40" w:name="_Toc277796940"/>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40"/>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1" w:name="_Toc277796885"/>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9</w:t>
      </w:r>
      <w:r w:rsidR="00382379"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41"/>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2" w:name="_Toc277796941"/>
      <w:bookmarkStart w:id="43" w:name="_Toc263972136"/>
      <w:r w:rsidRPr="00D60B8C">
        <w:rPr>
          <w:rFonts w:ascii="Times New Roman" w:hAnsi="Times New Roman" w:cs="Times New Roman"/>
          <w:b/>
          <w:color w:val="000000" w:themeColor="text1"/>
          <w:sz w:val="24"/>
          <w:szCs w:val="24"/>
        </w:rPr>
        <w:lastRenderedPageBreak/>
        <w:t>Caso de Uso dos Cadastros do Sistema</w:t>
      </w:r>
      <w:bookmarkEnd w:id="42"/>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DA01F7" w:rsidRPr="00EC5A96" w:rsidRDefault="008040E6" w:rsidP="00B24984">
      <w:pPr>
        <w:pStyle w:val="Legenda"/>
        <w:spacing w:line="360" w:lineRule="auto"/>
        <w:jc w:val="center"/>
        <w:rPr>
          <w:rFonts w:ascii="Times New Roman" w:hAnsi="Times New Roman"/>
          <w:b w:val="0"/>
          <w:color w:val="000000" w:themeColor="text1"/>
          <w:sz w:val="24"/>
          <w:szCs w:val="24"/>
        </w:rPr>
      </w:pPr>
      <w:bookmarkStart w:id="44" w:name="_Toc277796886"/>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10</w:t>
      </w:r>
      <w:r w:rsidR="00382379"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44"/>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5" w:name="_Toc277796942"/>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43"/>
      <w:r w:rsidRPr="00D60B8C">
        <w:rPr>
          <w:rFonts w:ascii="Times New Roman" w:hAnsi="Times New Roman" w:cs="Times New Roman"/>
          <w:b/>
          <w:color w:val="000000" w:themeColor="text1"/>
          <w:sz w:val="24"/>
          <w:szCs w:val="24"/>
        </w:rPr>
        <w:t xml:space="preserve"> de Diversão</w:t>
      </w:r>
      <w:bookmarkEnd w:id="45"/>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6" w:name="_Toc277796887"/>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11</w:t>
      </w:r>
      <w:r w:rsidR="00382379"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46"/>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7" w:name="_Toc263972137"/>
      <w:bookmarkStart w:id="48" w:name="_Toc277796943"/>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7"/>
      <w:bookmarkEnd w:id="48"/>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9" w:name="_Toc277796888"/>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12</w:t>
      </w:r>
      <w:r w:rsidR="00382379"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50" w:name="_Toc263972138"/>
      <w:bookmarkEnd w:id="49"/>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51" w:name="_Toc277796944"/>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50"/>
      <w:bookmarkEnd w:id="51"/>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52" w:name="_Toc277796889"/>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13</w:t>
      </w:r>
      <w:r w:rsidR="00382379"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52"/>
    </w:p>
    <w:p w:rsidR="001D7760" w:rsidRPr="00D60B8C" w:rsidRDefault="001D7760" w:rsidP="00B24984">
      <w:pPr>
        <w:spacing w:line="360" w:lineRule="auto"/>
        <w:jc w:val="both"/>
        <w:rPr>
          <w:rFonts w:ascii="Times New Roman" w:hAnsi="Times New Roman"/>
          <w:color w:val="000000" w:themeColor="text1"/>
          <w:sz w:val="24"/>
          <w:szCs w:val="24"/>
        </w:rPr>
      </w:pPr>
    </w:p>
    <w:p w:rsidR="00636D7F" w:rsidRPr="00D60B8C" w:rsidRDefault="00636D7F"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53" w:name="_Toc263972139"/>
      <w:bookmarkStart w:id="54" w:name="_Toc277796945"/>
      <w:r w:rsidRPr="00D60B8C">
        <w:rPr>
          <w:rFonts w:ascii="Times New Roman" w:hAnsi="Times New Roman" w:cs="Times New Roman"/>
          <w:b/>
          <w:color w:val="000000" w:themeColor="text1"/>
          <w:sz w:val="24"/>
          <w:szCs w:val="24"/>
        </w:rPr>
        <w:lastRenderedPageBreak/>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53"/>
      <w:r w:rsidRPr="00D60B8C">
        <w:rPr>
          <w:rFonts w:ascii="Times New Roman" w:hAnsi="Times New Roman" w:cs="Times New Roman"/>
          <w:b/>
          <w:color w:val="000000" w:themeColor="text1"/>
          <w:sz w:val="24"/>
          <w:szCs w:val="24"/>
        </w:rPr>
        <w:t xml:space="preserve"> de Diversão</w:t>
      </w:r>
      <w:bookmarkEnd w:id="54"/>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55" w:name="_Toc277796890"/>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14</w:t>
      </w:r>
      <w:r w:rsidR="00382379"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55"/>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6" w:name="_Toc277796946"/>
      <w:r w:rsidRPr="00D60B8C">
        <w:rPr>
          <w:rFonts w:ascii="Times New Roman" w:hAnsi="Times New Roman" w:cs="Times New Roman"/>
          <w:color w:val="000000" w:themeColor="text1"/>
          <w:sz w:val="24"/>
          <w:szCs w:val="24"/>
        </w:rPr>
        <w:t>MODELAGEM DO BANCO DE DADOS</w:t>
      </w:r>
      <w:bookmarkEnd w:id="56"/>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3444EA"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-1290320</wp:posOffset>
            </wp:positionH>
            <wp:positionV relativeFrom="paragraph">
              <wp:posOffset>1814195</wp:posOffset>
            </wp:positionV>
            <wp:extent cx="8897620" cy="4822825"/>
            <wp:effectExtent l="0" t="2038350" r="0" b="201612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8897620" cy="4822825"/>
                    </a:xfrm>
                    <a:prstGeom prst="rect">
                      <a:avLst/>
                    </a:prstGeom>
                  </pic:spPr>
                </pic:pic>
              </a:graphicData>
            </a:graphic>
          </wp:anchor>
        </w:drawing>
      </w:r>
      <w:r w:rsidR="00382379">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134.5pt;margin-top:690.45pt;width:262.3pt;height:25.1pt;z-index:251660288;mso-position-horizontal-relative:text;mso-position-vertical-relative:text;mso-width-relative:margin;mso-height-relative:margin" strokecolor="white [3212]">
            <v:textbox>
              <w:txbxContent>
                <w:p w:rsidR="00DD6C2B" w:rsidRPr="00B270D4" w:rsidRDefault="00DD6C2B" w:rsidP="0081700B">
                  <w:pPr>
                    <w:pStyle w:val="Legenda"/>
                    <w:jc w:val="center"/>
                    <w:rPr>
                      <w:rFonts w:ascii="Times New Roman" w:hAnsi="Times New Roman"/>
                      <w:noProof/>
                      <w:color w:val="000000" w:themeColor="text1"/>
                      <w:sz w:val="24"/>
                      <w:szCs w:val="24"/>
                    </w:rPr>
                  </w:pPr>
                  <w:bookmarkStart w:id="57" w:name="_Toc277796891"/>
                  <w:r w:rsidRPr="00B270D4">
                    <w:rPr>
                      <w:rFonts w:ascii="Times New Roman" w:hAnsi="Times New Roman"/>
                      <w:sz w:val="24"/>
                      <w:szCs w:val="24"/>
                    </w:rPr>
                    <w:t xml:space="preserve">Figura </w:t>
                  </w:r>
                  <w:r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Pr="00B270D4">
                    <w:rPr>
                      <w:rFonts w:ascii="Times New Roman" w:hAnsi="Times New Roman"/>
                      <w:sz w:val="24"/>
                      <w:szCs w:val="24"/>
                    </w:rPr>
                    <w:fldChar w:fldCharType="separate"/>
                  </w:r>
                  <w:r>
                    <w:rPr>
                      <w:rFonts w:ascii="Times New Roman" w:hAnsi="Times New Roman"/>
                      <w:noProof/>
                      <w:sz w:val="24"/>
                      <w:szCs w:val="24"/>
                    </w:rPr>
                    <w:t>15</w:t>
                  </w:r>
                  <w:r w:rsidRPr="00B270D4">
                    <w:rPr>
                      <w:rFonts w:ascii="Times New Roman" w:hAnsi="Times New Roman"/>
                      <w:sz w:val="24"/>
                      <w:szCs w:val="24"/>
                    </w:rPr>
                    <w:fldChar w:fldCharType="end"/>
                  </w:r>
                  <w:r w:rsidRPr="00B270D4">
                    <w:rPr>
                      <w:rFonts w:ascii="Times New Roman" w:hAnsi="Times New Roman"/>
                      <w:sz w:val="24"/>
                      <w:szCs w:val="24"/>
                    </w:rPr>
                    <w:t>: Modelagem do Banco de dados</w:t>
                  </w:r>
                  <w:bookmarkEnd w:id="57"/>
                </w:p>
                <w:p w:rsidR="00DD6C2B" w:rsidRDefault="00DD6C2B"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8" w:name="_Toc277796947"/>
      <w:r w:rsidRPr="00D60B8C">
        <w:rPr>
          <w:rFonts w:ascii="Times New Roman" w:hAnsi="Times New Roman" w:cs="Times New Roman"/>
          <w:color w:val="000000" w:themeColor="text1"/>
          <w:sz w:val="24"/>
          <w:szCs w:val="24"/>
        </w:rPr>
        <w:lastRenderedPageBreak/>
        <w:t>MATERIAIS</w:t>
      </w:r>
      <w:bookmarkEnd w:id="58"/>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77796948"/>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proofErr w:type="spellStart"/>
      <w:proofErr w:type="gramStart"/>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9"/>
      <w:proofErr w:type="spellEnd"/>
      <w:proofErr w:type="gramEnd"/>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Application Server (ou </w:t>
      </w:r>
      <w:proofErr w:type="spellStart"/>
      <w:r w:rsidR="004476A8" w:rsidRPr="00D60B8C">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w:t>
      </w:r>
      <w:proofErr w:type="gramStart"/>
      <w:r w:rsidR="004476A8" w:rsidRPr="00D60B8C">
        <w:rPr>
          <w:rFonts w:ascii="Times New Roman" w:hAnsi="Times New Roman"/>
          <w:color w:val="000000" w:themeColor="text1"/>
          <w:sz w:val="24"/>
          <w:szCs w:val="24"/>
        </w:rPr>
        <w:t>implementa</w:t>
      </w:r>
      <w:proofErr w:type="gramEnd"/>
      <w:r w:rsidR="004476A8" w:rsidRPr="00D60B8C">
        <w:rPr>
          <w:rFonts w:ascii="Times New Roman" w:hAnsi="Times New Roman"/>
          <w:color w:val="000000" w:themeColor="text1"/>
          <w:sz w:val="24"/>
          <w:szCs w:val="24"/>
        </w:rPr>
        <w:t xml:space="preserve"> um servidor que roda em Java, mas ele realmente implementa a </w:t>
      </w:r>
      <w:r w:rsidR="0081700B">
        <w:rPr>
          <w:rFonts w:ascii="Times New Roman" w:hAnsi="Times New Roman"/>
          <w:color w:val="000000" w:themeColor="text1"/>
          <w:sz w:val="24"/>
          <w:szCs w:val="24"/>
        </w:rPr>
        <w:t>parte do Java EE do Java. Por ser “</w:t>
      </w:r>
      <w:proofErr w:type="spellStart"/>
      <w:r w:rsidR="0081700B">
        <w:rPr>
          <w:rFonts w:ascii="Times New Roman" w:hAnsi="Times New Roman"/>
          <w:color w:val="000000" w:themeColor="text1"/>
          <w:sz w:val="24"/>
          <w:szCs w:val="24"/>
        </w:rPr>
        <w:t>Java</w:t>
      </w:r>
      <w:r w:rsidR="004476A8" w:rsidRPr="00D60B8C">
        <w:rPr>
          <w:rFonts w:ascii="Times New Roman" w:hAnsi="Times New Roman"/>
          <w:color w:val="000000" w:themeColor="text1"/>
          <w:sz w:val="24"/>
          <w:szCs w:val="24"/>
        </w:rPr>
        <w:t>–based</w:t>
      </w:r>
      <w:proofErr w:type="spellEnd"/>
      <w:r w:rsidR="004476A8" w:rsidRPr="00D60B8C">
        <w:rPr>
          <w:rFonts w:ascii="Times New Roman" w:hAnsi="Times New Roman"/>
          <w:color w:val="000000" w:themeColor="text1"/>
          <w:sz w:val="24"/>
          <w:szCs w:val="24"/>
        </w:rPr>
        <w:t xml:space="preserve">”, ou seja, o servidor de aplicações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AS f</w:t>
      </w:r>
      <w:r w:rsidR="0081700B">
        <w:rPr>
          <w:rFonts w:ascii="Times New Roman" w:hAnsi="Times New Roman"/>
          <w:color w:val="000000" w:themeColor="text1"/>
          <w:sz w:val="24"/>
          <w:szCs w:val="24"/>
        </w:rPr>
        <w:t xml:space="preserve">oi desenvolvido pela </w:t>
      </w:r>
      <w:proofErr w:type="spellStart"/>
      <w:r w:rsidR="0081700B">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atualmente uma divisão da </w:t>
      </w:r>
      <w:proofErr w:type="spellStart"/>
      <w:r w:rsidR="004476A8" w:rsidRPr="00D60B8C">
        <w:rPr>
          <w:rFonts w:ascii="Times New Roman" w:hAnsi="Times New Roman"/>
          <w:color w:val="000000" w:themeColor="text1"/>
          <w:sz w:val="24"/>
          <w:szCs w:val="24"/>
        </w:rPr>
        <w:t>Red</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Hat</w:t>
      </w:r>
      <w:proofErr w:type="spellEnd"/>
      <w:r w:rsidR="004476A8" w:rsidRPr="00D60B8C">
        <w:rPr>
          <w:rFonts w:ascii="Times New Roman" w:hAnsi="Times New Roman"/>
          <w:color w:val="000000" w:themeColor="text1"/>
          <w:sz w:val="24"/>
          <w:szCs w:val="24"/>
        </w:rPr>
        <w:t xml:space="preserve">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Clustering</w:t>
      </w:r>
      <w:proofErr w:type="spellEnd"/>
      <w:r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Failover</w:t>
      </w:r>
      <w:proofErr w:type="spellEnd"/>
      <w:r w:rsidRPr="0081700B">
        <w:rPr>
          <w:rFonts w:ascii="Times New Roman" w:hAnsi="Times New Roman"/>
          <w:color w:val="000000" w:themeColor="text1"/>
          <w:sz w:val="24"/>
          <w:szCs w:val="24"/>
        </w:rPr>
        <w:t xml:space="preserve">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Load</w:t>
      </w:r>
      <w:proofErr w:type="spellEnd"/>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Balancing</w:t>
      </w:r>
      <w:proofErr w:type="spellEnd"/>
      <w:r w:rsidR="00F05A9A"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Cache</w:t>
      </w:r>
      <w:proofErr w:type="spellEnd"/>
      <w:r w:rsidRPr="0081700B">
        <w:rPr>
          <w:rFonts w:ascii="Times New Roman" w:hAnsi="Times New Roman"/>
          <w:color w:val="000000" w:themeColor="text1"/>
          <w:sz w:val="24"/>
          <w:szCs w:val="24"/>
        </w:rPr>
        <w:t xml:space="preserv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 xml:space="preserve">(usando </w:t>
      </w:r>
      <w:proofErr w:type="spellStart"/>
      <w:proofErr w:type="gramStart"/>
      <w:r w:rsidR="004476A8" w:rsidRPr="0081700B">
        <w:rPr>
          <w:rFonts w:ascii="Times New Roman" w:hAnsi="Times New Roman"/>
          <w:color w:val="000000" w:themeColor="text1"/>
          <w:sz w:val="24"/>
          <w:szCs w:val="24"/>
        </w:rPr>
        <w:t>JBoss</w:t>
      </w:r>
      <w:proofErr w:type="spellEnd"/>
      <w:proofErr w:type="gram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Cache</w:t>
      </w:r>
      <w:proofErr w:type="spellEnd"/>
      <w:r w:rsidR="004476A8" w:rsidRPr="0081700B">
        <w:rPr>
          <w:rFonts w:ascii="Times New Roman" w:hAnsi="Times New Roman"/>
          <w:color w:val="000000" w:themeColor="text1"/>
          <w:sz w:val="24"/>
          <w:szCs w:val="24"/>
        </w:rPr>
        <w:t xml:space="preserve">, um produto </w:t>
      </w:r>
      <w:proofErr w:type="spellStart"/>
      <w:r w:rsidR="004476A8" w:rsidRPr="0081700B">
        <w:rPr>
          <w:rFonts w:ascii="Times New Roman" w:hAnsi="Times New Roman"/>
          <w:color w:val="000000" w:themeColor="text1"/>
          <w:sz w:val="24"/>
          <w:szCs w:val="24"/>
        </w:rPr>
        <w:t>standalone</w:t>
      </w:r>
      <w:proofErr w:type="spellEnd"/>
      <w:r w:rsidR="004476A8"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Deployment  </w:t>
      </w:r>
      <w:proofErr w:type="spellStart"/>
      <w:r w:rsidRPr="0081700B">
        <w:rPr>
          <w:rFonts w:ascii="Times New Roman" w:hAnsi="Times New Roman"/>
          <w:color w:val="000000" w:themeColor="text1"/>
          <w:sz w:val="24"/>
          <w:szCs w:val="24"/>
          <w:lang w:val="en-US"/>
        </w:rPr>
        <w:t>distribuído</w:t>
      </w:r>
      <w:proofErr w:type="spellEnd"/>
      <w:r w:rsidRPr="0081700B">
        <w:rPr>
          <w:rFonts w:ascii="Times New Roman" w:hAnsi="Times New Roman"/>
          <w:color w:val="000000" w:themeColor="text1"/>
          <w:sz w:val="24"/>
          <w:szCs w:val="24"/>
          <w:lang w:val="en-US"/>
        </w:rPr>
        <w:t>(farming)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w:t>
      </w:r>
      <w:proofErr w:type="spellStart"/>
      <w:r w:rsidR="00F05A9A" w:rsidRPr="0081700B">
        <w:rPr>
          <w:rFonts w:ascii="Times New Roman" w:hAnsi="Times New Roman"/>
          <w:color w:val="000000" w:themeColor="text1"/>
          <w:sz w:val="24"/>
          <w:szCs w:val="24"/>
          <w:lang w:val="en-US"/>
        </w:rPr>
        <w:t>Integrada</w:t>
      </w:r>
      <w:proofErr w:type="spellEnd"/>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Apoio</w:t>
      </w:r>
      <w:proofErr w:type="spellEnd"/>
      <w:r w:rsidRPr="0081700B">
        <w:rPr>
          <w:rFonts w:ascii="Times New Roman" w:hAnsi="Times New Roman"/>
          <w:color w:val="000000" w:themeColor="text1"/>
          <w:sz w:val="24"/>
          <w:szCs w:val="24"/>
          <w:lang w:val="en-US"/>
        </w:rPr>
        <w:t xml:space="preserve">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w:t>
      </w:r>
      <w:proofErr w:type="spellStart"/>
      <w:r w:rsidRPr="0081700B">
        <w:rPr>
          <w:rFonts w:ascii="Times New Roman" w:hAnsi="Times New Roman"/>
          <w:color w:val="000000" w:themeColor="text1"/>
          <w:sz w:val="24"/>
          <w:szCs w:val="24"/>
          <w:lang w:val="en-US"/>
        </w:rPr>
        <w:t>Servlet</w:t>
      </w:r>
      <w:proofErr w:type="spellEnd"/>
      <w:r w:rsidRPr="0081700B">
        <w:rPr>
          <w:rFonts w:ascii="Times New Roman" w:hAnsi="Times New Roman"/>
          <w:color w:val="000000" w:themeColor="text1"/>
          <w:sz w:val="24"/>
          <w:szCs w:val="24"/>
          <w:lang w:val="en-US"/>
        </w:rPr>
        <w:t xml:space="preserve">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w:t>
      </w:r>
      <w:proofErr w:type="spellEnd"/>
      <w:proofErr w:type="gramEnd"/>
      <w:r w:rsidR="004476A8" w:rsidRPr="0081700B">
        <w:rPr>
          <w:rFonts w:ascii="Times New Roman" w:hAnsi="Times New Roman"/>
          <w:color w:val="000000" w:themeColor="text1"/>
          <w:sz w:val="24"/>
          <w:szCs w:val="24"/>
        </w:rPr>
        <w:t xml:space="preserve"> Faces 1,2 (</w:t>
      </w:r>
      <w:proofErr w:type="spellStart"/>
      <w:r w:rsidRPr="0081700B">
        <w:rPr>
          <w:rFonts w:ascii="Times New Roman" w:hAnsi="Times New Roman"/>
          <w:color w:val="000000" w:themeColor="text1"/>
          <w:sz w:val="24"/>
          <w:szCs w:val="24"/>
        </w:rPr>
        <w:t>Mojarra</w:t>
      </w:r>
      <w:proofErr w:type="spellEnd"/>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w:t>
      </w:r>
      <w:proofErr w:type="spellStart"/>
      <w:r w:rsidRPr="0081700B">
        <w:rPr>
          <w:rFonts w:ascii="Times New Roman" w:hAnsi="Times New Roman"/>
          <w:color w:val="000000" w:themeColor="text1"/>
          <w:sz w:val="24"/>
          <w:szCs w:val="24"/>
        </w:rPr>
        <w:t>Beans</w:t>
      </w:r>
      <w:proofErr w:type="spellEnd"/>
      <w:r w:rsidRPr="0081700B">
        <w:rPr>
          <w:rFonts w:ascii="Times New Roman" w:hAnsi="Times New Roman"/>
          <w:color w:val="000000" w:themeColor="text1"/>
          <w:sz w:val="24"/>
          <w:szCs w:val="24"/>
        </w:rPr>
        <w:t xml:space="preserve">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 xml:space="preserve">versões de </w:t>
      </w:r>
      <w:proofErr w:type="gramStart"/>
      <w:r w:rsidRPr="0081700B">
        <w:rPr>
          <w:rFonts w:ascii="Times New Roman" w:hAnsi="Times New Roman"/>
          <w:color w:val="000000" w:themeColor="text1"/>
          <w:sz w:val="24"/>
          <w:szCs w:val="24"/>
        </w:rPr>
        <w:t>3</w:t>
      </w:r>
      <w:proofErr w:type="gramEnd"/>
      <w:r w:rsidRPr="0081700B">
        <w:rPr>
          <w:rFonts w:ascii="Times New Roman" w:hAnsi="Times New Roman"/>
          <w:color w:val="000000" w:themeColor="text1"/>
          <w:sz w:val="24"/>
          <w:szCs w:val="24"/>
        </w:rPr>
        <w:t xml:space="preserve">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proofErr w:type="spellStart"/>
      <w:r w:rsidR="004476A8" w:rsidRPr="0081700B">
        <w:rPr>
          <w:rFonts w:ascii="Times New Roman" w:hAnsi="Times New Roman"/>
          <w:color w:val="000000" w:themeColor="text1"/>
          <w:sz w:val="24"/>
          <w:szCs w:val="24"/>
        </w:rPr>
        <w:t>Hibernate</w:t>
      </w:r>
      <w:proofErr w:type="spellEnd"/>
      <w:r w:rsidR="004476A8" w:rsidRPr="0081700B">
        <w:rPr>
          <w:rFonts w:ascii="Times New Roman" w:hAnsi="Times New Roman"/>
          <w:color w:val="000000" w:themeColor="text1"/>
          <w:sz w:val="24"/>
          <w:szCs w:val="24"/>
        </w:rPr>
        <w:t xml:space="preserve"> (para a programação a persistência; JPA</w:t>
      </w:r>
      <w:proofErr w:type="gramStart"/>
      <w:r w:rsidR="004476A8" w:rsidRPr="0081700B">
        <w:rPr>
          <w:rFonts w:ascii="Times New Roman" w:hAnsi="Times New Roman"/>
          <w:color w:val="000000" w:themeColor="text1"/>
          <w:sz w:val="24"/>
          <w:szCs w:val="24"/>
        </w:rPr>
        <w:t xml:space="preserve"> )</w:t>
      </w:r>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 xml:space="preserve">JTA (Java </w:t>
      </w:r>
      <w:proofErr w:type="spellStart"/>
      <w:r w:rsidRPr="0081700B">
        <w:rPr>
          <w:rFonts w:ascii="Times New Roman" w:hAnsi="Times New Roman"/>
          <w:color w:val="000000" w:themeColor="text1"/>
          <w:sz w:val="24"/>
          <w:szCs w:val="24"/>
        </w:rPr>
        <w:t>Transaction</w:t>
      </w:r>
      <w:proofErr w:type="spellEnd"/>
      <w:r w:rsidRPr="0081700B">
        <w:rPr>
          <w:rFonts w:ascii="Times New Roman" w:hAnsi="Times New Roman"/>
          <w:color w:val="000000" w:themeColor="text1"/>
          <w:sz w:val="24"/>
          <w:szCs w:val="24"/>
        </w:rPr>
        <w:t xml:space="preserve">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Suporte para Java </w:t>
      </w:r>
      <w:proofErr w:type="gramStart"/>
      <w:r w:rsidRPr="0081700B">
        <w:rPr>
          <w:rFonts w:ascii="Times New Roman" w:hAnsi="Times New Roman"/>
          <w:color w:val="000000" w:themeColor="text1"/>
          <w:sz w:val="24"/>
          <w:szCs w:val="24"/>
        </w:rPr>
        <w:t>EE ,</w:t>
      </w:r>
      <w:proofErr w:type="gramEnd"/>
      <w:r w:rsidRPr="0081700B">
        <w:rPr>
          <w:rFonts w:ascii="Times New Roman" w:hAnsi="Times New Roman"/>
          <w:color w:val="000000" w:themeColor="text1"/>
          <w:sz w:val="24"/>
          <w:szCs w:val="24"/>
        </w:rPr>
        <w:t xml:space="preserve"> como Web </w:t>
      </w:r>
      <w:proofErr w:type="spellStart"/>
      <w:r w:rsidRPr="0081700B">
        <w:rPr>
          <w:rFonts w:ascii="Times New Roman" w:hAnsi="Times New Roman"/>
          <w:color w:val="000000" w:themeColor="text1"/>
          <w:sz w:val="24"/>
          <w:szCs w:val="24"/>
        </w:rPr>
        <w:t>Services</w:t>
      </w:r>
      <w:proofErr w:type="spellEnd"/>
      <w:r w:rsidRPr="0081700B">
        <w:rPr>
          <w:rFonts w:ascii="Times New Roman" w:hAnsi="Times New Roman"/>
          <w:color w:val="000000" w:themeColor="text1"/>
          <w:sz w:val="24"/>
          <w:szCs w:val="24"/>
        </w:rPr>
        <w:t xml:space="preserve">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w:t>
      </w:r>
      <w:proofErr w:type="spellStart"/>
      <w:r w:rsidR="004476A8" w:rsidRPr="0081700B">
        <w:rPr>
          <w:rFonts w:ascii="Times New Roman" w:hAnsi="Times New Roman"/>
          <w:color w:val="000000" w:themeColor="text1"/>
          <w:sz w:val="24"/>
          <w:szCs w:val="24"/>
        </w:rPr>
        <w:t>Message</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Service</w:t>
      </w:r>
      <w:proofErr w:type="spellEnd"/>
      <w:r w:rsidR="004476A8"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JavaMail</w:t>
      </w:r>
      <w:proofErr w:type="spellEnd"/>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w:t>
      </w:r>
      <w:proofErr w:type="spellStart"/>
      <w:proofErr w:type="gramStart"/>
      <w:r w:rsidRPr="0081700B">
        <w:rPr>
          <w:rFonts w:ascii="Times New Roman" w:hAnsi="Times New Roman"/>
          <w:color w:val="000000" w:themeColor="text1"/>
          <w:sz w:val="24"/>
          <w:szCs w:val="24"/>
        </w:rPr>
        <w:t>JacORB</w:t>
      </w:r>
      <w:proofErr w:type="spellEnd"/>
      <w:proofErr w:type="gramEnd"/>
      <w:r w:rsidRPr="0081700B">
        <w:rPr>
          <w:rFonts w:ascii="Times New Roman" w:hAnsi="Times New Roman"/>
          <w:color w:val="000000" w:themeColor="text1"/>
          <w:sz w:val="24"/>
          <w:szCs w:val="24"/>
        </w:rPr>
        <w:t xml:space="preserve">, alias Java </w:t>
      </w:r>
      <w:proofErr w:type="spellStart"/>
      <w:r w:rsidRPr="0081700B">
        <w:rPr>
          <w:rFonts w:ascii="Times New Roman" w:hAnsi="Times New Roman"/>
          <w:color w:val="000000" w:themeColor="text1"/>
          <w:sz w:val="24"/>
          <w:szCs w:val="24"/>
        </w:rPr>
        <w:t>and</w:t>
      </w:r>
      <w:proofErr w:type="spellEnd"/>
      <w:r w:rsidRPr="0081700B">
        <w:rPr>
          <w:rFonts w:ascii="Times New Roman" w:hAnsi="Times New Roman"/>
          <w:color w:val="000000" w:themeColor="text1"/>
          <w:sz w:val="24"/>
          <w:szCs w:val="24"/>
        </w:rPr>
        <w:t xml:space="preserve">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JAAS (Java Authentication </w:t>
      </w:r>
      <w:proofErr w:type="spellStart"/>
      <w:r w:rsidRPr="0081700B">
        <w:rPr>
          <w:rFonts w:ascii="Times New Roman" w:hAnsi="Times New Roman"/>
          <w:color w:val="000000" w:themeColor="text1"/>
          <w:sz w:val="24"/>
          <w:szCs w:val="24"/>
        </w:rPr>
        <w:t>Service</w:t>
      </w:r>
      <w:proofErr w:type="spellEnd"/>
      <w:r w:rsidRPr="0081700B">
        <w:rPr>
          <w:rFonts w:ascii="Times New Roman" w:hAnsi="Times New Roman"/>
          <w:color w:val="000000" w:themeColor="text1"/>
          <w:sz w:val="24"/>
          <w:szCs w:val="24"/>
        </w:rPr>
        <w:t xml:space="preserv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JCA (Java </w:t>
      </w:r>
      <w:proofErr w:type="spellStart"/>
      <w:r w:rsidR="004476A8" w:rsidRPr="0081700B">
        <w:rPr>
          <w:rFonts w:ascii="Times New Roman" w:hAnsi="Times New Roman"/>
          <w:color w:val="000000" w:themeColor="text1"/>
          <w:sz w:val="24"/>
          <w:szCs w:val="24"/>
        </w:rPr>
        <w:t>Connector</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Architecture</w:t>
      </w:r>
      <w:proofErr w:type="spellEnd"/>
      <w:r w:rsidR="004476A8" w:rsidRPr="0081700B">
        <w:rPr>
          <w:rFonts w:ascii="Times New Roman" w:hAnsi="Times New Roman"/>
          <w:color w:val="000000" w:themeColor="text1"/>
          <w:sz w:val="24"/>
          <w:szCs w:val="24"/>
        </w:rPr>
        <w:t>)</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Integração</w:t>
      </w:r>
      <w:proofErr w:type="spellEnd"/>
      <w:r w:rsidRPr="0081700B">
        <w:rPr>
          <w:rFonts w:ascii="Times New Roman" w:hAnsi="Times New Roman"/>
          <w:color w:val="000000" w:themeColor="text1"/>
          <w:sz w:val="24"/>
          <w:szCs w:val="24"/>
          <w:lang w:val="en-US"/>
        </w:rPr>
        <w:t xml:space="preserve">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77796949"/>
      <w:r w:rsidRPr="00D60B8C">
        <w:rPr>
          <w:rFonts w:ascii="Times New Roman" w:hAnsi="Times New Roman" w:cs="Times New Roman"/>
          <w:b/>
          <w:color w:val="000000" w:themeColor="text1"/>
          <w:sz w:val="24"/>
          <w:szCs w:val="24"/>
        </w:rPr>
        <w:t xml:space="preserve">Plataforma </w:t>
      </w:r>
      <w:proofErr w:type="spellStart"/>
      <w:proofErr w:type="gramStart"/>
      <w:r w:rsidRPr="00D60B8C">
        <w:rPr>
          <w:rFonts w:ascii="Times New Roman" w:hAnsi="Times New Roman" w:cs="Times New Roman"/>
          <w:b/>
          <w:color w:val="000000" w:themeColor="text1"/>
          <w:sz w:val="24"/>
          <w:szCs w:val="24"/>
        </w:rPr>
        <w:t>J</w:t>
      </w:r>
      <w:r w:rsidR="00076B3B" w:rsidRPr="00D60B8C">
        <w:rPr>
          <w:rFonts w:ascii="Times New Roman" w:hAnsi="Times New Roman" w:cs="Times New Roman"/>
          <w:b/>
          <w:color w:val="000000" w:themeColor="text1"/>
          <w:sz w:val="24"/>
          <w:szCs w:val="24"/>
        </w:rPr>
        <w:t>avaEE</w:t>
      </w:r>
      <w:bookmarkEnd w:id="60"/>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 EE (ou J2EE, ou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 xml:space="preserve">A plataforma inicialmente era conhecida por Java </w:t>
      </w:r>
      <w:proofErr w:type="gramStart"/>
      <w:r w:rsidR="00AF0C41" w:rsidRPr="00D60B8C">
        <w:rPr>
          <w:rFonts w:ascii="Times New Roman" w:hAnsi="Times New Roman"/>
          <w:color w:val="000000" w:themeColor="text1"/>
          <w:sz w:val="24"/>
          <w:szCs w:val="24"/>
        </w:rPr>
        <w:t>2</w:t>
      </w:r>
      <w:proofErr w:type="gramEnd"/>
      <w:r w:rsidR="00AF0C41" w:rsidRPr="00D60B8C">
        <w:rPr>
          <w:rFonts w:ascii="Times New Roman" w:hAnsi="Times New Roman"/>
          <w:color w:val="000000" w:themeColor="text1"/>
          <w:sz w:val="24"/>
          <w:szCs w:val="24"/>
        </w:rPr>
        <w:t xml:space="preserve"> </w:t>
      </w:r>
      <w:proofErr w:type="spellStart"/>
      <w:r w:rsidR="00AF0C41" w:rsidRPr="00D60B8C">
        <w:rPr>
          <w:rFonts w:ascii="Times New Roman" w:hAnsi="Times New Roman"/>
          <w:color w:val="000000" w:themeColor="text1"/>
          <w:sz w:val="24"/>
          <w:szCs w:val="24"/>
        </w:rPr>
        <w:t>Platform</w:t>
      </w:r>
      <w:proofErr w:type="spellEnd"/>
      <w:r w:rsidR="00AF0C41" w:rsidRPr="00D60B8C">
        <w:rPr>
          <w:rFonts w:ascii="Times New Roman" w:hAnsi="Times New Roman"/>
          <w:color w:val="000000" w:themeColor="text1"/>
          <w:sz w:val="24"/>
          <w:szCs w:val="24"/>
        </w:rPr>
        <w:t xml:space="preserve">, Enterprise </w:t>
      </w:r>
      <w:proofErr w:type="spellStart"/>
      <w:r w:rsidR="00AF0C41" w:rsidRPr="00D60B8C">
        <w:rPr>
          <w:rFonts w:ascii="Times New Roman" w:hAnsi="Times New Roman"/>
          <w:color w:val="000000" w:themeColor="text1"/>
          <w:sz w:val="24"/>
          <w:szCs w:val="24"/>
        </w:rPr>
        <w:t>Edition</w:t>
      </w:r>
      <w:proofErr w:type="spellEnd"/>
      <w:r w:rsidR="00AF0C41" w:rsidRPr="00D60B8C">
        <w:rPr>
          <w:rFonts w:ascii="Times New Roman" w:hAnsi="Times New Roman"/>
          <w:color w:val="000000" w:themeColor="text1"/>
          <w:sz w:val="24"/>
          <w:szCs w:val="24"/>
        </w:rPr>
        <w:t xml:space="preserve">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 xml:space="preserve">passou a ser chamada de Java EE </w:t>
      </w:r>
      <w:proofErr w:type="gramStart"/>
      <w:r w:rsidR="00B22CCD">
        <w:rPr>
          <w:rFonts w:ascii="Times New Roman" w:hAnsi="Times New Roman"/>
          <w:color w:val="000000" w:themeColor="text1"/>
          <w:sz w:val="24"/>
          <w:szCs w:val="24"/>
        </w:rPr>
        <w:t>5</w:t>
      </w:r>
      <w:proofErr w:type="gramEnd"/>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difere-se da Plataforma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(Java SE) pela adição de bibliotecas que fornecem funcionalidade para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w:t>
      </w:r>
      <w:ins w:id="61" w:author="Daniela" w:date="2010-11-15T10:24:00Z">
        <w:r w:rsidR="00B22CCD">
          <w:rPr>
            <w:rFonts w:ascii="Times New Roman" w:hAnsi="Times New Roman"/>
            <w:color w:val="000000" w:themeColor="text1"/>
            <w:sz w:val="24"/>
            <w:szCs w:val="24"/>
          </w:rPr>
          <w:t xml:space="preserve">executa </w:t>
        </w:r>
      </w:ins>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ins w:id="62" w:author="Daniela" w:date="2010-11-15T10:25:00Z">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ins>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JDBC (Java Database </w:t>
      </w:r>
      <w:proofErr w:type="spellStart"/>
      <w:r w:rsidRPr="00B22CCD">
        <w:rPr>
          <w:rFonts w:ascii="Times New Roman" w:hAnsi="Times New Roman"/>
          <w:color w:val="000000" w:themeColor="text1"/>
          <w:sz w:val="24"/>
          <w:szCs w:val="24"/>
        </w:rPr>
        <w:t>Connectivity</w:t>
      </w:r>
      <w:proofErr w:type="spellEnd"/>
      <w:r w:rsidRPr="00B22CCD">
        <w:rPr>
          <w:rFonts w:ascii="Times New Roman" w:hAnsi="Times New Roman"/>
          <w:color w:val="000000" w:themeColor="text1"/>
          <w:sz w:val="24"/>
          <w:szCs w:val="24"/>
        </w:rPr>
        <w:t>),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Servlets</w:t>
      </w:r>
      <w:proofErr w:type="spellEnd"/>
      <w:r>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JSP (Java Server </w:t>
      </w:r>
      <w:proofErr w:type="spellStart"/>
      <w:r w:rsidRPr="00B22CCD">
        <w:rPr>
          <w:rFonts w:ascii="Times New Roman" w:hAnsi="Times New Roman"/>
          <w:color w:val="000000" w:themeColor="text1"/>
          <w:sz w:val="24"/>
          <w:szCs w:val="24"/>
        </w:rPr>
        <w:t>Pages</w:t>
      </w:r>
      <w:proofErr w:type="spellEnd"/>
      <w:r w:rsidRPr="00B22CCD">
        <w:rPr>
          <w:rFonts w:ascii="Times New Roman" w:hAnsi="Times New Roman"/>
          <w:color w:val="000000" w:themeColor="text1"/>
          <w:sz w:val="24"/>
          <w:szCs w:val="24"/>
        </w:rPr>
        <w:t xml:space="preserve">), uma especialização do </w:t>
      </w:r>
      <w:proofErr w:type="spellStart"/>
      <w:r w:rsidRPr="00B22CCD">
        <w:rPr>
          <w:rFonts w:ascii="Times New Roman" w:hAnsi="Times New Roman"/>
          <w:color w:val="000000" w:themeColor="text1"/>
          <w:sz w:val="24"/>
          <w:szCs w:val="24"/>
        </w:rPr>
        <w:t>servlet</w:t>
      </w:r>
      <w:proofErr w:type="spellEnd"/>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JTA (Java </w:t>
      </w:r>
      <w:proofErr w:type="spellStart"/>
      <w:r w:rsidRPr="00B22CCD">
        <w:rPr>
          <w:rFonts w:ascii="Times New Roman" w:hAnsi="Times New Roman"/>
          <w:color w:val="000000" w:themeColor="text1"/>
          <w:sz w:val="24"/>
          <w:szCs w:val="24"/>
        </w:rPr>
        <w:t>Transaction</w:t>
      </w:r>
      <w:proofErr w:type="spellEnd"/>
      <w:r w:rsidRPr="00B22CCD">
        <w:rPr>
          <w:rFonts w:ascii="Times New Roman" w:hAnsi="Times New Roman"/>
          <w:color w:val="000000" w:themeColor="text1"/>
          <w:sz w:val="24"/>
          <w:szCs w:val="24"/>
        </w:rPr>
        <w:t xml:space="preserve">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sidRPr="00B22CCD">
        <w:rPr>
          <w:rFonts w:ascii="Times New Roman" w:hAnsi="Times New Roman"/>
          <w:color w:val="000000" w:themeColor="text1"/>
          <w:sz w:val="24"/>
          <w:szCs w:val="24"/>
        </w:rPr>
        <w:t>EJBs</w:t>
      </w:r>
      <w:proofErr w:type="spellEnd"/>
      <w:r w:rsidRPr="00B22CCD">
        <w:rPr>
          <w:rFonts w:ascii="Times New Roman" w:hAnsi="Times New Roman"/>
          <w:color w:val="000000" w:themeColor="text1"/>
          <w:sz w:val="24"/>
          <w:szCs w:val="24"/>
        </w:rPr>
        <w:t xml:space="preserve"> (Enterprise Java </w:t>
      </w:r>
      <w:proofErr w:type="spellStart"/>
      <w:r w:rsidRPr="00B22CCD">
        <w:rPr>
          <w:rFonts w:ascii="Times New Roman" w:hAnsi="Times New Roman"/>
          <w:color w:val="000000" w:themeColor="text1"/>
          <w:sz w:val="24"/>
          <w:szCs w:val="24"/>
        </w:rPr>
        <w:t>Beans</w:t>
      </w:r>
      <w:proofErr w:type="spellEnd"/>
      <w:r w:rsidRPr="00B22CCD">
        <w:rPr>
          <w:rFonts w:ascii="Times New Roman" w:hAnsi="Times New Roman"/>
          <w:color w:val="000000" w:themeColor="text1"/>
          <w:sz w:val="24"/>
          <w:szCs w:val="24"/>
        </w:rPr>
        <w:t xml:space="preserve">),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proofErr w:type="spellStart"/>
      <w:r w:rsidR="00226A2D">
        <w:rPr>
          <w:rFonts w:ascii="Times New Roman" w:hAnsi="Times New Roman"/>
          <w:color w:val="000000" w:themeColor="text1"/>
          <w:sz w:val="24"/>
          <w:szCs w:val="24"/>
        </w:rPr>
        <w:t>infraestrutura</w:t>
      </w:r>
      <w:proofErr w:type="spellEnd"/>
      <w:r w:rsidRPr="00B22CCD">
        <w:rPr>
          <w:rFonts w:ascii="Times New Roman" w:hAnsi="Times New Roman"/>
          <w:color w:val="000000" w:themeColor="text1"/>
          <w:sz w:val="24"/>
          <w:szCs w:val="24"/>
        </w:rPr>
        <w:t xml:space="preserve">, segurança, disponibilidade e </w:t>
      </w:r>
      <w:proofErr w:type="spellStart"/>
      <w:r w:rsidRPr="00B22CCD">
        <w:rPr>
          <w:rFonts w:ascii="Times New Roman" w:hAnsi="Times New Roman"/>
          <w:color w:val="000000" w:themeColor="text1"/>
          <w:sz w:val="24"/>
          <w:szCs w:val="24"/>
        </w:rPr>
        <w:t>escalabilidade</w:t>
      </w:r>
      <w:proofErr w:type="spellEnd"/>
      <w:r w:rsidRPr="00B22CCD">
        <w:rPr>
          <w:rFonts w:ascii="Times New Roman" w:hAnsi="Times New Roman"/>
          <w:color w:val="000000" w:themeColor="text1"/>
          <w:sz w:val="24"/>
          <w:szCs w:val="24"/>
        </w:rPr>
        <w:t xml:space="preserve"> </w:t>
      </w:r>
      <w:proofErr w:type="gramStart"/>
      <w:r w:rsidRPr="00B22CCD">
        <w:rPr>
          <w:rFonts w:ascii="Times New Roman" w:hAnsi="Times New Roman"/>
          <w:color w:val="000000" w:themeColor="text1"/>
          <w:sz w:val="24"/>
          <w:szCs w:val="24"/>
        </w:rPr>
        <w:t>são</w:t>
      </w:r>
      <w:proofErr w:type="gramEnd"/>
      <w:r w:rsidRPr="00B22CCD">
        <w:rPr>
          <w:rFonts w:ascii="Times New Roman" w:hAnsi="Times New Roman"/>
          <w:color w:val="000000" w:themeColor="text1"/>
          <w:sz w:val="24"/>
          <w:szCs w:val="24"/>
        </w:rPr>
        <w:t xml:space="preserve">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 xml:space="preserve">(Java </w:t>
      </w:r>
      <w:proofErr w:type="spellStart"/>
      <w:r w:rsidR="00523E92" w:rsidRPr="00B22CCD">
        <w:rPr>
          <w:rFonts w:ascii="Times New Roman" w:hAnsi="Times New Roman"/>
          <w:color w:val="000000" w:themeColor="text1"/>
          <w:sz w:val="24"/>
          <w:szCs w:val="24"/>
        </w:rPr>
        <w:t>Connector</w:t>
      </w:r>
      <w:proofErr w:type="spellEnd"/>
      <w:r w:rsidR="00523E92" w:rsidRPr="00B22CCD">
        <w:rPr>
          <w:rFonts w:ascii="Times New Roman" w:hAnsi="Times New Roman"/>
          <w:color w:val="000000" w:themeColor="text1"/>
          <w:sz w:val="24"/>
          <w:szCs w:val="24"/>
        </w:rPr>
        <w:t xml:space="preserve"> </w:t>
      </w:r>
      <w:proofErr w:type="spellStart"/>
      <w:r w:rsidR="00523E92" w:rsidRPr="00B22CCD">
        <w:rPr>
          <w:rFonts w:ascii="Times New Roman" w:hAnsi="Times New Roman"/>
          <w:color w:val="000000" w:themeColor="text1"/>
          <w:sz w:val="24"/>
          <w:szCs w:val="24"/>
        </w:rPr>
        <w:t>Architecture</w:t>
      </w:r>
      <w:proofErr w:type="spellEnd"/>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w:t>
      </w:r>
      <w:proofErr w:type="spellStart"/>
      <w:r>
        <w:rPr>
          <w:rFonts w:ascii="Times New Roman" w:hAnsi="Times New Roman"/>
          <w:color w:val="000000" w:themeColor="text1"/>
          <w:sz w:val="24"/>
          <w:szCs w:val="24"/>
        </w:rPr>
        <w:t>Persistence</w:t>
      </w:r>
      <w:proofErr w:type="spellEnd"/>
      <w:r>
        <w:rPr>
          <w:rFonts w:ascii="Times New Roman" w:hAnsi="Times New Roman"/>
          <w:color w:val="000000" w:themeColor="text1"/>
          <w:sz w:val="24"/>
          <w:szCs w:val="24"/>
        </w:rPr>
        <w:t xml:space="preserv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proofErr w:type="spellStart"/>
      <w:r w:rsidR="00523E92" w:rsidRPr="00B22CCD">
        <w:rPr>
          <w:rFonts w:ascii="Times New Roman" w:hAnsi="Times New Roman"/>
          <w:color w:val="000000" w:themeColor="text1"/>
          <w:sz w:val="24"/>
          <w:szCs w:val="24"/>
        </w:rPr>
        <w:t>EAP’s</w:t>
      </w:r>
      <w:proofErr w:type="spellEnd"/>
      <w:r w:rsidR="00523E92" w:rsidRPr="00B22CCD">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Enterprise Java </w:t>
      </w:r>
      <w:proofErr w:type="spellStart"/>
      <w:r w:rsidR="00AF0C41" w:rsidRPr="00B22CCD">
        <w:rPr>
          <w:rFonts w:ascii="Times New Roman" w:hAnsi="Times New Roman"/>
          <w:color w:val="000000" w:themeColor="text1"/>
          <w:sz w:val="24"/>
          <w:szCs w:val="24"/>
        </w:rPr>
        <w:t>Beans</w:t>
      </w:r>
      <w:proofErr w:type="spellEnd"/>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3" w:name="_Toc277796950"/>
      <w:proofErr w:type="spellStart"/>
      <w:r w:rsidRPr="00D60B8C">
        <w:rPr>
          <w:rFonts w:ascii="Times New Roman" w:hAnsi="Times New Roman" w:cs="Times New Roman"/>
          <w:b/>
          <w:color w:val="000000" w:themeColor="text1"/>
          <w:sz w:val="24"/>
          <w:szCs w:val="24"/>
        </w:rPr>
        <w:t>Hibernate</w:t>
      </w:r>
      <w:bookmarkEnd w:id="63"/>
      <w:proofErr w:type="spellEnd"/>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D60B8C">
        <w:rPr>
          <w:rFonts w:ascii="Times New Roman" w:hAnsi="Times New Roman"/>
          <w:color w:val="000000" w:themeColor="text1"/>
          <w:sz w:val="24"/>
          <w:szCs w:val="24"/>
        </w:rPr>
        <w:t>Microsoft .</w:t>
      </w:r>
      <w:proofErr w:type="gramEnd"/>
      <w:r w:rsidRPr="00D60B8C">
        <w:rPr>
          <w:rFonts w:ascii="Times New Roman" w:hAnsi="Times New Roman"/>
          <w:color w:val="000000" w:themeColor="text1"/>
          <w:sz w:val="24"/>
          <w:szCs w:val="24"/>
        </w:rPr>
        <w:t xml:space="preserve">Net como o nome </w:t>
      </w:r>
      <w:proofErr w:type="spellStart"/>
      <w:r w:rsidRPr="00D60B8C">
        <w:rPr>
          <w:rFonts w:ascii="Times New Roman" w:hAnsi="Times New Roman"/>
          <w:color w:val="000000" w:themeColor="text1"/>
          <w:sz w:val="24"/>
          <w:szCs w:val="24"/>
        </w:rPr>
        <w:t>NHibernate</w:t>
      </w:r>
      <w:proofErr w:type="spellEnd"/>
      <w:r w:rsidRPr="00D60B8C">
        <w:rPr>
          <w:rFonts w:ascii="Times New Roman" w:hAnsi="Times New Roman"/>
          <w:color w:val="000000" w:themeColor="text1"/>
          <w:sz w:val="24"/>
          <w:szCs w:val="24"/>
        </w:rPr>
        <w:t xml:space="preserv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w:t>
      </w:r>
      <w:proofErr w:type="spellStart"/>
      <w:r w:rsidRPr="00D60B8C">
        <w:rPr>
          <w:rFonts w:ascii="Times New Roman" w:hAnsi="Times New Roman"/>
          <w:color w:val="000000" w:themeColor="text1"/>
          <w:sz w:val="24"/>
          <w:szCs w:val="24"/>
        </w:rPr>
        <w:t>SGDBs</w:t>
      </w:r>
      <w:proofErr w:type="spellEnd"/>
      <w:r w:rsidRPr="00D60B8C">
        <w:rPr>
          <w:rFonts w:ascii="Times New Roman" w:hAnsi="Times New Roman"/>
          <w:color w:val="000000" w:themeColor="text1"/>
          <w:sz w:val="24"/>
          <w:szCs w:val="24"/>
        </w:rPr>
        <w:t>).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gera as chamadas SQL e libera o desenvolvedor do trabalho manual da conversão dos dados resultante, mantendo o programa </w:t>
      </w:r>
      <w:r w:rsidRPr="00D60B8C">
        <w:rPr>
          <w:rFonts w:ascii="Times New Roman" w:hAnsi="Times New Roman"/>
          <w:color w:val="000000" w:themeColor="text1"/>
          <w:sz w:val="24"/>
          <w:szCs w:val="24"/>
        </w:rPr>
        <w:lastRenderedPageBreak/>
        <w:t>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do programa. Apesar de existirem </w:t>
      </w:r>
      <w:proofErr w:type="spellStart"/>
      <w:r w:rsidRPr="00D60B8C">
        <w:rPr>
          <w:rFonts w:ascii="Times New Roman" w:hAnsi="Times New Roman"/>
          <w:color w:val="000000" w:themeColor="text1"/>
          <w:sz w:val="24"/>
          <w:szCs w:val="24"/>
        </w:rPr>
        <w:t>API</w:t>
      </w:r>
      <w:r w:rsidR="00226A2D">
        <w:rPr>
          <w:rFonts w:ascii="Times New Roman" w:hAnsi="Times New Roman"/>
          <w:color w:val="000000" w:themeColor="text1"/>
          <w:sz w:val="24"/>
          <w:szCs w:val="24"/>
        </w:rPr>
        <w:t>s</w:t>
      </w:r>
      <w:proofErr w:type="spellEnd"/>
      <w:r w:rsidRPr="00D60B8C">
        <w:rPr>
          <w:rFonts w:ascii="Times New Roman" w:hAnsi="Times New Roman"/>
          <w:color w:val="000000" w:themeColor="text1"/>
          <w:sz w:val="24"/>
          <w:szCs w:val="24"/>
        </w:rPr>
        <w:t xml:space="preserve"> 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 programa delega o tratamento transacional ao </w:t>
      </w:r>
      <w:proofErr w:type="spellStart"/>
      <w:r w:rsidRPr="00D60B8C">
        <w:rPr>
          <w:rFonts w:ascii="Times New Roman" w:hAnsi="Times New Roman"/>
          <w:color w:val="000000" w:themeColor="text1"/>
          <w:sz w:val="24"/>
          <w:szCs w:val="24"/>
        </w:rPr>
        <w:t>driver</w:t>
      </w:r>
      <w:proofErr w:type="spellEnd"/>
      <w:r w:rsidRPr="00D60B8C">
        <w:rPr>
          <w:rFonts w:ascii="Times New Roman" w:hAnsi="Times New Roman"/>
          <w:color w:val="000000" w:themeColor="text1"/>
          <w:sz w:val="24"/>
          <w:szCs w:val="24"/>
        </w:rPr>
        <w:t xml:space="preserve">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sidR="00143AFF" w:rsidRPr="00D60B8C">
        <w:rPr>
          <w:rFonts w:ascii="Times New Roman" w:hAnsi="Times New Roman"/>
          <w:color w:val="000000" w:themeColor="text1"/>
          <w:sz w:val="24"/>
          <w:szCs w:val="24"/>
        </w:rPr>
        <w:t>Hibernate</w:t>
      </w:r>
      <w:proofErr w:type="spellEnd"/>
      <w:r w:rsidR="00143AFF" w:rsidRPr="00D60B8C">
        <w:rPr>
          <w:rFonts w:ascii="Times New Roman" w:hAnsi="Times New Roman"/>
          <w:color w:val="000000" w:themeColor="text1"/>
          <w:sz w:val="24"/>
          <w:szCs w:val="24"/>
        </w:rPr>
        <w:t xml:space="preserve"> pode ser utilizado em aplicações Java </w:t>
      </w:r>
      <w:proofErr w:type="spellStart"/>
      <w:r w:rsidR="00143AFF" w:rsidRPr="00D60B8C">
        <w:rPr>
          <w:rFonts w:ascii="Times New Roman" w:hAnsi="Times New Roman"/>
          <w:color w:val="000000" w:themeColor="text1"/>
          <w:sz w:val="24"/>
          <w:szCs w:val="24"/>
        </w:rPr>
        <w:t>standalone</w:t>
      </w:r>
      <w:proofErr w:type="spellEnd"/>
      <w:r w:rsidR="00143AFF" w:rsidRPr="00D60B8C">
        <w:rPr>
          <w:rFonts w:ascii="Times New Roman" w:hAnsi="Times New Roman"/>
          <w:color w:val="000000" w:themeColor="text1"/>
          <w:sz w:val="24"/>
          <w:szCs w:val="24"/>
        </w:rPr>
        <w:t xml:space="preserve"> ou em aplicações Java EE, utilizando </w:t>
      </w:r>
      <w:proofErr w:type="spellStart"/>
      <w:r w:rsidR="00143AFF" w:rsidRPr="00D60B8C">
        <w:rPr>
          <w:rFonts w:ascii="Times New Roman" w:hAnsi="Times New Roman"/>
          <w:color w:val="000000" w:themeColor="text1"/>
          <w:sz w:val="24"/>
          <w:szCs w:val="24"/>
        </w:rPr>
        <w:t>servlet</w:t>
      </w:r>
      <w:proofErr w:type="spellEnd"/>
      <w:r w:rsidR="00143AFF" w:rsidRPr="00D60B8C">
        <w:rPr>
          <w:rFonts w:ascii="Times New Roman" w:hAnsi="Times New Roman"/>
          <w:color w:val="000000" w:themeColor="text1"/>
          <w:sz w:val="24"/>
          <w:szCs w:val="24"/>
        </w:rPr>
        <w:t xml:space="preserve"> ou sessões EJB </w:t>
      </w:r>
      <w:proofErr w:type="spellStart"/>
      <w:r w:rsidR="00143AFF" w:rsidRPr="00D60B8C">
        <w:rPr>
          <w:rFonts w:ascii="Times New Roman" w:hAnsi="Times New Roman"/>
          <w:color w:val="000000" w:themeColor="text1"/>
          <w:sz w:val="24"/>
          <w:szCs w:val="24"/>
        </w:rPr>
        <w:t>beans</w:t>
      </w:r>
      <w:proofErr w:type="spellEnd"/>
      <w:r w:rsidR="00143AFF" w:rsidRPr="00D60B8C">
        <w:rPr>
          <w:rFonts w:ascii="Times New Roman" w:hAnsi="Times New Roman"/>
          <w:color w:val="000000" w:themeColor="text1"/>
          <w:sz w:val="24"/>
          <w:szCs w:val="24"/>
        </w:rPr>
        <w:t>.</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 xml:space="preserve">foi criado por </w:t>
      </w:r>
      <w:proofErr w:type="gramStart"/>
      <w:r w:rsidR="00143AFF" w:rsidRPr="00D60B8C">
        <w:rPr>
          <w:rFonts w:ascii="Times New Roman" w:hAnsi="Times New Roman"/>
          <w:color w:val="000000" w:themeColor="text1"/>
          <w:sz w:val="24"/>
          <w:szCs w:val="24"/>
        </w:rPr>
        <w:t>desenvolvedores Java</w:t>
      </w:r>
      <w:proofErr w:type="gramEnd"/>
      <w:r w:rsidR="00143AFF" w:rsidRPr="00D60B8C">
        <w:rPr>
          <w:rFonts w:ascii="Times New Roman" w:hAnsi="Times New Roman"/>
          <w:color w:val="000000" w:themeColor="text1"/>
          <w:sz w:val="24"/>
          <w:szCs w:val="24"/>
        </w:rPr>
        <w:t xml:space="preserve">, espalhados ao redor do mundo, e liderado por </w:t>
      </w:r>
      <w:proofErr w:type="spellStart"/>
      <w:r w:rsidR="00143AFF" w:rsidRPr="00D60B8C">
        <w:rPr>
          <w:rFonts w:ascii="Times New Roman" w:hAnsi="Times New Roman"/>
          <w:color w:val="000000" w:themeColor="text1"/>
          <w:sz w:val="24"/>
          <w:szCs w:val="24"/>
        </w:rPr>
        <w:t>Gavin</w:t>
      </w:r>
      <w:proofErr w:type="spellEnd"/>
      <w:r w:rsidR="00143AFF" w:rsidRPr="00D60B8C">
        <w:rPr>
          <w:rFonts w:ascii="Times New Roman" w:hAnsi="Times New Roman"/>
          <w:color w:val="000000" w:themeColor="text1"/>
          <w:sz w:val="24"/>
          <w:szCs w:val="24"/>
        </w:rPr>
        <w:t xml:space="preserve">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w:t>
      </w:r>
      <w:proofErr w:type="spellStart"/>
      <w:proofErr w:type="gramStart"/>
      <w:r w:rsidR="00143AFF" w:rsidRPr="00D60B8C">
        <w:rPr>
          <w:rFonts w:ascii="Times New Roman" w:hAnsi="Times New Roman"/>
          <w:color w:val="000000" w:themeColor="text1"/>
          <w:sz w:val="24"/>
          <w:szCs w:val="24"/>
        </w:rPr>
        <w:t>JBoss</w:t>
      </w:r>
      <w:proofErr w:type="spellEnd"/>
      <w:proofErr w:type="gram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Inc</w:t>
      </w:r>
      <w:proofErr w:type="spellEnd"/>
      <w:r w:rsidR="00143AFF" w:rsidRPr="00D60B8C">
        <w:rPr>
          <w:rFonts w:ascii="Times New Roman" w:hAnsi="Times New Roman"/>
          <w:color w:val="000000" w:themeColor="text1"/>
          <w:sz w:val="24"/>
          <w:szCs w:val="24"/>
        </w:rPr>
        <w:t xml:space="preserve"> (empresa comprada pela </w:t>
      </w:r>
      <w:proofErr w:type="spellStart"/>
      <w:r w:rsidR="00143AFF" w:rsidRPr="00D60B8C">
        <w:rPr>
          <w:rFonts w:ascii="Times New Roman" w:hAnsi="Times New Roman"/>
          <w:color w:val="000000" w:themeColor="text1"/>
          <w:sz w:val="24"/>
          <w:szCs w:val="24"/>
        </w:rPr>
        <w:t>Red</w:t>
      </w:r>
      <w:proofErr w:type="spell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Hat</w:t>
      </w:r>
      <w:proofErr w:type="spellEnd"/>
      <w:r w:rsidR="00143AFF" w:rsidRPr="00D60B8C">
        <w:rPr>
          <w:rFonts w:ascii="Times New Roman" w:hAnsi="Times New Roman"/>
          <w:color w:val="000000" w:themeColor="text1"/>
          <w:sz w:val="24"/>
          <w:szCs w:val="24"/>
        </w:rPr>
        <w: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a 3.x, que incorporou características como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nova arquitetura Interceptor/Callback, filtros definidos pelo usuário e anotações JDK 5.0 (</w:t>
      </w:r>
      <w:proofErr w:type="spellStart"/>
      <w:r w:rsidRPr="00D60B8C">
        <w:rPr>
          <w:rFonts w:ascii="Times New Roman" w:hAnsi="Times New Roman"/>
          <w:color w:val="000000" w:themeColor="text1"/>
          <w:sz w:val="24"/>
          <w:szCs w:val="24"/>
        </w:rPr>
        <w:t>Metadados</w:t>
      </w:r>
      <w:proofErr w:type="spellEnd"/>
      <w:r w:rsidRPr="00D60B8C">
        <w:rPr>
          <w:rFonts w:ascii="Times New Roman" w:hAnsi="Times New Roman"/>
          <w:color w:val="000000" w:themeColor="text1"/>
          <w:sz w:val="24"/>
          <w:szCs w:val="24"/>
        </w:rPr>
        <w:t xml:space="preserve"> do Java), que substitui os arquivos XML. </w:t>
      </w:r>
      <w:r w:rsidR="00D61F0E">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Query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Language</w:t>
      </w:r>
      <w:proofErr w:type="spellEnd"/>
      <w:r w:rsidRPr="00D60B8C">
        <w:rPr>
          <w:rFonts w:ascii="Times New Roman" w:hAnsi="Times New Roman"/>
          <w:color w:val="000000" w:themeColor="text1"/>
          <w:sz w:val="24"/>
          <w:szCs w:val="24"/>
        </w:rPr>
        <w:t xml:space="preserve">) é um dialeto SQL para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D60B8C">
        <w:rPr>
          <w:rFonts w:ascii="Times New Roman" w:hAnsi="Times New Roman"/>
          <w:color w:val="000000" w:themeColor="text1"/>
          <w:sz w:val="24"/>
          <w:szCs w:val="24"/>
        </w:rPr>
        <w:t>encapsulamento</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4" w:name="_Toc277796951"/>
      <w:proofErr w:type="spellStart"/>
      <w:proofErr w:type="gramStart"/>
      <w:r w:rsidRPr="00D60B8C">
        <w:rPr>
          <w:rFonts w:ascii="Times New Roman" w:hAnsi="Times New Roman" w:cs="Times New Roman"/>
          <w:b/>
          <w:color w:val="000000" w:themeColor="text1"/>
          <w:sz w:val="24"/>
          <w:szCs w:val="24"/>
        </w:rPr>
        <w:lastRenderedPageBreak/>
        <w:t>RichFaces</w:t>
      </w:r>
      <w:bookmarkEnd w:id="64"/>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um “open-source” Ajax habilitado para biblioteca de componentes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mais do que apenas uma biblioteca de componentes para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Skinability</w:t>
      </w:r>
      <w:proofErr w:type="spellEnd"/>
      <w:r w:rsidRPr="00D61F0E">
        <w:rPr>
          <w:rFonts w:ascii="Times New Roman" w:hAnsi="Times New Roman"/>
          <w:color w:val="000000" w:themeColor="text1"/>
          <w:sz w:val="24"/>
          <w:szCs w:val="24"/>
        </w:rPr>
        <w:t xml:space="preserve"> (facilmente alterar e atualizar a aplicação - </w:t>
      </w:r>
      <w:proofErr w:type="spellStart"/>
      <w:r w:rsidRPr="00D61F0E">
        <w:rPr>
          <w:rFonts w:ascii="Times New Roman" w:hAnsi="Times New Roman"/>
          <w:color w:val="000000" w:themeColor="text1"/>
          <w:sz w:val="24"/>
          <w:szCs w:val="24"/>
        </w:rPr>
        <w:t>look</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and</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feel</w:t>
      </w:r>
      <w:proofErr w:type="spellEnd"/>
      <w:r w:rsidRPr="00D61F0E">
        <w:rPr>
          <w:rFonts w:ascii="Times New Roman" w:hAnsi="Times New Roman"/>
          <w:color w:val="000000" w:themeColor="text1"/>
          <w:sz w:val="24"/>
          <w:szCs w:val="24"/>
        </w:rPr>
        <w:t>)</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Component</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Development</w:t>
      </w:r>
      <w:proofErr w:type="spellEnd"/>
      <w:r w:rsidRPr="00D61F0E">
        <w:rPr>
          <w:rFonts w:ascii="Times New Roman" w:hAnsi="Times New Roman"/>
          <w:color w:val="000000" w:themeColor="text1"/>
          <w:sz w:val="24"/>
          <w:szCs w:val="24"/>
        </w:rPr>
        <w:t xml:space="preserve"> Kit (CDK) para ajudar na construção de componentes </w:t>
      </w:r>
      <w:proofErr w:type="spellStart"/>
      <w:proofErr w:type="gramStart"/>
      <w:r w:rsidRPr="00D61F0E">
        <w:rPr>
          <w:rFonts w:ascii="Times New Roman" w:hAnsi="Times New Roman"/>
          <w:color w:val="000000" w:themeColor="text1"/>
          <w:sz w:val="24"/>
          <w:szCs w:val="24"/>
        </w:rPr>
        <w:t>JavaServer</w:t>
      </w:r>
      <w:proofErr w:type="spellEnd"/>
      <w:proofErr w:type="gramEnd"/>
      <w:r w:rsidRPr="00D61F0E">
        <w:rPr>
          <w:rFonts w:ascii="Times New Roman" w:hAnsi="Times New Roman"/>
          <w:color w:val="000000" w:themeColor="text1"/>
          <w:sz w:val="24"/>
          <w:szCs w:val="24"/>
        </w:rPr>
        <w:t xml:space="preserve">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Dynamic</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Resource</w:t>
      </w:r>
      <w:proofErr w:type="spellEnd"/>
      <w:r w:rsidRPr="00D61F0E">
        <w:rPr>
          <w:rFonts w:ascii="Times New Roman" w:hAnsi="Times New Roman"/>
          <w:color w:val="000000" w:themeColor="text1"/>
          <w:sz w:val="24"/>
          <w:szCs w:val="24"/>
        </w:rPr>
        <w:t xml:space="preserv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oriundo do Ajax4JSF Framework que foi criado e desenhado por Alexander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No outono de 2005, se juntou a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w:t>
      </w:r>
      <w:proofErr w:type="spellStart"/>
      <w:r w:rsidRPr="00D60B8C">
        <w:rPr>
          <w:rFonts w:ascii="Times New Roman" w:hAnsi="Times New Roman"/>
          <w:color w:val="000000" w:themeColor="text1"/>
          <w:sz w:val="24"/>
          <w:szCs w:val="24"/>
        </w:rPr>
        <w:t>Rich</w:t>
      </w:r>
      <w:proofErr w:type="spellEnd"/>
      <w:r w:rsidRPr="00D60B8C">
        <w:rPr>
          <w:rFonts w:ascii="Times New Roman" w:hAnsi="Times New Roman"/>
          <w:color w:val="000000" w:themeColor="text1"/>
          <w:sz w:val="24"/>
          <w:szCs w:val="24"/>
        </w:rPr>
        <w:t xml:space="preserve">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w:t>
      </w:r>
      <w:proofErr w:type="gramStart"/>
      <w:r w:rsidRPr="00D60B8C">
        <w:rPr>
          <w:rFonts w:ascii="Times New Roman" w:hAnsi="Times New Roman"/>
          <w:color w:val="000000" w:themeColor="text1"/>
          <w:sz w:val="24"/>
          <w:szCs w:val="24"/>
        </w:rPr>
        <w:t>Java.</w:t>
      </w:r>
      <w:proofErr w:type="gramEnd"/>
      <w:r w:rsidRPr="00D60B8C">
        <w:rPr>
          <w:rFonts w:ascii="Times New Roman" w:hAnsi="Times New Roman"/>
          <w:color w:val="000000" w:themeColor="text1"/>
          <w:sz w:val="24"/>
          <w:szCs w:val="24"/>
        </w:rPr>
        <w:t xml:space="preserve">net enquanto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(agora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xml:space="preserve"> sob o nome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ou código para substituir componentes existentes com novos </w:t>
      </w:r>
      <w:proofErr w:type="spellStart"/>
      <w:r w:rsidRPr="00D61F0E">
        <w:rPr>
          <w:rFonts w:ascii="Times New Roman" w:hAnsi="Times New Roman"/>
          <w:i/>
          <w:color w:val="000000" w:themeColor="text1"/>
          <w:sz w:val="24"/>
          <w:szCs w:val="24"/>
        </w:rPr>
        <w:t>widgets</w:t>
      </w:r>
      <w:proofErr w:type="spellEnd"/>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w:t>
      </w:r>
      <w:r w:rsidRPr="00D60B8C">
        <w:rPr>
          <w:rFonts w:ascii="Times New Roman" w:hAnsi="Times New Roman"/>
          <w:color w:val="000000" w:themeColor="text1"/>
          <w:sz w:val="24"/>
          <w:szCs w:val="24"/>
        </w:rPr>
        <w:lastRenderedPageBreak/>
        <w:t>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com o componente JSF </w:t>
      </w:r>
      <w:proofErr w:type="spellStart"/>
      <w:r w:rsidRPr="00D60B8C">
        <w:rPr>
          <w:rFonts w:ascii="Times New Roman" w:hAnsi="Times New Roman"/>
          <w:color w:val="000000" w:themeColor="text1"/>
          <w:sz w:val="24"/>
          <w:szCs w:val="24"/>
        </w:rPr>
        <w:t>Tree</w:t>
      </w:r>
      <w:proofErr w:type="spellEnd"/>
      <w:r w:rsidRPr="00D60B8C">
        <w:rPr>
          <w:rFonts w:ascii="Times New Roman" w:hAnsi="Times New Roman"/>
          <w:color w:val="000000" w:themeColor="text1"/>
          <w:sz w:val="24"/>
          <w:szCs w:val="24"/>
        </w:rPr>
        <w:t xml:space="preserv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que você defina (por meio de </w:t>
      </w:r>
      <w:proofErr w:type="spellStart"/>
      <w:r w:rsidRPr="0097140A">
        <w:rPr>
          <w:rFonts w:ascii="Times New Roman" w:hAnsi="Times New Roman"/>
          <w:i/>
          <w:color w:val="000000" w:themeColor="text1"/>
          <w:sz w:val="24"/>
          <w:szCs w:val="24"/>
        </w:rPr>
        <w:t>tags</w:t>
      </w:r>
      <w:proofErr w:type="spellEnd"/>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consiste de um filtro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Filter</w:t>
      </w:r>
      <w:proofErr w:type="spellEnd"/>
      <w:r w:rsidRPr="0097140A">
        <w:rPr>
          <w:rFonts w:ascii="Times New Roman" w:hAnsi="Times New Roman"/>
          <w:color w:val="000000" w:themeColor="text1"/>
          <w:sz w:val="24"/>
          <w:szCs w:val="24"/>
        </w:rPr>
        <w:t xml:space="preserve"> - A fim de obter todos os benefícios do </w:t>
      </w:r>
      <w:proofErr w:type="spellStart"/>
      <w:proofErr w:type="gramStart"/>
      <w:r w:rsidRPr="0097140A">
        <w:rPr>
          <w:rFonts w:ascii="Times New Roman" w:hAnsi="Times New Roman"/>
          <w:color w:val="000000" w:themeColor="text1"/>
          <w:sz w:val="24"/>
          <w:szCs w:val="24"/>
        </w:rPr>
        <w:t>RichFaces</w:t>
      </w:r>
      <w:proofErr w:type="spellEnd"/>
      <w:proofErr w:type="gramEnd"/>
      <w:r w:rsidRPr="0097140A">
        <w:rPr>
          <w:rFonts w:ascii="Times New Roman" w:hAnsi="Times New Roman"/>
          <w:color w:val="000000" w:themeColor="text1"/>
          <w:sz w:val="24"/>
          <w:szCs w:val="24"/>
        </w:rPr>
        <w:t>, um desenvolvedor deve registrar um filtro no arquivo web.</w:t>
      </w:r>
      <w:proofErr w:type="spellStart"/>
      <w:r w:rsidRPr="0097140A">
        <w:rPr>
          <w:rFonts w:ascii="Times New Roman" w:hAnsi="Times New Roman"/>
          <w:color w:val="000000" w:themeColor="text1"/>
          <w:sz w:val="24"/>
          <w:szCs w:val="24"/>
        </w:rPr>
        <w:t>xml</w:t>
      </w:r>
      <w:proofErr w:type="spellEnd"/>
      <w:r w:rsidRPr="0097140A">
        <w:rPr>
          <w:rFonts w:ascii="Times New Roman" w:hAnsi="Times New Roman"/>
          <w:color w:val="000000" w:themeColor="text1"/>
          <w:sz w:val="24"/>
          <w:szCs w:val="24"/>
        </w:rPr>
        <w:t xml:space="preserve">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Action</w:t>
      </w:r>
      <w:proofErr w:type="spellEnd"/>
      <w:r w:rsidRPr="0097140A">
        <w:rPr>
          <w:rFonts w:ascii="Times New Roman" w:hAnsi="Times New Roman"/>
          <w:color w:val="000000" w:themeColor="text1"/>
          <w:sz w:val="24"/>
          <w:szCs w:val="24"/>
        </w:rPr>
        <w:t xml:space="preserve"> Componentes - </w:t>
      </w:r>
      <w:proofErr w:type="spellStart"/>
      <w:proofErr w:type="gramStart"/>
      <w:r w:rsidRPr="0097140A">
        <w:rPr>
          <w:rFonts w:ascii="Times New Roman" w:hAnsi="Times New Roman"/>
          <w:color w:val="000000" w:themeColor="text1"/>
          <w:sz w:val="24"/>
          <w:szCs w:val="24"/>
        </w:rPr>
        <w:t>AjaxCommandButton</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AjaxCommandLink</w:t>
      </w:r>
      <w:proofErr w:type="spell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AjaxPoll</w:t>
      </w:r>
      <w:proofErr w:type="spell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AjaxSupport</w:t>
      </w:r>
      <w:proofErr w:type="spellEnd"/>
      <w:r w:rsidRPr="0097140A">
        <w:rPr>
          <w:rFonts w:ascii="Times New Roman" w:hAnsi="Times New Roman"/>
          <w:color w:val="000000" w:themeColor="text1"/>
          <w:sz w:val="24"/>
          <w:szCs w:val="24"/>
        </w:rPr>
        <w:t xml:space="preserve">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w:t>
      </w:r>
      <w:proofErr w:type="spellStart"/>
      <w:proofErr w:type="gramStart"/>
      <w:r w:rsidRPr="0097140A">
        <w:rPr>
          <w:rFonts w:ascii="Times New Roman" w:hAnsi="Times New Roman"/>
          <w:color w:val="000000" w:themeColor="text1"/>
          <w:sz w:val="24"/>
          <w:szCs w:val="24"/>
        </w:rPr>
        <w:t>AjaxContainer</w:t>
      </w:r>
      <w:proofErr w:type="spellEnd"/>
      <w:proofErr w:type="gramEnd"/>
      <w:r w:rsidRPr="0097140A">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97140A">
        <w:rPr>
          <w:rFonts w:ascii="Times New Roman" w:hAnsi="Times New Roman"/>
          <w:color w:val="000000" w:themeColor="text1"/>
          <w:sz w:val="24"/>
          <w:szCs w:val="24"/>
        </w:rPr>
        <w:t>AjaxViewRoot</w:t>
      </w:r>
      <w:proofErr w:type="spellEnd"/>
      <w:proofErr w:type="gram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AjaxRegion</w:t>
      </w:r>
      <w:proofErr w:type="spellEnd"/>
      <w:r w:rsidRPr="0097140A">
        <w:rPr>
          <w:rFonts w:ascii="Times New Roman" w:hAnsi="Times New Roman"/>
          <w:color w:val="000000" w:themeColor="text1"/>
          <w:sz w:val="24"/>
          <w:szCs w:val="24"/>
        </w:rPr>
        <w:t xml:space="preserve">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004664FA" w:rsidRPr="0097140A">
        <w:rPr>
          <w:rFonts w:ascii="Times New Roman" w:hAnsi="Times New Roman"/>
          <w:color w:val="000000" w:themeColor="text1"/>
          <w:sz w:val="24"/>
          <w:szCs w:val="24"/>
        </w:rPr>
        <w:t xml:space="preserv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 xml:space="preserve">O </w:t>
      </w:r>
      <w:proofErr w:type="spellStart"/>
      <w:r w:rsidR="004664FA" w:rsidRPr="0097140A">
        <w:rPr>
          <w:rFonts w:ascii="Times New Roman" w:hAnsi="Times New Roman"/>
          <w:color w:val="000000" w:themeColor="text1"/>
          <w:sz w:val="24"/>
          <w:szCs w:val="24"/>
        </w:rPr>
        <w:t>RichFaces</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JavaScript</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w:t>
      </w:r>
      <w:proofErr w:type="spellStart"/>
      <w:r w:rsidRPr="0097140A">
        <w:rPr>
          <w:rFonts w:ascii="Times New Roman" w:hAnsi="Times New Roman"/>
          <w:color w:val="000000" w:themeColor="text1"/>
          <w:sz w:val="24"/>
          <w:szCs w:val="24"/>
        </w:rPr>
        <w:t>JavaScript</w:t>
      </w:r>
      <w:proofErr w:type="spellEnd"/>
      <w:r w:rsidRPr="0097140A">
        <w:rPr>
          <w:rFonts w:ascii="Times New Roman" w:hAnsi="Times New Roman"/>
          <w:color w:val="000000" w:themeColor="text1"/>
          <w:sz w:val="24"/>
          <w:szCs w:val="24"/>
        </w:rPr>
        <w:t xml:space="preserve">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Skinnability</w:t>
      </w:r>
      <w:proofErr w:type="spellEnd"/>
      <w:r w:rsidRPr="00D60B8C">
        <w:rPr>
          <w:rFonts w:ascii="Times New Roman" w:hAnsi="Times New Roman"/>
          <w:color w:val="000000" w:themeColor="text1"/>
          <w:sz w:val="24"/>
          <w:szCs w:val="24"/>
        </w:rPr>
        <w:t xml:space="preserve"> é uma característica especial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como </w:t>
      </w:r>
      <w:proofErr w:type="spellStart"/>
      <w:proofErr w:type="gramStart"/>
      <w:r w:rsidRPr="00D60B8C">
        <w:rPr>
          <w:rFonts w:ascii="Times New Roman" w:hAnsi="Times New Roman"/>
          <w:color w:val="000000" w:themeColor="text1"/>
          <w:sz w:val="24"/>
          <w:szCs w:val="24"/>
        </w:rPr>
        <w:t>generalBackgroundColor</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generalLinkColor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headerFamilyFont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etc</w:t>
      </w:r>
      <w:proofErr w:type="spellEnd"/>
      <w:r w:rsidRPr="00D60B8C">
        <w:rPr>
          <w:rFonts w:ascii="Times New Roman" w:hAnsi="Times New Roman"/>
          <w:color w:val="000000" w:themeColor="text1"/>
          <w:sz w:val="24"/>
          <w:szCs w:val="24"/>
        </w:rPr>
        <w:t xml:space="preserve"> são armazenadas em um arquivo </w:t>
      </w:r>
      <w:proofErr w:type="spellStart"/>
      <w:r w:rsidRPr="00D60B8C">
        <w:rPr>
          <w:rFonts w:ascii="Times New Roman" w:hAnsi="Times New Roman"/>
          <w:color w:val="000000" w:themeColor="text1"/>
          <w:sz w:val="24"/>
          <w:szCs w:val="24"/>
        </w:rPr>
        <w:t>skinname</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skin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properties</w:t>
      </w:r>
      <w:proofErr w:type="spellEnd"/>
      <w:r w:rsidRPr="00D60B8C">
        <w:rPr>
          <w:rFonts w:ascii="Times New Roman" w:hAnsi="Times New Roman"/>
          <w:color w:val="000000" w:themeColor="text1"/>
          <w:sz w:val="24"/>
          <w:szCs w:val="24"/>
        </w:rPr>
        <w:t>.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especial. Além disso,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oferece </w:t>
      </w:r>
      <w:r w:rsidR="006A3C22"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schins</w:t>
      </w:r>
      <w:proofErr w:type="spellEnd"/>
      <w:r w:rsidRPr="00D60B8C">
        <w:rPr>
          <w:rFonts w:ascii="Times New Roman" w:hAnsi="Times New Roman"/>
          <w:color w:val="000000" w:themeColor="text1"/>
          <w:sz w:val="24"/>
          <w:szCs w:val="24"/>
        </w:rPr>
        <w:t xml:space="preserve"> para controles HTML padrão. Você pode criar um </w:t>
      </w:r>
      <w:proofErr w:type="spellStart"/>
      <w:r w:rsidR="006A3C22" w:rsidRPr="00D60B8C">
        <w:rPr>
          <w:rFonts w:ascii="Times New Roman" w:hAnsi="Times New Roman"/>
          <w:color w:val="000000" w:themeColor="text1"/>
          <w:sz w:val="24"/>
          <w:szCs w:val="24"/>
        </w:rPr>
        <w:t>Schin</w:t>
      </w:r>
      <w:proofErr w:type="spellEnd"/>
      <w:r w:rsidR="006A3C2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proofErr w:type="spellStart"/>
      <w:r w:rsidRPr="00D60B8C">
        <w:rPr>
          <w:rFonts w:ascii="Times New Roman" w:hAnsi="Times New Roman"/>
          <w:color w:val="000000" w:themeColor="text1"/>
          <w:sz w:val="24"/>
          <w:szCs w:val="24"/>
        </w:rPr>
        <w:t>Plug-n-Skin</w:t>
      </w:r>
      <w:proofErr w:type="spellEnd"/>
      <w:r w:rsidRPr="00D60B8C">
        <w:rPr>
          <w:rFonts w:ascii="Times New Roman" w:hAnsi="Times New Roman"/>
          <w:color w:val="000000" w:themeColor="text1"/>
          <w:sz w:val="24"/>
          <w:szCs w:val="24"/>
        </w:rPr>
        <w:t xml:space="preserve">, que é um arquétipo </w:t>
      </w:r>
      <w:proofErr w:type="spellStart"/>
      <w:r w:rsidRPr="00D60B8C">
        <w:rPr>
          <w:rFonts w:ascii="Times New Roman" w:hAnsi="Times New Roman"/>
          <w:color w:val="000000" w:themeColor="text1"/>
          <w:sz w:val="24"/>
          <w:szCs w:val="24"/>
        </w:rPr>
        <w:t>Maven</w:t>
      </w:r>
      <w:proofErr w:type="spellEnd"/>
      <w:r w:rsidRPr="00D60B8C">
        <w:rPr>
          <w:rFonts w:ascii="Times New Roman" w:hAnsi="Times New Roman"/>
          <w:color w:val="000000" w:themeColor="text1"/>
          <w:sz w:val="24"/>
          <w:szCs w:val="24"/>
        </w:rPr>
        <w:t xml:space="preserve">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5" w:name="_Toc277796952"/>
      <w:proofErr w:type="spellStart"/>
      <w:proofErr w:type="gramStart"/>
      <w:r w:rsidRPr="00D60B8C">
        <w:rPr>
          <w:rFonts w:ascii="Times New Roman" w:hAnsi="Times New Roman" w:cs="Times New Roman"/>
          <w:b/>
          <w:color w:val="000000" w:themeColor="text1"/>
          <w:sz w:val="24"/>
          <w:szCs w:val="24"/>
        </w:rPr>
        <w:lastRenderedPageBreak/>
        <w:t>JavaServer</w:t>
      </w:r>
      <w:proofErr w:type="spellEnd"/>
      <w:proofErr w:type="gramEnd"/>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65"/>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w:t>
      </w:r>
      <w:proofErr w:type="spellStart"/>
      <w:r w:rsidRPr="00D60B8C">
        <w:rPr>
          <w:rFonts w:ascii="Times New Roman" w:hAnsi="Times New Roman"/>
          <w:color w:val="000000" w:themeColor="text1"/>
          <w:sz w:val="24"/>
          <w:szCs w:val="24"/>
        </w:rPr>
        <w:t>Community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Process</w:t>
      </w:r>
      <w:proofErr w:type="spellEnd"/>
      <w:r w:rsidRPr="00D60B8C">
        <w:rPr>
          <w:rFonts w:ascii="Times New Roman" w:hAnsi="Times New Roman"/>
          <w:color w:val="000000" w:themeColor="text1"/>
          <w:sz w:val="24"/>
          <w:szCs w:val="24"/>
        </w:rPr>
        <w:t>,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(Model1), Model2 (MVC) e </w:t>
      </w:r>
      <w:proofErr w:type="spellStart"/>
      <w:r w:rsidRPr="00D60B8C">
        <w:rPr>
          <w:rFonts w:ascii="Times New Roman" w:hAnsi="Times New Roman"/>
          <w:color w:val="000000" w:themeColor="text1"/>
          <w:sz w:val="24"/>
          <w:szCs w:val="24"/>
        </w:rPr>
        <w:t>Struts</w:t>
      </w:r>
      <w:proofErr w:type="spellEnd"/>
      <w:r w:rsidRPr="00D60B8C">
        <w:rPr>
          <w:rFonts w:ascii="Times New Roman" w:hAnsi="Times New Roman"/>
          <w:color w:val="000000" w:themeColor="text1"/>
          <w:sz w:val="24"/>
          <w:szCs w:val="24"/>
        </w:rPr>
        <w:t>.</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 xml:space="preserve">Fornece um conjunto de </w:t>
      </w:r>
      <w:proofErr w:type="spellStart"/>
      <w:r w:rsidRPr="00DF648D">
        <w:rPr>
          <w:rFonts w:ascii="Times New Roman" w:hAnsi="Times New Roman"/>
          <w:color w:val="000000" w:themeColor="text1"/>
          <w:sz w:val="24"/>
          <w:szCs w:val="24"/>
        </w:rPr>
        <w:t>tags</w:t>
      </w:r>
      <w:proofErr w:type="spellEnd"/>
      <w:r w:rsidRPr="00DF648D">
        <w:rPr>
          <w:rFonts w:ascii="Times New Roman" w:hAnsi="Times New Roman"/>
          <w:color w:val="000000" w:themeColor="text1"/>
          <w:sz w:val="24"/>
          <w:szCs w:val="24"/>
        </w:rPr>
        <w:t xml:space="preserve">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6" w:name="_Toc277796953"/>
      <w:r w:rsidRPr="00D60B8C">
        <w:rPr>
          <w:rFonts w:ascii="Times New Roman" w:hAnsi="Times New Roman" w:cs="Times New Roman"/>
          <w:b/>
          <w:color w:val="000000" w:themeColor="text1"/>
          <w:sz w:val="24"/>
          <w:szCs w:val="24"/>
        </w:rPr>
        <w:lastRenderedPageBreak/>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66"/>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 xml:space="preserve">Java Authentication </w:t>
      </w:r>
      <w:proofErr w:type="spellStart"/>
      <w:r w:rsidR="00A8656D" w:rsidRPr="00DF648D">
        <w:rPr>
          <w:rFonts w:ascii="Times New Roman" w:hAnsi="Times New Roman"/>
          <w:i/>
          <w:color w:val="000000" w:themeColor="text1"/>
          <w:sz w:val="24"/>
          <w:szCs w:val="24"/>
        </w:rPr>
        <w:t>and</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Authorization</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Service</w:t>
      </w:r>
      <w:proofErr w:type="spellEnd"/>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7" w:name="_Toc277796954"/>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67"/>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Ellison e os co-fundadores da Oracle </w:t>
      </w:r>
      <w:proofErr w:type="spellStart"/>
      <w:r w:rsidRPr="00D60B8C">
        <w:rPr>
          <w:rFonts w:ascii="Times New Roman" w:hAnsi="Times New Roman"/>
          <w:color w:val="000000" w:themeColor="text1"/>
          <w:sz w:val="24"/>
          <w:szCs w:val="24"/>
        </w:rPr>
        <w:t>Corporation</w:t>
      </w:r>
      <w:proofErr w:type="spellEnd"/>
      <w:r w:rsidRPr="00D60B8C">
        <w:rPr>
          <w:rFonts w:ascii="Times New Roman" w:hAnsi="Times New Roman"/>
          <w:color w:val="000000" w:themeColor="text1"/>
          <w:sz w:val="24"/>
          <w:szCs w:val="24"/>
        </w:rPr>
        <w:t xml:space="preserve">, Bob </w:t>
      </w:r>
      <w:proofErr w:type="spellStart"/>
      <w:r w:rsidRPr="00D60B8C">
        <w:rPr>
          <w:rFonts w:ascii="Times New Roman" w:hAnsi="Times New Roman"/>
          <w:color w:val="000000" w:themeColor="text1"/>
          <w:sz w:val="24"/>
          <w:szCs w:val="24"/>
        </w:rPr>
        <w:t>Miner</w:t>
      </w:r>
      <w:proofErr w:type="spellEnd"/>
      <w:r w:rsidRPr="00D60B8C">
        <w:rPr>
          <w:rFonts w:ascii="Times New Roman" w:hAnsi="Times New Roman"/>
          <w:color w:val="000000" w:themeColor="text1"/>
          <w:sz w:val="24"/>
          <w:szCs w:val="24"/>
        </w:rPr>
        <w:t xml:space="preserve"> e Ed </w:t>
      </w:r>
      <w:proofErr w:type="spellStart"/>
      <w:r w:rsidRPr="00D60B8C">
        <w:rPr>
          <w:rFonts w:ascii="Times New Roman" w:hAnsi="Times New Roman"/>
          <w:color w:val="000000" w:themeColor="text1"/>
          <w:sz w:val="24"/>
          <w:szCs w:val="24"/>
        </w:rPr>
        <w:t>Oates</w:t>
      </w:r>
      <w:proofErr w:type="spellEnd"/>
      <w:r w:rsidRPr="00D60B8C">
        <w:rPr>
          <w:rFonts w:ascii="Times New Roman" w:hAnsi="Times New Roman"/>
          <w:color w:val="000000" w:themeColor="text1"/>
          <w:sz w:val="24"/>
          <w:szCs w:val="24"/>
        </w:rPr>
        <w:t>, perceberam que havia um tremendo potencial de negócios no modelo de banco de dados 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Além da base de dados, a Oracle desenvolve uma suíte de desenvolvimento chamada de Oracle </w:t>
      </w:r>
      <w:proofErr w:type="spellStart"/>
      <w:r w:rsidRPr="00D60B8C">
        <w:rPr>
          <w:rFonts w:ascii="Times New Roman" w:hAnsi="Times New Roman"/>
          <w:color w:val="000000" w:themeColor="text1"/>
          <w:sz w:val="24"/>
          <w:szCs w:val="24"/>
        </w:rPr>
        <w:t>Developer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Suite</w:t>
      </w:r>
      <w:proofErr w:type="spellEnd"/>
      <w:r w:rsidRPr="00D60B8C">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Oracle Express </w:t>
      </w:r>
      <w:proofErr w:type="spellStart"/>
      <w:r w:rsidRPr="00D60B8C">
        <w:rPr>
          <w:rFonts w:ascii="Times New Roman" w:hAnsi="Times New Roman"/>
          <w:color w:val="000000" w:themeColor="text1"/>
          <w:sz w:val="24"/>
          <w:szCs w:val="24"/>
        </w:rPr>
        <w:t>Edition</w:t>
      </w:r>
      <w:proofErr w:type="spellEnd"/>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D60B8C" w:rsidRDefault="00D42F67"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8" w:name="_Toc277796955"/>
      <w:r w:rsidRPr="00D60B8C">
        <w:rPr>
          <w:rFonts w:ascii="Times New Roman" w:hAnsi="Times New Roman" w:cs="Times New Roman"/>
          <w:b/>
          <w:color w:val="000000" w:themeColor="text1"/>
          <w:sz w:val="24"/>
          <w:szCs w:val="24"/>
        </w:rPr>
        <w:t>Telefone Celular</w:t>
      </w:r>
      <w:bookmarkEnd w:id="68"/>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 xml:space="preserve">a </w:t>
      </w:r>
      <w:proofErr w:type="spellStart"/>
      <w:proofErr w:type="gramStart"/>
      <w:r w:rsidR="00621235">
        <w:rPr>
          <w:rFonts w:ascii="Times New Roman" w:hAnsi="Times New Roman"/>
          <w:color w:val="000000" w:themeColor="text1"/>
          <w:sz w:val="24"/>
          <w:szCs w:val="24"/>
        </w:rPr>
        <w:t>DynaTac</w:t>
      </w:r>
      <w:proofErr w:type="spellEnd"/>
      <w:proofErr w:type="gramEnd"/>
      <w:r w:rsidR="00621235">
        <w:rPr>
          <w:rFonts w:ascii="Times New Roman" w:hAnsi="Times New Roman"/>
          <w:color w:val="000000" w:themeColor="text1"/>
          <w:sz w:val="24"/>
          <w:szCs w:val="24"/>
        </w:rPr>
        <w:t xml:space="preserve">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mensagens 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telefones celulares, operando em </w:t>
      </w:r>
      <w:proofErr w:type="spellStart"/>
      <w:r w:rsidRPr="00D60B8C">
        <w:rPr>
          <w:rFonts w:ascii="Times New Roman" w:hAnsi="Times New Roman"/>
          <w:color w:val="000000" w:themeColor="text1"/>
          <w:sz w:val="24"/>
          <w:szCs w:val="24"/>
        </w:rPr>
        <w:t>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rádio, trouxeram uma abordagem de inovação para minimizar a disponibilidade do </w:t>
      </w:r>
      <w:proofErr w:type="spellStart"/>
      <w:r w:rsidRPr="00D60B8C">
        <w:rPr>
          <w:rFonts w:ascii="Times New Roman" w:hAnsi="Times New Roman"/>
          <w:color w:val="000000" w:themeColor="text1"/>
          <w:sz w:val="24"/>
          <w:szCs w:val="24"/>
        </w:rPr>
        <w:t>spectrum</w:t>
      </w:r>
      <w:proofErr w:type="spellEnd"/>
      <w:r w:rsidRPr="00D60B8C">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w:t>
      </w:r>
      <w:proofErr w:type="spellStart"/>
      <w:r w:rsidRPr="00D60B8C">
        <w:rPr>
          <w:rFonts w:ascii="Times New Roman" w:hAnsi="Times New Roman"/>
          <w:color w:val="000000" w:themeColor="text1"/>
          <w:sz w:val="24"/>
          <w:szCs w:val="24"/>
        </w:rPr>
        <w:t>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consequentemente</w:t>
      </w:r>
      <w:proofErr w:type="spellEnd"/>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permite o acesso ao canal e a chamada é então aceita. A chamada é então enviada para a rede </w:t>
      </w:r>
      <w:r w:rsidRPr="00D60B8C">
        <w:rPr>
          <w:rFonts w:ascii="Times New Roman" w:hAnsi="Times New Roman"/>
          <w:color w:val="000000" w:themeColor="text1"/>
          <w:sz w:val="24"/>
          <w:szCs w:val="24"/>
        </w:rPr>
        <w:lastRenderedPageBreak/>
        <w:t>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SID (System </w:t>
      </w:r>
      <w:proofErr w:type="spellStart"/>
      <w:r w:rsidRPr="00D60B8C">
        <w:rPr>
          <w:rFonts w:ascii="Times New Roman" w:hAnsi="Times New Roman"/>
          <w:color w:val="000000" w:themeColor="text1"/>
          <w:sz w:val="24"/>
          <w:szCs w:val="24"/>
        </w:rPr>
        <w:t>Identification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Code</w:t>
      </w:r>
      <w:proofErr w:type="spellEnd"/>
      <w:r w:rsidRPr="00D60B8C">
        <w:rPr>
          <w:rFonts w:ascii="Times New Roman" w:hAnsi="Times New Roman"/>
          <w:color w:val="000000" w:themeColor="text1"/>
          <w:sz w:val="24"/>
          <w:szCs w:val="24"/>
        </w:rPr>
        <w:t>)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 xml:space="preserve">tará em </w:t>
      </w:r>
      <w:proofErr w:type="spellStart"/>
      <w:r w:rsidR="0065760A">
        <w:rPr>
          <w:rFonts w:ascii="Times New Roman" w:hAnsi="Times New Roman"/>
          <w:color w:val="000000" w:themeColor="text1"/>
          <w:sz w:val="24"/>
          <w:szCs w:val="24"/>
        </w:rPr>
        <w:t>roaming</w:t>
      </w:r>
      <w:proofErr w:type="spellEnd"/>
      <w:r w:rsidR="0065760A">
        <w:rPr>
          <w:rFonts w:ascii="Times New Roman" w:hAnsi="Times New Roman"/>
          <w:color w:val="000000" w:themeColor="text1"/>
          <w:sz w:val="24"/>
          <w:szCs w:val="24"/>
        </w:rPr>
        <w:t>.</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 xml:space="preserve">GSM (sistema global para comunicação móvel) </w:t>
      </w:r>
      <w:proofErr w:type="gramStart"/>
      <w:r w:rsidR="004C7E3B" w:rsidRPr="00D60B8C">
        <w:rPr>
          <w:rFonts w:ascii="Times New Roman" w:hAnsi="Times New Roman"/>
          <w:color w:val="000000" w:themeColor="text1"/>
          <w:sz w:val="24"/>
          <w:szCs w:val="24"/>
        </w:rPr>
        <w:t>implementa</w:t>
      </w:r>
      <w:proofErr w:type="gramEnd"/>
      <w:r w:rsidR="004C7E3B" w:rsidRPr="00D60B8C">
        <w:rPr>
          <w:rFonts w:ascii="Times New Roman" w:hAnsi="Times New Roman"/>
          <w:color w:val="000000" w:themeColor="text1"/>
          <w:sz w:val="24"/>
          <w:szCs w:val="24"/>
        </w:rPr>
        <w:t xml:space="preserve">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proofErr w:type="spellStart"/>
      <w:r w:rsidRPr="00D60B8C">
        <w:rPr>
          <w:rFonts w:ascii="Times New Roman" w:hAnsi="Times New Roman"/>
          <w:color w:val="000000" w:themeColor="text1"/>
          <w:sz w:val="24"/>
          <w:szCs w:val="24"/>
          <w:lang w:val="en-US"/>
        </w:rPr>
        <w:t>Alguns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protocolos</w:t>
      </w:r>
      <w:proofErr w:type="spellEnd"/>
      <w:r w:rsidRPr="00D60B8C">
        <w:rPr>
          <w:rFonts w:ascii="Times New Roman" w:hAnsi="Times New Roman"/>
          <w:color w:val="000000" w:themeColor="text1"/>
          <w:sz w:val="24"/>
          <w:szCs w:val="24"/>
          <w:lang w:val="en-US"/>
        </w:rPr>
        <w:t xml:space="preserve"> 3G </w:t>
      </w:r>
      <w:proofErr w:type="spellStart"/>
      <w:r w:rsidRPr="00D60B8C">
        <w:rPr>
          <w:rFonts w:ascii="Times New Roman" w:hAnsi="Times New Roman"/>
          <w:color w:val="000000" w:themeColor="text1"/>
          <w:sz w:val="24"/>
          <w:szCs w:val="24"/>
          <w:lang w:val="en-US"/>
        </w:rPr>
        <w:t>mais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recentes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são</w:t>
      </w:r>
      <w:proofErr w:type="spellEnd"/>
      <w:r w:rsidRPr="00D60B8C">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w:t>
      </w:r>
      <w:proofErr w:type="spellStart"/>
      <w:r w:rsidRPr="00D60B8C">
        <w:rPr>
          <w:rFonts w:ascii="Times New Roman" w:hAnsi="Times New Roman"/>
          <w:color w:val="000000" w:themeColor="text1"/>
          <w:sz w:val="24"/>
          <w:szCs w:val="24"/>
        </w:rPr>
        <w:t>N-Gage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HTC </w:t>
      </w:r>
      <w:proofErr w:type="spellStart"/>
      <w:r w:rsidRPr="00D60B8C">
        <w:rPr>
          <w:rFonts w:ascii="Times New Roman" w:hAnsi="Times New Roman"/>
          <w:color w:val="000000" w:themeColor="text1"/>
          <w:sz w:val="24"/>
          <w:szCs w:val="24"/>
        </w:rPr>
        <w:t>Dream</w:t>
      </w:r>
      <w:proofErr w:type="spellEnd"/>
      <w:r w:rsidRPr="00D60B8C">
        <w:rPr>
          <w:rFonts w:ascii="Times New Roman" w:hAnsi="Times New Roman"/>
          <w:color w:val="000000" w:themeColor="text1"/>
          <w:sz w:val="24"/>
          <w:szCs w:val="24"/>
        </w:rPr>
        <w:t xml:space="preserve">, Apple </w:t>
      </w:r>
      <w:proofErr w:type="spellStart"/>
      <w:r w:rsidRPr="00D60B8C">
        <w:rPr>
          <w:rFonts w:ascii="Times New Roman" w:hAnsi="Times New Roman"/>
          <w:color w:val="000000" w:themeColor="text1"/>
          <w:sz w:val="24"/>
          <w:szCs w:val="24"/>
        </w:rPr>
        <w:t>iPhone</w:t>
      </w:r>
      <w:proofErr w:type="spellEnd"/>
      <w:r w:rsidRPr="00D60B8C">
        <w:rPr>
          <w:rFonts w:ascii="Times New Roman" w:hAnsi="Times New Roman"/>
          <w:color w:val="000000" w:themeColor="text1"/>
          <w:sz w:val="24"/>
          <w:szCs w:val="24"/>
        </w:rPr>
        <w:t xml:space="preserve"> 2, </w:t>
      </w:r>
      <w:proofErr w:type="spellStart"/>
      <w:r w:rsidRPr="00D60B8C">
        <w:rPr>
          <w:rFonts w:ascii="Times New Roman" w:hAnsi="Times New Roman"/>
          <w:color w:val="000000" w:themeColor="text1"/>
          <w:sz w:val="24"/>
          <w:szCs w:val="24"/>
        </w:rPr>
        <w:t>BlackBerry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Touchscreen</w:t>
      </w:r>
      <w:proofErr w:type="spellEnd"/>
      <w:r w:rsidRPr="00D60B8C">
        <w:rPr>
          <w:rFonts w:ascii="Times New Roman" w:hAnsi="Times New Roman"/>
          <w:color w:val="000000" w:themeColor="text1"/>
          <w:sz w:val="24"/>
          <w:szCs w:val="24"/>
        </w:rPr>
        <w:t xml:space="preserve">, e o Sony </w:t>
      </w:r>
      <w:proofErr w:type="spellStart"/>
      <w:r w:rsidRPr="00D60B8C">
        <w:rPr>
          <w:rFonts w:ascii="Times New Roman" w:hAnsi="Times New Roman"/>
          <w:color w:val="000000" w:themeColor="text1"/>
          <w:sz w:val="24"/>
          <w:szCs w:val="24"/>
        </w:rPr>
        <w:t>PlayStation</w:t>
      </w:r>
      <w:proofErr w:type="spellEnd"/>
      <w:r w:rsidRPr="00D60B8C">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Phone</w:t>
      </w:r>
      <w:proofErr w:type="spellEnd"/>
      <w:r w:rsidR="002426CB">
        <w:rPr>
          <w:rFonts w:ascii="Times New Roman" w:hAnsi="Times New Roman"/>
          <w:color w:val="000000" w:themeColor="text1"/>
          <w:sz w:val="24"/>
          <w:szCs w:val="24"/>
        </w:rPr>
        <w:t xml:space="preserv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9" w:name="_Toc277796956"/>
      <w:r w:rsidRPr="00D60B8C">
        <w:rPr>
          <w:rFonts w:ascii="Times New Roman" w:hAnsi="Times New Roman" w:cs="Times New Roman"/>
          <w:b/>
          <w:color w:val="000000" w:themeColor="text1"/>
          <w:sz w:val="24"/>
          <w:szCs w:val="24"/>
        </w:rPr>
        <w:t>Código de Barras</w:t>
      </w:r>
      <w:bookmarkEnd w:id="69"/>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w:t>
      </w:r>
      <w:r w:rsidR="00A91F52" w:rsidRPr="00D60B8C">
        <w:rPr>
          <w:rFonts w:ascii="Times New Roman" w:hAnsi="Times New Roman"/>
          <w:color w:val="000000" w:themeColor="text1"/>
          <w:sz w:val="24"/>
          <w:szCs w:val="24"/>
        </w:rPr>
        <w:lastRenderedPageBreak/>
        <w:t xml:space="preserve">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t>
      </w:r>
      <w:proofErr w:type="spellStart"/>
      <w:r w:rsidR="00392D75" w:rsidRPr="00D60B8C">
        <w:rPr>
          <w:rFonts w:ascii="Times New Roman" w:hAnsi="Times New Roman"/>
          <w:color w:val="000000" w:themeColor="text1"/>
          <w:sz w:val="24"/>
          <w:szCs w:val="24"/>
        </w:rPr>
        <w:t>Wrigley's</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Juicy</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Fruit</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Gum</w:t>
      </w:r>
      <w:proofErr w:type="spellEnd"/>
      <w:r w:rsidR="00392D75" w:rsidRPr="00D60B8C">
        <w:rPr>
          <w:rFonts w:ascii="Times New Roman" w:hAnsi="Times New Roman"/>
          <w:color w:val="000000" w:themeColor="text1"/>
          <w:sz w:val="24"/>
          <w:szCs w:val="24"/>
        </w:rPr>
        <w:t>.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w:t>
      </w:r>
      <w:proofErr w:type="spellStart"/>
      <w:r w:rsidRPr="00D60B8C">
        <w:rPr>
          <w:rFonts w:ascii="Times New Roman" w:hAnsi="Times New Roman"/>
          <w:color w:val="000000" w:themeColor="text1"/>
          <w:sz w:val="24"/>
          <w:szCs w:val="24"/>
        </w:rPr>
        <w:t>Silver</w:t>
      </w:r>
      <w:proofErr w:type="spellEnd"/>
      <w:r w:rsidRPr="00D60B8C">
        <w:rPr>
          <w:rFonts w:ascii="Times New Roman" w:hAnsi="Times New Roman"/>
          <w:color w:val="000000" w:themeColor="text1"/>
          <w:sz w:val="24"/>
          <w:szCs w:val="24"/>
        </w:rPr>
        <w:t xml:space="preserve"> e Norman </w:t>
      </w:r>
      <w:proofErr w:type="spellStart"/>
      <w:r w:rsidRPr="00D60B8C">
        <w:rPr>
          <w:rFonts w:ascii="Times New Roman" w:hAnsi="Times New Roman"/>
          <w:color w:val="000000" w:themeColor="text1"/>
          <w:sz w:val="24"/>
          <w:szCs w:val="24"/>
        </w:rPr>
        <w:t>Woodland</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ambos</w:t>
      </w:r>
      <w:proofErr w:type="gramEnd"/>
      <w:r w:rsidRPr="00D60B8C">
        <w:rPr>
          <w:rFonts w:ascii="Times New Roman" w:hAnsi="Times New Roman"/>
          <w:color w:val="000000" w:themeColor="text1"/>
          <w:sz w:val="24"/>
          <w:szCs w:val="24"/>
        </w:rPr>
        <w:t xml:space="preserve"> estudantes graduados pelo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Technology</w:t>
      </w:r>
      <w:proofErr w:type="spellEnd"/>
      <w:r w:rsidRPr="00D60B8C">
        <w:rPr>
          <w:rFonts w:ascii="Times New Roman" w:hAnsi="Times New Roman"/>
          <w:color w:val="000000" w:themeColor="text1"/>
          <w:sz w:val="24"/>
          <w:szCs w:val="24"/>
        </w:rPr>
        <w:t xml:space="preserve"> (Instituto de Tecnologia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atualmente </w:t>
      </w:r>
      <w:proofErr w:type="spellStart"/>
      <w:r w:rsidR="002426CB">
        <w:rPr>
          <w:rFonts w:ascii="Times New Roman" w:hAnsi="Times New Roman"/>
          <w:color w:val="000000" w:themeColor="text1"/>
          <w:sz w:val="24"/>
          <w:szCs w:val="24"/>
        </w:rPr>
        <w:t>Drexel</w:t>
      </w:r>
      <w:proofErr w:type="spellEnd"/>
      <w:r w:rsidR="002426CB">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University</w:t>
      </w:r>
      <w:proofErr w:type="spellEnd"/>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D60B8C">
        <w:rPr>
          <w:rFonts w:ascii="Times New Roman" w:hAnsi="Times New Roman"/>
          <w:color w:val="000000" w:themeColor="text1"/>
          <w:sz w:val="24"/>
          <w:szCs w:val="24"/>
        </w:rPr>
        <w:t>International</w:t>
      </w:r>
      <w:proofErr w:type="spellEnd"/>
      <w:r w:rsidRPr="00D60B8C">
        <w:rPr>
          <w:rFonts w:ascii="Times New Roman" w:hAnsi="Times New Roman"/>
          <w:color w:val="000000" w:themeColor="text1"/>
          <w:sz w:val="24"/>
          <w:szCs w:val="24"/>
        </w:rPr>
        <w:t>,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Brasil, o Código Nacional de Produtos (código de barras) foi introduzido formalmente em </w:t>
      </w:r>
      <w:proofErr w:type="gramStart"/>
      <w:r w:rsidRPr="00D60B8C">
        <w:rPr>
          <w:rFonts w:ascii="Times New Roman" w:hAnsi="Times New Roman"/>
          <w:color w:val="000000" w:themeColor="text1"/>
          <w:sz w:val="24"/>
          <w:szCs w:val="24"/>
        </w:rPr>
        <w:t>8</w:t>
      </w:r>
      <w:proofErr w:type="gramEnd"/>
      <w:r w:rsidRPr="00D60B8C">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D60B8C">
        <w:rPr>
          <w:rFonts w:ascii="Times New Roman" w:hAnsi="Times New Roman"/>
          <w:color w:val="000000" w:themeColor="text1"/>
          <w:sz w:val="24"/>
          <w:szCs w:val="24"/>
        </w:rPr>
        <w:t>conferiu</w:t>
      </w:r>
      <w:proofErr w:type="gramEnd"/>
      <w:r w:rsidRPr="00D60B8C">
        <w:rPr>
          <w:rFonts w:ascii="Times New Roman" w:hAnsi="Times New Roman"/>
          <w:color w:val="000000" w:themeColor="text1"/>
          <w:sz w:val="24"/>
          <w:szCs w:val="24"/>
        </w:rPr>
        <w:t xml:space="preserve">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que geralmente fica 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lastRenderedPageBreak/>
        <w:t xml:space="preserve">Os </w:t>
      </w:r>
      <w:proofErr w:type="gramStart"/>
      <w:r w:rsidRPr="007E1998">
        <w:rPr>
          <w:rFonts w:ascii="Times New Roman" w:hAnsi="Times New Roman"/>
          <w:color w:val="000000" w:themeColor="text1"/>
          <w:sz w:val="24"/>
          <w:szCs w:val="24"/>
        </w:rPr>
        <w:t>3</w:t>
      </w:r>
      <w:proofErr w:type="gramEnd"/>
      <w:r w:rsidRPr="007E1998">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Os próximos dígitos, que podem variar de 4 a </w:t>
      </w:r>
      <w:proofErr w:type="gramStart"/>
      <w:r w:rsidRPr="007E1998">
        <w:rPr>
          <w:rFonts w:ascii="Times New Roman" w:hAnsi="Times New Roman"/>
          <w:color w:val="000000" w:themeColor="text1"/>
          <w:sz w:val="24"/>
          <w:szCs w:val="24"/>
        </w:rPr>
        <w:t>7</w:t>
      </w:r>
      <w:proofErr w:type="gramEnd"/>
      <w:r w:rsidRPr="007E1998">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 último dígito </w:t>
      </w:r>
      <w:proofErr w:type="gramStart"/>
      <w:r w:rsidRPr="007E1998">
        <w:rPr>
          <w:rFonts w:ascii="Times New Roman" w:hAnsi="Times New Roman"/>
          <w:color w:val="000000" w:themeColor="text1"/>
          <w:sz w:val="24"/>
          <w:szCs w:val="24"/>
        </w:rPr>
        <w:t>2</w:t>
      </w:r>
      <w:proofErr w:type="gramEnd"/>
      <w:r w:rsidRPr="007E1998">
        <w:rPr>
          <w:rFonts w:ascii="Times New Roman" w:hAnsi="Times New Roman"/>
          <w:color w:val="000000" w:themeColor="text1"/>
          <w:sz w:val="24"/>
          <w:szCs w:val="24"/>
        </w:rPr>
        <w:t xml:space="preserve">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70" w:name="_Toc277796957"/>
      <w:r w:rsidRPr="009F6507">
        <w:rPr>
          <w:rFonts w:ascii="Times New Roman" w:hAnsi="Times New Roman" w:cs="Times New Roman"/>
          <w:color w:val="000000" w:themeColor="text1"/>
          <w:sz w:val="24"/>
          <w:szCs w:val="24"/>
        </w:rPr>
        <w:t>MÉTODOS</w:t>
      </w:r>
      <w:bookmarkEnd w:id="70"/>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 xml:space="preserve">Os cenários Cadastros Gerais e Entrada no Parque foram desenvolvidos utilizando a plataforma de desenvolvimento JAVA WEB, pois como são telas tanto de cadastro como de consulta, os gestores do parque não precisam estar necessariamente no parque se quiserem </w:t>
      </w:r>
      <w:r w:rsidRPr="007054ED">
        <w:rPr>
          <w:rFonts w:ascii="Times New Roman" w:hAnsi="Times New Roman"/>
          <w:color w:val="000000" w:themeColor="text1"/>
          <w:sz w:val="24"/>
          <w:szCs w:val="24"/>
        </w:rPr>
        <w:lastRenderedPageBreak/>
        <w:t xml:space="preserve">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1" w:name="_Toc277796958"/>
      <w:r w:rsidRPr="00D60B8C">
        <w:rPr>
          <w:rFonts w:ascii="Times New Roman" w:hAnsi="Times New Roman" w:cs="Times New Roman"/>
          <w:b/>
          <w:color w:val="000000" w:themeColor="text1"/>
          <w:sz w:val="24"/>
          <w:szCs w:val="24"/>
        </w:rPr>
        <w:t>Cadastros Gerais</w:t>
      </w:r>
      <w:bookmarkEnd w:id="71"/>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2" w:name="_Toc277796892"/>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16</w:t>
      </w:r>
      <w:r w:rsidR="00382379"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72"/>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3" w:name="_Toc277796893"/>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17</w:t>
      </w:r>
      <w:r w:rsidR="00382379"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73"/>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4" w:name="_Toc277796894"/>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18</w:t>
      </w:r>
      <w:r w:rsidR="00382379"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74"/>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5" w:name="_Toc277796895"/>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19</w:t>
      </w:r>
      <w:r w:rsidR="00382379"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75"/>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6" w:name="_Toc277796896"/>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20</w:t>
      </w:r>
      <w:r w:rsidR="00382379"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76"/>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7" w:name="_Toc277796897"/>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21</w:t>
      </w:r>
      <w:r w:rsidR="00382379"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77"/>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8" w:name="_Toc277796898"/>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22</w:t>
      </w:r>
      <w:r w:rsidR="00382379"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78"/>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9" w:name="_Toc277796959"/>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9"/>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0" w:name="_Toc277796899"/>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23</w:t>
      </w:r>
      <w:r w:rsidR="00382379"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80"/>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B24984">
      <w:pPr>
        <w:pStyle w:val="Legenda"/>
        <w:spacing w:line="360" w:lineRule="auto"/>
        <w:jc w:val="center"/>
        <w:rPr>
          <w:rFonts w:ascii="Times New Roman" w:hAnsi="Times New Roman"/>
          <w:sz w:val="24"/>
          <w:szCs w:val="24"/>
        </w:rPr>
      </w:pPr>
      <w:bookmarkStart w:id="81" w:name="_Toc277796900"/>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24</w:t>
      </w:r>
      <w:r w:rsidR="00382379"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81"/>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2" w:name="_Toc277796901"/>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25</w:t>
      </w:r>
      <w:r w:rsidR="00382379"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82"/>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83" w:name="_Toc277796902"/>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26</w:t>
      </w:r>
      <w:r w:rsidR="00382379"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83"/>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4" w:name="_Toc277796960"/>
      <w:r>
        <w:rPr>
          <w:rFonts w:ascii="Times New Roman" w:hAnsi="Times New Roman" w:cs="Times New Roman"/>
          <w:b/>
          <w:color w:val="000000" w:themeColor="text1"/>
          <w:sz w:val="24"/>
          <w:szCs w:val="24"/>
        </w:rPr>
        <w:lastRenderedPageBreak/>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84"/>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noProof/>
          <w:color w:val="000000" w:themeColor="text1"/>
          <w:sz w:val="24"/>
          <w:szCs w:val="24"/>
          <w:lang w:eastAsia="pt-BR"/>
        </w:rPr>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7054ED" w:rsidRDefault="005F0606" w:rsidP="005F0606">
      <w:pPr>
        <w:pStyle w:val="Legenda"/>
        <w:jc w:val="center"/>
        <w:rPr>
          <w:rFonts w:ascii="Times New Roman" w:hAnsi="Times New Roman"/>
          <w:b w:val="0"/>
          <w:color w:val="000000" w:themeColor="text1"/>
          <w:sz w:val="24"/>
          <w:szCs w:val="24"/>
        </w:rPr>
      </w:pPr>
      <w:bookmarkStart w:id="85" w:name="_Toc277796903"/>
      <w:r>
        <w:t xml:space="preserve">Figura </w:t>
      </w:r>
      <w:fldSimple w:instr=" SEQ Figura \* ARABIC ">
        <w:r w:rsidR="004F197C">
          <w:rPr>
            <w:noProof/>
          </w:rPr>
          <w:t>27</w:t>
        </w:r>
      </w:fldSimple>
      <w:r>
        <w:t>: Aproximar Dispositivo</w:t>
      </w:r>
      <w:bookmarkEnd w:id="85"/>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6" w:name="_Toc277796961"/>
      <w:r>
        <w:rPr>
          <w:rFonts w:ascii="Times New Roman" w:hAnsi="Times New Roman" w:cs="Times New Roman"/>
          <w:b/>
          <w:color w:val="000000" w:themeColor="text1"/>
          <w:sz w:val="24"/>
          <w:szCs w:val="24"/>
        </w:rPr>
        <w:t>Entrada no Brinquedo</w:t>
      </w:r>
      <w:bookmarkEnd w:id="86"/>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7" w:name="_Toc277796962"/>
      <w:r>
        <w:rPr>
          <w:rFonts w:ascii="Times New Roman" w:hAnsi="Times New Roman" w:cs="Times New Roman"/>
          <w:b/>
          <w:color w:val="000000" w:themeColor="text1"/>
          <w:sz w:val="24"/>
          <w:szCs w:val="24"/>
        </w:rPr>
        <w:t>Terminal de Consulta</w:t>
      </w:r>
      <w:bookmarkEnd w:id="87"/>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noProof/>
          <w:color w:val="000000" w:themeColor="text1"/>
          <w:sz w:val="24"/>
          <w:szCs w:val="24"/>
          <w:lang w:eastAsia="pt-BR"/>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1D3A2B" w:rsidRPr="007054ED" w:rsidRDefault="005F0606" w:rsidP="005F0606">
      <w:pPr>
        <w:pStyle w:val="Legenda"/>
        <w:jc w:val="center"/>
        <w:rPr>
          <w:rFonts w:ascii="Times New Roman" w:hAnsi="Times New Roman"/>
          <w:color w:val="000000" w:themeColor="text1"/>
          <w:sz w:val="24"/>
          <w:szCs w:val="24"/>
        </w:rPr>
      </w:pPr>
      <w:bookmarkStart w:id="88" w:name="_Toc277796904"/>
      <w:r>
        <w:t xml:space="preserve">Figura </w:t>
      </w:r>
      <w:fldSimple w:instr=" SEQ Figura \* ARABIC ">
        <w:r w:rsidR="004F197C">
          <w:rPr>
            <w:noProof/>
          </w:rPr>
          <w:t>28</w:t>
        </w:r>
      </w:fldSimple>
      <w:r>
        <w:t>: Terminal de Consulta</w:t>
      </w:r>
      <w:bookmarkEnd w:id="88"/>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9" w:name="_Toc277796963"/>
      <w:r>
        <w:rPr>
          <w:rFonts w:ascii="Times New Roman" w:hAnsi="Times New Roman" w:cs="Times New Roman"/>
          <w:b/>
          <w:color w:val="000000" w:themeColor="text1"/>
          <w:sz w:val="24"/>
          <w:szCs w:val="24"/>
        </w:rPr>
        <w:t>Execução do Brinquedo</w:t>
      </w:r>
      <w:bookmarkEnd w:id="89"/>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w:t>
      </w:r>
      <w:proofErr w:type="gramStart"/>
      <w:r w:rsidRPr="001D3A2B">
        <w:rPr>
          <w:rFonts w:ascii="Times New Roman" w:hAnsi="Times New Roman"/>
          <w:color w:val="000000" w:themeColor="text1"/>
          <w:sz w:val="24"/>
          <w:szCs w:val="24"/>
        </w:rPr>
        <w:t>calcular</w:t>
      </w:r>
      <w:proofErr w:type="gramEnd"/>
      <w:r w:rsidRPr="001D3A2B">
        <w:rPr>
          <w:rFonts w:ascii="Times New Roman" w:hAnsi="Times New Roman"/>
          <w:color w:val="000000" w:themeColor="text1"/>
          <w:sz w:val="24"/>
          <w:szCs w:val="24"/>
        </w:rPr>
        <w:t xml:space="preserve">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90" w:name="_Toc277796964"/>
      <w:r w:rsidRPr="00D60B8C">
        <w:rPr>
          <w:rFonts w:ascii="Times New Roman" w:hAnsi="Times New Roman" w:cs="Times New Roman"/>
          <w:color w:val="000000" w:themeColor="text1"/>
          <w:sz w:val="24"/>
          <w:szCs w:val="24"/>
        </w:rPr>
        <w:t xml:space="preserve">ALTERNATIVAS DE </w:t>
      </w:r>
      <w:proofErr w:type="gramStart"/>
      <w:r w:rsidRPr="00D60B8C">
        <w:rPr>
          <w:rFonts w:ascii="Times New Roman" w:hAnsi="Times New Roman" w:cs="Times New Roman"/>
          <w:color w:val="000000" w:themeColor="text1"/>
          <w:sz w:val="24"/>
          <w:szCs w:val="24"/>
        </w:rPr>
        <w:t>IMPLEMENTAÇÃO</w:t>
      </w:r>
      <w:bookmarkEnd w:id="90"/>
      <w:proofErr w:type="gramEnd"/>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 xml:space="preserve">vas para sua </w:t>
      </w:r>
      <w:proofErr w:type="gramStart"/>
      <w:r w:rsidR="002157E9">
        <w:rPr>
          <w:rFonts w:ascii="Times New Roman" w:hAnsi="Times New Roman"/>
          <w:color w:val="000000" w:themeColor="text1"/>
          <w:sz w:val="24"/>
          <w:szCs w:val="24"/>
        </w:rPr>
        <w:t>implementação</w:t>
      </w:r>
      <w:proofErr w:type="gramEnd"/>
      <w:r w:rsidR="002157E9">
        <w:rPr>
          <w:rFonts w:ascii="Times New Roman" w:hAnsi="Times New Roman"/>
          <w:color w:val="000000" w:themeColor="text1"/>
          <w:sz w:val="24"/>
          <w:szCs w:val="24"/>
        </w:rPr>
        <w:t>.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proofErr w:type="gramStart"/>
      <w:r w:rsidRPr="00D60B8C">
        <w:rPr>
          <w:rFonts w:ascii="Times New Roman" w:hAnsi="Times New Roman"/>
          <w:color w:val="000000" w:themeColor="text1"/>
          <w:sz w:val="24"/>
          <w:szCs w:val="24"/>
        </w:rPr>
        <w:t>poderia</w:t>
      </w:r>
      <w:proofErr w:type="gramEnd"/>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w:t>
      </w:r>
      <w:r w:rsidRPr="00D60B8C">
        <w:rPr>
          <w:rFonts w:ascii="Times New Roman" w:hAnsi="Times New Roman"/>
          <w:color w:val="000000" w:themeColor="text1"/>
          <w:sz w:val="24"/>
          <w:szCs w:val="24"/>
        </w:rPr>
        <w:lastRenderedPageBreak/>
        <w:t>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w:t>
      </w:r>
      <w:proofErr w:type="gramStart"/>
      <w:r>
        <w:rPr>
          <w:rFonts w:ascii="Times New Roman" w:hAnsi="Times New Roman"/>
          <w:color w:val="000000" w:themeColor="text1"/>
          <w:sz w:val="24"/>
          <w:szCs w:val="24"/>
        </w:rPr>
        <w:t>pode</w:t>
      </w:r>
      <w:proofErr w:type="gramEnd"/>
      <w:r>
        <w:rPr>
          <w:rFonts w:ascii="Times New Roman" w:hAnsi="Times New Roman"/>
          <w:color w:val="000000" w:themeColor="text1"/>
          <w:sz w:val="24"/>
          <w:szCs w:val="24"/>
        </w:rPr>
        <w:t xml:space="preserv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BB00F6" w:rsidRDefault="008040E6" w:rsidP="00B24984">
      <w:pPr>
        <w:pStyle w:val="Legenda"/>
        <w:spacing w:line="360" w:lineRule="auto"/>
        <w:jc w:val="center"/>
        <w:rPr>
          <w:rFonts w:ascii="Times New Roman" w:hAnsi="Times New Roman"/>
          <w:sz w:val="24"/>
          <w:szCs w:val="24"/>
        </w:rPr>
      </w:pPr>
      <w:bookmarkStart w:id="91" w:name="_Toc277796905"/>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29</w:t>
      </w:r>
      <w:r w:rsidR="00382379"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91"/>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w:t>
      </w:r>
      <w:proofErr w:type="gramStart"/>
      <w:r>
        <w:rPr>
          <w:rFonts w:ascii="Times New Roman" w:hAnsi="Times New Roman"/>
          <w:color w:val="000000" w:themeColor="text1"/>
          <w:sz w:val="24"/>
          <w:szCs w:val="24"/>
        </w:rPr>
        <w:t>implementação</w:t>
      </w:r>
      <w:proofErr w:type="gramEnd"/>
      <w:r>
        <w:rPr>
          <w:rFonts w:ascii="Times New Roman" w:hAnsi="Times New Roman"/>
          <w:color w:val="000000" w:themeColor="text1"/>
          <w:sz w:val="24"/>
          <w:szCs w:val="24"/>
        </w:rPr>
        <w:t xml:space="preserve">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92" w:name="_Toc277796965"/>
      <w:r w:rsidRPr="00977D57">
        <w:rPr>
          <w:rFonts w:ascii="Times New Roman" w:hAnsi="Times New Roman" w:cs="Times New Roman"/>
          <w:b/>
          <w:color w:val="000000" w:themeColor="text1"/>
          <w:sz w:val="32"/>
          <w:szCs w:val="32"/>
        </w:rPr>
        <w:lastRenderedPageBreak/>
        <w:t>RESULTADOS E DISCUSSÃO</w:t>
      </w:r>
      <w:bookmarkEnd w:id="92"/>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3" w:name="_Toc277796966"/>
      <w:r w:rsidRPr="00D60B8C">
        <w:rPr>
          <w:rFonts w:ascii="Times New Roman" w:hAnsi="Times New Roman" w:cs="Times New Roman"/>
          <w:color w:val="000000" w:themeColor="text1"/>
          <w:sz w:val="24"/>
          <w:szCs w:val="24"/>
        </w:rPr>
        <w:t>CONFIGURAÇÃO DO AMBIENTE DE TESTES</w:t>
      </w:r>
      <w:bookmarkEnd w:id="93"/>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Pr="00D60B8C">
              <w:rPr>
                <w:rFonts w:ascii="Times New Roman" w:eastAsia="Times New Roman" w:hAnsi="Times New Roman"/>
                <w:color w:val="000000"/>
                <w:sz w:val="24"/>
                <w:szCs w:val="24"/>
                <w:lang w:eastAsia="pt-BR"/>
              </w:rPr>
              <w:t xml:space="preserve"> GB</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94" w:name="_Toc277796861"/>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3</w:t>
      </w:r>
      <w:r w:rsidR="00382379"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94"/>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5" w:name="_Toc277796967"/>
      <w:r w:rsidRPr="00D60B8C">
        <w:rPr>
          <w:rFonts w:ascii="Times New Roman" w:hAnsi="Times New Roman" w:cs="Times New Roman"/>
          <w:color w:val="000000" w:themeColor="text1"/>
          <w:sz w:val="24"/>
          <w:szCs w:val="24"/>
        </w:rPr>
        <w:t>TESTES DOS CASOS DE USO</w:t>
      </w:r>
      <w:bookmarkEnd w:id="95"/>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lastRenderedPageBreak/>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Default="008040E6" w:rsidP="00B24984">
      <w:pPr>
        <w:pStyle w:val="Legenda"/>
        <w:spacing w:line="360" w:lineRule="auto"/>
        <w:jc w:val="center"/>
        <w:rPr>
          <w:rFonts w:ascii="Times New Roman" w:hAnsi="Times New Roman"/>
          <w:sz w:val="24"/>
          <w:szCs w:val="24"/>
        </w:rPr>
      </w:pPr>
      <w:bookmarkStart w:id="96" w:name="_Toc277796862"/>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4</w:t>
      </w:r>
      <w:r w:rsidR="00382379"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96"/>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7" w:name="_Toc277796912"/>
      <w:r w:rsidRPr="00D60B8C">
        <w:rPr>
          <w:rFonts w:ascii="Times New Roman" w:hAnsi="Times New Roman"/>
          <w:sz w:val="24"/>
          <w:szCs w:val="24"/>
        </w:rPr>
        <w:t xml:space="preserve">Gráfico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w:t>
      </w:r>
      <w:r w:rsidR="00382379"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97"/>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8" w:name="_Toc277796913"/>
      <w:r w:rsidRPr="00D60B8C">
        <w:rPr>
          <w:rFonts w:ascii="Times New Roman" w:hAnsi="Times New Roman"/>
          <w:sz w:val="24"/>
          <w:szCs w:val="24"/>
        </w:rPr>
        <w:t xml:space="preserve">Gráfico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2</w:t>
      </w:r>
      <w:r w:rsidR="00382379"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98"/>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9" w:name="_Toc277796968"/>
      <w:r w:rsidRPr="00D06008">
        <w:rPr>
          <w:rFonts w:ascii="Times New Roman" w:hAnsi="Times New Roman" w:cs="Times New Roman"/>
          <w:b/>
          <w:color w:val="000000" w:themeColor="text1"/>
          <w:sz w:val="24"/>
          <w:szCs w:val="24"/>
        </w:rPr>
        <w:t>Testes das Telas de Cadastro</w:t>
      </w:r>
      <w:bookmarkEnd w:id="99"/>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006A752A" w:rsidRPr="00D60B8C">
              <w:rPr>
                <w:rFonts w:ascii="Times New Roman" w:eastAsia="Times New Roman" w:hAnsi="Times New Roman"/>
                <w:color w:val="000000"/>
                <w:sz w:val="24"/>
                <w:szCs w:val="24"/>
                <w:lang w:eastAsia="pt-BR"/>
              </w:rPr>
              <w:t> </w:t>
            </w:r>
          </w:p>
        </w:tc>
      </w:tr>
    </w:tbl>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100" w:name="_Toc277796863"/>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5</w:t>
      </w:r>
      <w:r w:rsidR="00382379"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100"/>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jc w:val="center"/>
        <w:tblInd w:w="65" w:type="dxa"/>
        <w:tblCellMar>
          <w:left w:w="70" w:type="dxa"/>
          <w:right w:w="70" w:type="dxa"/>
        </w:tblCellMar>
        <w:tblLook w:val="04A0"/>
      </w:tblPr>
      <w:tblGrid>
        <w:gridCol w:w="980"/>
        <w:gridCol w:w="800"/>
      </w:tblGrid>
      <w:tr w:rsidR="00E62C6A" w:rsidRPr="00D60B8C" w:rsidTr="00815B00">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Default="00E62C6A" w:rsidP="00B24984">
      <w:pPr>
        <w:pStyle w:val="Legenda"/>
        <w:spacing w:line="360" w:lineRule="auto"/>
        <w:jc w:val="center"/>
        <w:rPr>
          <w:rFonts w:ascii="Times New Roman" w:hAnsi="Times New Roman"/>
          <w:sz w:val="24"/>
          <w:szCs w:val="24"/>
        </w:rPr>
      </w:pPr>
      <w:bookmarkStart w:id="101" w:name="_Toc277796864"/>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6</w:t>
      </w:r>
      <w:r w:rsidR="00382379"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101"/>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2C6A" w:rsidRDefault="00E62C6A" w:rsidP="00B24984">
      <w:pPr>
        <w:pStyle w:val="Legenda"/>
        <w:spacing w:line="360" w:lineRule="auto"/>
        <w:jc w:val="center"/>
        <w:rPr>
          <w:rFonts w:ascii="Times New Roman" w:hAnsi="Times New Roman"/>
          <w:sz w:val="24"/>
          <w:szCs w:val="24"/>
        </w:rPr>
      </w:pPr>
      <w:bookmarkStart w:id="102" w:name="_Toc277796914"/>
      <w:r w:rsidRPr="00D60B8C">
        <w:rPr>
          <w:rFonts w:ascii="Times New Roman" w:hAnsi="Times New Roman"/>
          <w:sz w:val="24"/>
          <w:szCs w:val="24"/>
        </w:rPr>
        <w:t xml:space="preserve">Gráfico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3</w:t>
      </w:r>
      <w:r w:rsidR="00382379"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102"/>
    </w:p>
    <w:p w:rsidR="00D06008" w:rsidRDefault="00D06008" w:rsidP="00D06008"/>
    <w:p w:rsidR="00D06008" w:rsidRDefault="00D06008" w:rsidP="00D06008"/>
    <w:p w:rsidR="00D06008" w:rsidRP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3" w:name="_Toc277796969"/>
      <w:r w:rsidRPr="00D06008">
        <w:rPr>
          <w:rFonts w:ascii="Times New Roman" w:hAnsi="Times New Roman" w:cs="Times New Roman"/>
          <w:b/>
          <w:color w:val="000000" w:themeColor="text1"/>
          <w:sz w:val="24"/>
          <w:szCs w:val="24"/>
        </w:rPr>
        <w:lastRenderedPageBreak/>
        <w:t>Teste na Entrada e Saída do Parque</w:t>
      </w:r>
      <w:bookmarkEnd w:id="103"/>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4545EB" w:rsidRDefault="004545E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5</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545EB" w:rsidRDefault="008040E6" w:rsidP="00B24984">
      <w:pPr>
        <w:pStyle w:val="Legenda"/>
        <w:spacing w:line="360" w:lineRule="auto"/>
        <w:jc w:val="center"/>
        <w:rPr>
          <w:rFonts w:ascii="Times New Roman" w:hAnsi="Times New Roman"/>
          <w:sz w:val="24"/>
          <w:szCs w:val="24"/>
        </w:rPr>
      </w:pPr>
      <w:bookmarkStart w:id="104" w:name="_Toc277796865"/>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7</w:t>
      </w:r>
      <w:r w:rsidR="00382379"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bookmarkEnd w:id="104"/>
    </w:p>
    <w:p w:rsidR="002B3334" w:rsidRPr="002B3334" w:rsidRDefault="002B3334" w:rsidP="00B24984">
      <w:pPr>
        <w:spacing w:line="360" w:lineRule="auto"/>
      </w:pPr>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614" w:type="dxa"/>
        <w:jc w:val="center"/>
        <w:tblInd w:w="65" w:type="dxa"/>
        <w:tblCellMar>
          <w:left w:w="70" w:type="dxa"/>
          <w:right w:w="70" w:type="dxa"/>
        </w:tblCellMar>
        <w:tblLook w:val="04A0"/>
      </w:tblPr>
      <w:tblGrid>
        <w:gridCol w:w="980"/>
        <w:gridCol w:w="794"/>
      </w:tblGrid>
      <w:tr w:rsidR="0045369F" w:rsidRPr="00D60B8C" w:rsidTr="002B3334">
        <w:trPr>
          <w:trHeight w:val="315"/>
          <w:jc w:val="center"/>
        </w:trPr>
        <w:tc>
          <w:tcPr>
            <w:tcW w:w="88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25"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Default="0045369F" w:rsidP="00B24984">
      <w:pPr>
        <w:pStyle w:val="Legenda"/>
        <w:spacing w:line="360" w:lineRule="auto"/>
        <w:jc w:val="center"/>
        <w:rPr>
          <w:rFonts w:ascii="Times New Roman" w:hAnsi="Times New Roman"/>
          <w:sz w:val="24"/>
          <w:szCs w:val="24"/>
        </w:rPr>
      </w:pPr>
      <w:bookmarkStart w:id="105" w:name="_Toc277796866"/>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8</w:t>
      </w:r>
      <w:r w:rsidR="00382379"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105"/>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5369F" w:rsidRDefault="0045369F" w:rsidP="00B24984">
      <w:pPr>
        <w:pStyle w:val="Legenda"/>
        <w:spacing w:line="360" w:lineRule="auto"/>
        <w:jc w:val="center"/>
        <w:rPr>
          <w:rFonts w:ascii="Times New Roman" w:hAnsi="Times New Roman"/>
          <w:sz w:val="24"/>
          <w:szCs w:val="24"/>
        </w:rPr>
      </w:pPr>
      <w:bookmarkStart w:id="106" w:name="_Toc277796915"/>
      <w:r w:rsidRPr="00D60B8C">
        <w:rPr>
          <w:rFonts w:ascii="Times New Roman" w:hAnsi="Times New Roman"/>
          <w:sz w:val="24"/>
          <w:szCs w:val="24"/>
        </w:rPr>
        <w:t xml:space="preserve">Gráfico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4</w:t>
      </w:r>
      <w:r w:rsidR="00382379"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106"/>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07" w:name="_Toc277796970"/>
      <w:r w:rsidRPr="00D06008">
        <w:rPr>
          <w:rFonts w:ascii="Times New Roman" w:hAnsi="Times New Roman" w:cs="Times New Roman"/>
          <w:b/>
          <w:color w:val="000000" w:themeColor="text1"/>
          <w:sz w:val="24"/>
          <w:szCs w:val="24"/>
        </w:rPr>
        <w:t>Teste na Entrada da Fila</w:t>
      </w:r>
      <w:bookmarkEnd w:id="107"/>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81810" w:rsidRDefault="008040E6" w:rsidP="00B24984">
      <w:pPr>
        <w:pStyle w:val="Legenda"/>
        <w:spacing w:line="360" w:lineRule="auto"/>
        <w:jc w:val="center"/>
        <w:rPr>
          <w:rFonts w:ascii="Times New Roman" w:hAnsi="Times New Roman"/>
          <w:sz w:val="24"/>
          <w:szCs w:val="24"/>
        </w:rPr>
      </w:pPr>
      <w:bookmarkStart w:id="108" w:name="_Toc277796867"/>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9</w:t>
      </w:r>
      <w:r w:rsidR="00382379"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108"/>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lastRenderedPageBreak/>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481810" w:rsidRDefault="00801A52" w:rsidP="00B24984">
      <w:pPr>
        <w:pStyle w:val="Legenda"/>
        <w:spacing w:line="360" w:lineRule="auto"/>
        <w:jc w:val="center"/>
        <w:rPr>
          <w:rFonts w:ascii="Times New Roman" w:hAnsi="Times New Roman"/>
          <w:sz w:val="24"/>
          <w:szCs w:val="24"/>
        </w:rPr>
      </w:pPr>
      <w:bookmarkStart w:id="109" w:name="_Toc277796868"/>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10</w:t>
      </w:r>
      <w:r w:rsidR="00382379"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109"/>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10" w:name="_Toc277796916"/>
      <w:r w:rsidRPr="00D60B8C">
        <w:rPr>
          <w:rFonts w:ascii="Times New Roman" w:hAnsi="Times New Roman"/>
          <w:sz w:val="24"/>
          <w:szCs w:val="24"/>
        </w:rPr>
        <w:t xml:space="preserve">Gráfico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5</w:t>
      </w:r>
      <w:r w:rsidR="00382379"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110"/>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1" w:name="_Toc277796971"/>
      <w:r w:rsidRPr="00D06008">
        <w:rPr>
          <w:rFonts w:ascii="Times New Roman" w:hAnsi="Times New Roman" w:cs="Times New Roman"/>
          <w:b/>
          <w:color w:val="000000" w:themeColor="text1"/>
          <w:sz w:val="24"/>
          <w:szCs w:val="24"/>
        </w:rPr>
        <w:t>Teste na Entrada do Brinquedo</w:t>
      </w:r>
      <w:bookmarkEnd w:id="111"/>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w:t>
      </w:r>
      <w:proofErr w:type="gramStart"/>
      <w:r w:rsidRPr="00D06008">
        <w:rPr>
          <w:rFonts w:ascii="Times New Roman" w:hAnsi="Times New Roman"/>
          <w:color w:val="000000" w:themeColor="text1"/>
          <w:sz w:val="24"/>
          <w:szCs w:val="24"/>
        </w:rPr>
        <w:t>deveria estar</w:t>
      </w:r>
      <w:proofErr w:type="gramEnd"/>
      <w:r w:rsidRPr="00D06008">
        <w:rPr>
          <w:rFonts w:ascii="Times New Roman" w:hAnsi="Times New Roman"/>
          <w:color w:val="000000" w:themeColor="text1"/>
          <w:sz w:val="24"/>
          <w:szCs w:val="24"/>
        </w:rPr>
        <w:t xml:space="preserve">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todas as mensagens foram entregues. Apenas duas mensagens chegaram com um atraso 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roofErr w:type="gramStart"/>
            <w:r>
              <w:rPr>
                <w:rFonts w:ascii="Times New Roman" w:eastAsia="Times New Roman" w:hAnsi="Times New Roman"/>
                <w:color w:val="000000"/>
                <w:sz w:val="24"/>
                <w:szCs w:val="24"/>
                <w:lang w:eastAsia="pt-BR"/>
              </w:rPr>
              <w:t>1</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bl>
    <w:p w:rsidR="00D06008" w:rsidRPr="009F6507" w:rsidRDefault="005F0606" w:rsidP="005F0606">
      <w:pPr>
        <w:pStyle w:val="Legenda"/>
        <w:jc w:val="center"/>
        <w:rPr>
          <w:rFonts w:ascii="Times New Roman" w:hAnsi="Times New Roman"/>
          <w:sz w:val="24"/>
          <w:szCs w:val="24"/>
        </w:rPr>
      </w:pPr>
      <w:bookmarkStart w:id="112" w:name="_Toc277796869"/>
      <w:r w:rsidRPr="009F6507">
        <w:rPr>
          <w:rFonts w:ascii="Times New Roman" w:hAnsi="Times New Roman"/>
          <w:sz w:val="24"/>
          <w:szCs w:val="24"/>
        </w:rPr>
        <w:t xml:space="preserve">Tabela </w:t>
      </w:r>
      <w:r w:rsidR="00382379"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382379" w:rsidRPr="009F6507">
        <w:rPr>
          <w:rFonts w:ascii="Times New Roman" w:hAnsi="Times New Roman"/>
          <w:sz w:val="24"/>
          <w:szCs w:val="24"/>
        </w:rPr>
        <w:fldChar w:fldCharType="separate"/>
      </w:r>
      <w:r w:rsidR="004F197C">
        <w:rPr>
          <w:rFonts w:ascii="Times New Roman" w:hAnsi="Times New Roman"/>
          <w:noProof/>
          <w:sz w:val="24"/>
          <w:szCs w:val="24"/>
        </w:rPr>
        <w:t>11</w:t>
      </w:r>
      <w:r w:rsidR="00382379" w:rsidRPr="009F6507">
        <w:rPr>
          <w:rFonts w:ascii="Times New Roman" w:hAnsi="Times New Roman"/>
          <w:sz w:val="24"/>
          <w:szCs w:val="24"/>
        </w:rPr>
        <w:fldChar w:fldCharType="end"/>
      </w:r>
      <w:r w:rsidRPr="009F6507">
        <w:rPr>
          <w:rFonts w:ascii="Times New Roman" w:hAnsi="Times New Roman"/>
          <w:sz w:val="24"/>
          <w:szCs w:val="24"/>
        </w:rPr>
        <w:t>: Testes na Entrada do Brinquedo</w:t>
      </w:r>
      <w:bookmarkEnd w:id="112"/>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D06008" w:rsidRPr="009F6507" w:rsidRDefault="005F0606" w:rsidP="005F0606">
      <w:pPr>
        <w:pStyle w:val="Legenda"/>
        <w:jc w:val="center"/>
        <w:rPr>
          <w:rFonts w:ascii="Times New Roman" w:hAnsi="Times New Roman"/>
          <w:sz w:val="24"/>
          <w:szCs w:val="24"/>
        </w:rPr>
      </w:pPr>
      <w:bookmarkStart w:id="113" w:name="_Toc277796870"/>
      <w:r w:rsidRPr="009F6507">
        <w:rPr>
          <w:rFonts w:ascii="Times New Roman" w:hAnsi="Times New Roman"/>
          <w:sz w:val="24"/>
          <w:szCs w:val="24"/>
        </w:rPr>
        <w:t xml:space="preserve">Tabela </w:t>
      </w:r>
      <w:r w:rsidR="00382379"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382379" w:rsidRPr="009F6507">
        <w:rPr>
          <w:rFonts w:ascii="Times New Roman" w:hAnsi="Times New Roman"/>
          <w:sz w:val="24"/>
          <w:szCs w:val="24"/>
        </w:rPr>
        <w:fldChar w:fldCharType="separate"/>
      </w:r>
      <w:r w:rsidR="004F197C">
        <w:rPr>
          <w:rFonts w:ascii="Times New Roman" w:hAnsi="Times New Roman"/>
          <w:noProof/>
          <w:sz w:val="24"/>
          <w:szCs w:val="24"/>
        </w:rPr>
        <w:t>12</w:t>
      </w:r>
      <w:r w:rsidR="00382379"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bookmarkEnd w:id="113"/>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noProof/>
          <w:color w:val="000000" w:themeColor="text1"/>
          <w:sz w:val="24"/>
          <w:szCs w:val="24"/>
          <w:lang w:eastAsia="pt-BR"/>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06008" w:rsidRPr="009F6507" w:rsidRDefault="005F0606" w:rsidP="005F0606">
      <w:pPr>
        <w:pStyle w:val="Legenda"/>
        <w:jc w:val="center"/>
        <w:rPr>
          <w:rFonts w:ascii="Times New Roman" w:hAnsi="Times New Roman"/>
          <w:color w:val="000000" w:themeColor="text1"/>
          <w:sz w:val="24"/>
          <w:szCs w:val="24"/>
        </w:rPr>
      </w:pPr>
      <w:bookmarkStart w:id="114" w:name="_Toc277796917"/>
      <w:r w:rsidRPr="009F6507">
        <w:rPr>
          <w:rFonts w:ascii="Times New Roman" w:hAnsi="Times New Roman"/>
          <w:sz w:val="24"/>
          <w:szCs w:val="24"/>
        </w:rPr>
        <w:t xml:space="preserve">Gráfico </w:t>
      </w:r>
      <w:r w:rsidR="00382379"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382379" w:rsidRPr="009F6507">
        <w:rPr>
          <w:rFonts w:ascii="Times New Roman" w:hAnsi="Times New Roman"/>
          <w:sz w:val="24"/>
          <w:szCs w:val="24"/>
        </w:rPr>
        <w:fldChar w:fldCharType="separate"/>
      </w:r>
      <w:r w:rsidR="004F197C">
        <w:rPr>
          <w:rFonts w:ascii="Times New Roman" w:hAnsi="Times New Roman"/>
          <w:noProof/>
          <w:sz w:val="24"/>
          <w:szCs w:val="24"/>
        </w:rPr>
        <w:t>6</w:t>
      </w:r>
      <w:r w:rsidR="00382379"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bookmarkEnd w:id="114"/>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5" w:name="_Toc277796972"/>
      <w:r w:rsidRPr="00D06008">
        <w:rPr>
          <w:rFonts w:ascii="Times New Roman" w:hAnsi="Times New Roman" w:cs="Times New Roman"/>
          <w:b/>
          <w:color w:val="000000" w:themeColor="text1"/>
          <w:sz w:val="24"/>
          <w:szCs w:val="24"/>
        </w:rPr>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15"/>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Execução do Brinquedo os usuários fizeram o papel do operador do brinquedo e a única ação que deviam tomar era informar o início da execução e o término da </w:t>
      </w:r>
      <w:r w:rsidRPr="00D06008">
        <w:rPr>
          <w:rFonts w:ascii="Times New Roman" w:hAnsi="Times New Roman"/>
          <w:color w:val="000000" w:themeColor="text1"/>
          <w:sz w:val="24"/>
          <w:szCs w:val="24"/>
        </w:rPr>
        <w:lastRenderedPageBreak/>
        <w:t xml:space="preserve">execução do brinquedo. Além disso, simularam uma ocorrência de erro no brinquedo, tendo que informar o sistema da ocorrência, para o sistema tomar as devidas </w:t>
      </w:r>
      <w:proofErr w:type="gramStart"/>
      <w:r w:rsidRPr="00D06008">
        <w:rPr>
          <w:rFonts w:ascii="Times New Roman" w:hAnsi="Times New Roman"/>
          <w:color w:val="000000" w:themeColor="text1"/>
          <w:sz w:val="24"/>
          <w:szCs w:val="24"/>
        </w:rPr>
        <w:t>providencias</w:t>
      </w:r>
      <w:proofErr w:type="gramEnd"/>
      <w:r w:rsidRPr="00D06008">
        <w:rPr>
          <w:rFonts w:ascii="Times New Roman" w:hAnsi="Times New Roman"/>
          <w:color w:val="000000" w:themeColor="text1"/>
          <w:sz w:val="24"/>
          <w:szCs w:val="24"/>
        </w:rPr>
        <w:t xml:space="preserve">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p>
        </w:tc>
      </w:tr>
    </w:tbl>
    <w:p w:rsidR="00D06008" w:rsidRPr="009F6507" w:rsidRDefault="00550B42" w:rsidP="00550B42">
      <w:pPr>
        <w:pStyle w:val="Legenda"/>
        <w:jc w:val="center"/>
        <w:rPr>
          <w:rFonts w:ascii="Times New Roman" w:hAnsi="Times New Roman"/>
          <w:sz w:val="24"/>
          <w:szCs w:val="24"/>
        </w:rPr>
      </w:pPr>
      <w:bookmarkStart w:id="116" w:name="_Toc277796871"/>
      <w:r w:rsidRPr="009F6507">
        <w:rPr>
          <w:rFonts w:ascii="Times New Roman" w:hAnsi="Times New Roman"/>
          <w:sz w:val="24"/>
          <w:szCs w:val="24"/>
        </w:rPr>
        <w:t xml:space="preserve">Tabela </w:t>
      </w:r>
      <w:r w:rsidR="00382379"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382379" w:rsidRPr="009F6507">
        <w:rPr>
          <w:rFonts w:ascii="Times New Roman" w:hAnsi="Times New Roman"/>
          <w:sz w:val="24"/>
          <w:szCs w:val="24"/>
        </w:rPr>
        <w:fldChar w:fldCharType="separate"/>
      </w:r>
      <w:r w:rsidR="004F197C">
        <w:rPr>
          <w:rFonts w:ascii="Times New Roman" w:hAnsi="Times New Roman"/>
          <w:noProof/>
          <w:sz w:val="24"/>
          <w:szCs w:val="24"/>
        </w:rPr>
        <w:t>13</w:t>
      </w:r>
      <w:r w:rsidR="00382379"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bookmarkEnd w:id="116"/>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D06008" w:rsidRPr="009F6507" w:rsidRDefault="00550B42" w:rsidP="00550B42">
      <w:pPr>
        <w:pStyle w:val="Legenda"/>
        <w:jc w:val="center"/>
        <w:rPr>
          <w:rFonts w:ascii="Times New Roman" w:hAnsi="Times New Roman"/>
          <w:sz w:val="24"/>
          <w:szCs w:val="24"/>
        </w:rPr>
      </w:pPr>
      <w:bookmarkStart w:id="117" w:name="_Toc277796872"/>
      <w:r w:rsidRPr="009F6507">
        <w:rPr>
          <w:rFonts w:ascii="Times New Roman" w:hAnsi="Times New Roman"/>
          <w:sz w:val="24"/>
          <w:szCs w:val="24"/>
        </w:rPr>
        <w:t xml:space="preserve">Tabela </w:t>
      </w:r>
      <w:r w:rsidR="00382379"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382379" w:rsidRPr="009F6507">
        <w:rPr>
          <w:rFonts w:ascii="Times New Roman" w:hAnsi="Times New Roman"/>
          <w:sz w:val="24"/>
          <w:szCs w:val="24"/>
        </w:rPr>
        <w:fldChar w:fldCharType="separate"/>
      </w:r>
      <w:r w:rsidR="004F197C">
        <w:rPr>
          <w:rFonts w:ascii="Times New Roman" w:hAnsi="Times New Roman"/>
          <w:noProof/>
          <w:sz w:val="24"/>
          <w:szCs w:val="24"/>
        </w:rPr>
        <w:t>14</w:t>
      </w:r>
      <w:r w:rsidR="00382379"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bookmarkEnd w:id="117"/>
    </w:p>
    <w:p w:rsidR="00550B42" w:rsidRPr="00550B42" w:rsidRDefault="00550B42" w:rsidP="00550B42"/>
    <w:p w:rsidR="00550B42" w:rsidRDefault="00D06008" w:rsidP="00550B42">
      <w:pPr>
        <w:keepNext/>
        <w:spacing w:line="360" w:lineRule="auto"/>
        <w:jc w:val="center"/>
      </w:pPr>
      <w:r w:rsidRPr="00D06008">
        <w:rPr>
          <w:rFonts w:ascii="Times New Roman" w:hAnsi="Times New Roman"/>
          <w:b/>
          <w:noProof/>
          <w:color w:val="000000" w:themeColor="text1"/>
          <w:sz w:val="24"/>
          <w:szCs w:val="24"/>
          <w:lang w:eastAsia="pt-BR"/>
        </w:rPr>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B3334" w:rsidRPr="009F6507" w:rsidRDefault="00550B42" w:rsidP="00550B42">
      <w:pPr>
        <w:pStyle w:val="Legenda"/>
        <w:jc w:val="center"/>
        <w:rPr>
          <w:rFonts w:ascii="Times New Roman" w:hAnsi="Times New Roman"/>
          <w:b w:val="0"/>
          <w:color w:val="000000" w:themeColor="text1"/>
          <w:sz w:val="24"/>
          <w:szCs w:val="24"/>
        </w:rPr>
      </w:pPr>
      <w:bookmarkStart w:id="118" w:name="_Toc277796918"/>
      <w:r w:rsidRPr="009F6507">
        <w:rPr>
          <w:rFonts w:ascii="Times New Roman" w:hAnsi="Times New Roman"/>
          <w:sz w:val="24"/>
          <w:szCs w:val="24"/>
        </w:rPr>
        <w:t xml:space="preserve">Gráfico </w:t>
      </w:r>
      <w:r w:rsidR="00382379"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382379" w:rsidRPr="009F6507">
        <w:rPr>
          <w:rFonts w:ascii="Times New Roman" w:hAnsi="Times New Roman"/>
          <w:sz w:val="24"/>
          <w:szCs w:val="24"/>
        </w:rPr>
        <w:fldChar w:fldCharType="separate"/>
      </w:r>
      <w:r w:rsidR="004F197C">
        <w:rPr>
          <w:rFonts w:ascii="Times New Roman" w:hAnsi="Times New Roman"/>
          <w:noProof/>
          <w:sz w:val="24"/>
          <w:szCs w:val="24"/>
        </w:rPr>
        <w:t>7</w:t>
      </w:r>
      <w:r w:rsidR="00382379"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bookmarkEnd w:id="118"/>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9" w:name="_Toc277796973"/>
      <w:r w:rsidRPr="00D06008">
        <w:rPr>
          <w:rFonts w:ascii="Times New Roman" w:hAnsi="Times New Roman" w:cs="Times New Roman"/>
          <w:b/>
          <w:color w:val="000000" w:themeColor="text1"/>
          <w:sz w:val="24"/>
          <w:szCs w:val="24"/>
        </w:rPr>
        <w:t>Teste Geral da Aplicação</w:t>
      </w:r>
      <w:bookmarkEnd w:id="119"/>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6F67A8"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6F67A8" w:rsidRDefault="008040E6" w:rsidP="00B24984">
      <w:pPr>
        <w:pStyle w:val="Legenda"/>
        <w:spacing w:line="360" w:lineRule="auto"/>
        <w:jc w:val="center"/>
        <w:rPr>
          <w:rFonts w:ascii="Times New Roman" w:hAnsi="Times New Roman"/>
          <w:sz w:val="24"/>
          <w:szCs w:val="24"/>
        </w:rPr>
      </w:pPr>
      <w:bookmarkStart w:id="120" w:name="_Toc277796873"/>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15</w:t>
      </w:r>
      <w:r w:rsidR="00382379"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120"/>
    </w:p>
    <w:p w:rsidR="002B3334" w:rsidRPr="002B3334" w:rsidRDefault="002B3334" w:rsidP="00B24984">
      <w:pPr>
        <w:spacing w:line="360" w:lineRule="auto"/>
      </w:pPr>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BF4671" w:rsidRPr="00D60B8C" w:rsidRDefault="00BF4671" w:rsidP="00B24984">
      <w:pPr>
        <w:spacing w:line="360" w:lineRule="auto"/>
        <w:ind w:firstLine="708"/>
        <w:jc w:val="both"/>
        <w:rPr>
          <w:rFonts w:ascii="Times New Roman" w:hAnsi="Times New Roman"/>
          <w:color w:val="000000" w:themeColor="text1"/>
          <w:sz w:val="24"/>
          <w:szCs w:val="24"/>
        </w:rPr>
      </w:pPr>
    </w:p>
    <w:tbl>
      <w:tblPr>
        <w:tblW w:w="1740" w:type="dxa"/>
        <w:jc w:val="center"/>
        <w:tblInd w:w="65" w:type="dxa"/>
        <w:tblCellMar>
          <w:left w:w="70" w:type="dxa"/>
          <w:right w:w="70" w:type="dxa"/>
        </w:tblCellMar>
        <w:tblLook w:val="04A0"/>
      </w:tblPr>
      <w:tblGrid>
        <w:gridCol w:w="980"/>
        <w:gridCol w:w="800"/>
      </w:tblGrid>
      <w:tr w:rsidR="004F7615" w:rsidRPr="00D60B8C" w:rsidTr="00BF4671">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B24984">
      <w:pPr>
        <w:pStyle w:val="Legenda"/>
        <w:spacing w:line="360" w:lineRule="auto"/>
        <w:jc w:val="center"/>
        <w:rPr>
          <w:rFonts w:ascii="Times New Roman" w:hAnsi="Times New Roman"/>
          <w:color w:val="000000" w:themeColor="text1"/>
          <w:sz w:val="24"/>
          <w:szCs w:val="24"/>
        </w:rPr>
      </w:pPr>
      <w:bookmarkStart w:id="121" w:name="_Toc277796874"/>
      <w:r w:rsidRPr="00D60B8C">
        <w:rPr>
          <w:rFonts w:ascii="Times New Roman" w:hAnsi="Times New Roman"/>
          <w:sz w:val="24"/>
          <w:szCs w:val="24"/>
        </w:rPr>
        <w:t xml:space="preserve">Tabela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16</w:t>
      </w:r>
      <w:r w:rsidR="00382379"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121"/>
    </w:p>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F7615" w:rsidRDefault="004F7615" w:rsidP="00B24984">
      <w:pPr>
        <w:pStyle w:val="Legenda"/>
        <w:spacing w:line="360" w:lineRule="auto"/>
        <w:jc w:val="center"/>
        <w:rPr>
          <w:rFonts w:ascii="Times New Roman" w:hAnsi="Times New Roman"/>
          <w:sz w:val="24"/>
          <w:szCs w:val="24"/>
        </w:rPr>
      </w:pPr>
      <w:bookmarkStart w:id="122" w:name="_Toc277796919"/>
      <w:r w:rsidRPr="00D60B8C">
        <w:rPr>
          <w:rFonts w:ascii="Times New Roman" w:hAnsi="Times New Roman"/>
          <w:sz w:val="24"/>
          <w:szCs w:val="24"/>
        </w:rPr>
        <w:t xml:space="preserve">Gráfico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8</w:t>
      </w:r>
      <w:r w:rsidR="00382379"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122"/>
    </w:p>
    <w:p w:rsidR="00BF4671" w:rsidRPr="00BF4671" w:rsidRDefault="00BF4671" w:rsidP="00B24984">
      <w:pPr>
        <w:spacing w:line="360" w:lineRule="auto"/>
      </w:pPr>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23" w:name="_Toc277796974"/>
      <w:r w:rsidRPr="00D06008">
        <w:rPr>
          <w:rFonts w:ascii="Times New Roman" w:hAnsi="Times New Roman" w:cs="Times New Roman"/>
          <w:color w:val="000000" w:themeColor="text1"/>
          <w:sz w:val="24"/>
          <w:szCs w:val="24"/>
        </w:rPr>
        <w:t>ANALISE COMPARATIVA COM OS TEMPOS DE FILA EM PARQUE DE DIVERSÃO</w:t>
      </w:r>
      <w:bookmarkEnd w:id="123"/>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 xml:space="preserve">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w:t>
      </w:r>
      <w:proofErr w:type="gramStart"/>
      <w:r w:rsidRPr="00365921">
        <w:rPr>
          <w:rFonts w:ascii="Times New Roman" w:hAnsi="Times New Roman"/>
          <w:color w:val="000000" w:themeColor="text1"/>
          <w:sz w:val="24"/>
          <w:szCs w:val="24"/>
        </w:rPr>
        <w:t>entrarem</w:t>
      </w:r>
      <w:proofErr w:type="gramEnd"/>
      <w:r w:rsidRPr="00365921">
        <w:rPr>
          <w:rFonts w:ascii="Times New Roman" w:hAnsi="Times New Roman"/>
          <w:color w:val="000000" w:themeColor="text1"/>
          <w:sz w:val="24"/>
          <w:szCs w:val="24"/>
        </w:rPr>
        <w:t xml:space="preserve"> no brinquedo, brincar e saírem do brinquedo, além de uma base de quantas pessoas em média ficam na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Os dados levantados foram os seguintes:</w:t>
      </w:r>
    </w:p>
    <w:tbl>
      <w:tblPr>
        <w:tblW w:w="9390" w:type="dxa"/>
        <w:jc w:val="center"/>
        <w:tblCellMar>
          <w:left w:w="70" w:type="dxa"/>
          <w:right w:w="70" w:type="dxa"/>
        </w:tblCellMar>
        <w:tblLook w:val="04A0"/>
      </w:tblPr>
      <w:tblGrid>
        <w:gridCol w:w="1504"/>
        <w:gridCol w:w="1968"/>
        <w:gridCol w:w="1354"/>
        <w:gridCol w:w="1975"/>
        <w:gridCol w:w="1491"/>
        <w:gridCol w:w="1153"/>
      </w:tblGrid>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09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Looping</w:t>
            </w:r>
            <w:proofErr w:type="spellEnd"/>
            <w:r w:rsidRPr="00B81A1C">
              <w:rPr>
                <w:rFonts w:ascii="Times New Roman" w:eastAsia="Times New Roman" w:hAnsi="Times New Roman"/>
                <w:b/>
                <w:color w:val="000000"/>
                <w:sz w:val="24"/>
                <w:szCs w:val="24"/>
                <w:lang w:eastAsia="pt-BR"/>
              </w:rPr>
              <w:t xml:space="preserve">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6:30</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Playcenter</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Montezum</w:t>
            </w:r>
            <w:proofErr w:type="spellEnd"/>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2:30</w:t>
            </w:r>
            <w:proofErr w:type="gramEnd"/>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6:15</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bl>
    <w:p w:rsidR="00D06008" w:rsidRPr="009F6507" w:rsidRDefault="00550B42" w:rsidP="00550B42">
      <w:pPr>
        <w:pStyle w:val="Legenda"/>
        <w:jc w:val="center"/>
        <w:rPr>
          <w:rFonts w:ascii="Times New Roman" w:hAnsi="Times New Roman"/>
          <w:color w:val="000000" w:themeColor="text1"/>
          <w:sz w:val="24"/>
          <w:szCs w:val="24"/>
        </w:rPr>
      </w:pPr>
      <w:bookmarkStart w:id="124" w:name="_Toc277796875"/>
      <w:r w:rsidRPr="009F6507">
        <w:rPr>
          <w:rFonts w:ascii="Times New Roman" w:hAnsi="Times New Roman"/>
          <w:sz w:val="24"/>
          <w:szCs w:val="24"/>
        </w:rPr>
        <w:t xml:space="preserve">Tabela </w:t>
      </w:r>
      <w:r w:rsidR="00382379"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382379" w:rsidRPr="009F6507">
        <w:rPr>
          <w:rFonts w:ascii="Times New Roman" w:hAnsi="Times New Roman"/>
          <w:sz w:val="24"/>
          <w:szCs w:val="24"/>
        </w:rPr>
        <w:fldChar w:fldCharType="separate"/>
      </w:r>
      <w:r w:rsidR="004F197C">
        <w:rPr>
          <w:rFonts w:ascii="Times New Roman" w:hAnsi="Times New Roman"/>
          <w:noProof/>
          <w:sz w:val="24"/>
          <w:szCs w:val="24"/>
        </w:rPr>
        <w:t>17</w:t>
      </w:r>
      <w:r w:rsidR="00382379"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bookmarkEnd w:id="124"/>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Looping</w:t>
            </w:r>
            <w:proofErr w:type="spellEnd"/>
            <w:r w:rsidRPr="008035EB">
              <w:rPr>
                <w:rFonts w:ascii="Times New Roman" w:eastAsia="Times New Roman" w:hAnsi="Times New Roman"/>
                <w:b/>
                <w:bCs/>
                <w:color w:val="000000"/>
                <w:sz w:val="24"/>
                <w:szCs w:val="24"/>
                <w:lang w:eastAsia="pt-BR"/>
              </w:rPr>
              <w:t xml:space="preserve">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Montezum</w:t>
            </w:r>
            <w:proofErr w:type="spellEnd"/>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8035EB">
              <w:rPr>
                <w:rFonts w:ascii="Times New Roman" w:eastAsia="Times New Roman" w:hAnsi="Times New Roman"/>
                <w:color w:val="000000"/>
                <w:sz w:val="24"/>
                <w:szCs w:val="24"/>
                <w:lang w:eastAsia="pt-BR"/>
              </w:rPr>
              <w:t>2:30</w:t>
            </w:r>
            <w:proofErr w:type="gramEnd"/>
            <w:r w:rsidRPr="008035EB">
              <w:rPr>
                <w:rFonts w:ascii="Times New Roman" w:eastAsia="Times New Roman" w:hAnsi="Times New Roman"/>
                <w:color w:val="000000"/>
                <w:sz w:val="24"/>
                <w:szCs w:val="24"/>
                <w:lang w:eastAsia="pt-BR"/>
              </w:rPr>
              <w:t xml:space="preserve">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365921" w:rsidRPr="009F6507" w:rsidRDefault="00550B42" w:rsidP="00550B42">
      <w:pPr>
        <w:pStyle w:val="Legenda"/>
        <w:jc w:val="center"/>
        <w:rPr>
          <w:rFonts w:ascii="Times New Roman" w:hAnsi="Times New Roman"/>
          <w:color w:val="000000" w:themeColor="text1"/>
          <w:sz w:val="24"/>
          <w:szCs w:val="24"/>
        </w:rPr>
      </w:pPr>
      <w:bookmarkStart w:id="125" w:name="_Toc277796876"/>
      <w:r w:rsidRPr="009F6507">
        <w:rPr>
          <w:rFonts w:ascii="Times New Roman" w:hAnsi="Times New Roman"/>
          <w:sz w:val="24"/>
          <w:szCs w:val="24"/>
        </w:rPr>
        <w:t xml:space="preserve">Tabela </w:t>
      </w:r>
      <w:r w:rsidR="00382379"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382379" w:rsidRPr="009F6507">
        <w:rPr>
          <w:rFonts w:ascii="Times New Roman" w:hAnsi="Times New Roman"/>
          <w:sz w:val="24"/>
          <w:szCs w:val="24"/>
        </w:rPr>
        <w:fldChar w:fldCharType="separate"/>
      </w:r>
      <w:r w:rsidR="004F197C">
        <w:rPr>
          <w:rFonts w:ascii="Times New Roman" w:hAnsi="Times New Roman"/>
          <w:noProof/>
          <w:sz w:val="24"/>
          <w:szCs w:val="24"/>
        </w:rPr>
        <w:t>18</w:t>
      </w:r>
      <w:r w:rsidR="00382379" w:rsidRPr="009F6507">
        <w:rPr>
          <w:rFonts w:ascii="Times New Roman" w:hAnsi="Times New Roman"/>
          <w:sz w:val="24"/>
          <w:szCs w:val="24"/>
        </w:rPr>
        <w:fldChar w:fldCharType="end"/>
      </w:r>
      <w:r w:rsidRPr="009F6507">
        <w:rPr>
          <w:rFonts w:ascii="Times New Roman" w:hAnsi="Times New Roman"/>
          <w:sz w:val="24"/>
          <w:szCs w:val="24"/>
        </w:rPr>
        <w:t>: Comparação dos tempos de fila</w:t>
      </w:r>
      <w:bookmarkEnd w:id="125"/>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26" w:name="_Toc277796975"/>
      <w:r w:rsidR="00247790" w:rsidRPr="00977D57">
        <w:rPr>
          <w:rFonts w:ascii="Times New Roman" w:hAnsi="Times New Roman" w:cs="Times New Roman"/>
          <w:b/>
          <w:color w:val="000000" w:themeColor="text1"/>
          <w:sz w:val="32"/>
          <w:szCs w:val="32"/>
        </w:rPr>
        <w:t>CONCLUSÃO</w:t>
      </w:r>
      <w:bookmarkEnd w:id="126"/>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w:t>
      </w:r>
      <w:proofErr w:type="gramStart"/>
      <w:r w:rsidRPr="00D60B8C">
        <w:rPr>
          <w:rFonts w:ascii="Times New Roman" w:hAnsi="Times New Roman"/>
          <w:color w:val="000000" w:themeColor="text1"/>
          <w:sz w:val="24"/>
          <w:szCs w:val="24"/>
        </w:rPr>
        <w:t>realizado</w:t>
      </w:r>
      <w:proofErr w:type="gramEnd"/>
      <w:r w:rsidRPr="00D60B8C">
        <w:rPr>
          <w:rFonts w:ascii="Times New Roman" w:hAnsi="Times New Roman"/>
          <w:color w:val="000000" w:themeColor="text1"/>
          <w:sz w:val="24"/>
          <w:szCs w:val="24"/>
        </w:rPr>
        <w:t xml:space="preserve">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7" w:name="_Toc277796976"/>
      <w:r w:rsidRPr="00977D57">
        <w:rPr>
          <w:rFonts w:ascii="Times New Roman" w:hAnsi="Times New Roman" w:cs="Times New Roman"/>
          <w:b/>
          <w:color w:val="000000" w:themeColor="text1"/>
          <w:sz w:val="32"/>
          <w:szCs w:val="32"/>
        </w:rPr>
        <w:lastRenderedPageBreak/>
        <w:t>BIBLIOGRAFIA</w:t>
      </w:r>
      <w:bookmarkEnd w:id="127"/>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w:t>
      </w:r>
      <w:proofErr w:type="gramStart"/>
      <w:r w:rsidRPr="00D60B8C">
        <w:rPr>
          <w:rFonts w:ascii="Times New Roman" w:hAnsi="Times New Roman"/>
          <w:color w:val="000000" w:themeColor="text1"/>
          <w:sz w:val="24"/>
          <w:szCs w:val="24"/>
        </w:rPr>
        <w:t>http://www.comciencia.br/comciencia/index.</w:t>
      </w:r>
      <w:proofErr w:type="gramEnd"/>
      <w:r w:rsidRPr="00D60B8C">
        <w:rPr>
          <w:rFonts w:ascii="Times New Roman" w:hAnsi="Times New Roman"/>
          <w:color w:val="000000" w:themeColor="text1"/>
          <w:sz w:val="24"/>
          <w:szCs w:val="24"/>
        </w:rPr>
        <w:t>php?</w:t>
      </w:r>
      <w:proofErr w:type="gramStart"/>
      <w:r w:rsidRPr="00D60B8C">
        <w:rPr>
          <w:rFonts w:ascii="Times New Roman" w:hAnsi="Times New Roman"/>
          <w:color w:val="000000" w:themeColor="text1"/>
          <w:sz w:val="24"/>
          <w:szCs w:val="24"/>
        </w:rPr>
        <w:t>section</w:t>
      </w:r>
      <w:proofErr w:type="gramEnd"/>
      <w:r w:rsidRPr="00D60B8C">
        <w:rPr>
          <w:rFonts w:ascii="Times New Roman" w:hAnsi="Times New Roman"/>
          <w:color w:val="000000" w:themeColor="text1"/>
          <w:sz w:val="24"/>
          <w:szCs w:val="24"/>
        </w:rPr>
        <w:t>=8&amp;edicao=40&amp;id=483&gt;.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[2] NAKAZATO, Karen M.; &amp; BARBOSA, Rafael S.; &amp; </w:t>
      </w:r>
      <w:proofErr w:type="gramStart"/>
      <w:r w:rsidRPr="00D60B8C">
        <w:rPr>
          <w:rFonts w:ascii="Times New Roman" w:hAnsi="Times New Roman"/>
          <w:color w:val="000000" w:themeColor="text1"/>
          <w:sz w:val="24"/>
          <w:szCs w:val="24"/>
        </w:rPr>
        <w:t>KATSURAGI ,</w:t>
      </w:r>
      <w:proofErr w:type="spellStart"/>
      <w:proofErr w:type="gramEnd"/>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w:t>
      </w:r>
      <w:proofErr w:type="spellStart"/>
      <w:r w:rsidRPr="00D60B8C">
        <w:rPr>
          <w:rFonts w:ascii="Times New Roman" w:hAnsi="Times New Roman"/>
          <w:color w:val="000000" w:themeColor="text1"/>
          <w:sz w:val="24"/>
          <w:szCs w:val="24"/>
        </w:rPr>
        <w:t>Aguirre</w:t>
      </w:r>
      <w:proofErr w:type="spellEnd"/>
      <w:r w:rsidRPr="00D60B8C">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Florianópolis, SC, Brasil, 03 a 05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w:t>
      </w:r>
      <w:proofErr w:type="spellStart"/>
      <w:r w:rsidRPr="00D60B8C">
        <w:rPr>
          <w:rFonts w:ascii="Times New Roman" w:hAnsi="Times New Roman"/>
          <w:color w:val="000000" w:themeColor="text1"/>
          <w:sz w:val="24"/>
          <w:szCs w:val="24"/>
        </w:rPr>
        <w:t>Specto</w:t>
      </w:r>
      <w:proofErr w:type="spellEnd"/>
      <w:r w:rsidRPr="00D60B8C">
        <w:rPr>
          <w:rFonts w:ascii="Times New Roman" w:hAnsi="Times New Roman"/>
          <w:color w:val="000000" w:themeColor="text1"/>
          <w:sz w:val="24"/>
          <w:szCs w:val="24"/>
        </w:rPr>
        <w:t xml:space="preserve">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w:t>
      </w:r>
      <w:proofErr w:type="spellStart"/>
      <w:r w:rsidRPr="00D60B8C">
        <w:rPr>
          <w:rFonts w:ascii="Times New Roman" w:hAnsi="Times New Roman"/>
          <w:color w:val="000000" w:themeColor="text1"/>
          <w:sz w:val="24"/>
          <w:szCs w:val="24"/>
        </w:rPr>
        <w:t>rfid</w:t>
      </w:r>
      <w:proofErr w:type="spellEnd"/>
      <w:r w:rsidRPr="00D60B8C">
        <w:rPr>
          <w:rFonts w:ascii="Times New Roman" w:hAnsi="Times New Roman"/>
          <w:color w:val="000000" w:themeColor="text1"/>
          <w:sz w:val="24"/>
          <w:szCs w:val="24"/>
        </w:rPr>
        <w:t xml:space="preserve"> e os benefícios da etiqueta inteligente para os negócios. 2004. Disponível em &lt;http://www.unibero.edu.br/download/revistaeletronica/Set04_Artigos/A%</w:t>
      </w:r>
      <w:proofErr w:type="gramStart"/>
      <w:r w:rsidRPr="00D60B8C">
        <w:rPr>
          <w:rFonts w:ascii="Times New Roman" w:hAnsi="Times New Roman"/>
          <w:color w:val="000000" w:themeColor="text1"/>
          <w:sz w:val="24"/>
          <w:szCs w:val="24"/>
        </w:rPr>
        <w:t>20Tecnologia</w:t>
      </w:r>
      <w:proofErr w:type="gramEnd"/>
      <w:r w:rsidRPr="00D60B8C">
        <w:rPr>
          <w:rFonts w:ascii="Times New Roman" w:hAnsi="Times New Roman"/>
          <w:color w:val="000000" w:themeColor="text1"/>
          <w:sz w:val="24"/>
          <w:szCs w:val="24"/>
        </w:rPr>
        <w:t>%20RFID%20-%20BSI.pdf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[6] COSTA, André </w:t>
      </w:r>
      <w:proofErr w:type="spellStart"/>
      <w:r w:rsidRPr="00D60B8C">
        <w:rPr>
          <w:rFonts w:ascii="Times New Roman" w:hAnsi="Times New Roman"/>
          <w:color w:val="000000" w:themeColor="text1"/>
          <w:sz w:val="24"/>
          <w:szCs w:val="24"/>
        </w:rPr>
        <w:t>Schwab</w:t>
      </w:r>
      <w:proofErr w:type="spellEnd"/>
      <w:r w:rsidRPr="00D60B8C">
        <w:rPr>
          <w:rFonts w:ascii="Times New Roman" w:hAnsi="Times New Roman"/>
          <w:color w:val="000000" w:themeColor="text1"/>
          <w:sz w:val="24"/>
          <w:szCs w:val="24"/>
        </w:rPr>
        <w:t xml:space="preserve">; &amp; GRAZZIOTIN Felipe </w:t>
      </w:r>
      <w:proofErr w:type="spellStart"/>
      <w:r w:rsidRPr="00D60B8C">
        <w:rPr>
          <w:rFonts w:ascii="Times New Roman" w:hAnsi="Times New Roman"/>
          <w:color w:val="000000" w:themeColor="text1"/>
          <w:sz w:val="24"/>
          <w:szCs w:val="24"/>
        </w:rPr>
        <w:t>Zanchet</w:t>
      </w:r>
      <w:proofErr w:type="spellEnd"/>
      <w:r w:rsidRPr="00D60B8C">
        <w:rPr>
          <w:rFonts w:ascii="Times New Roman" w:hAnsi="Times New Roman"/>
          <w:color w:val="000000" w:themeColor="text1"/>
          <w:sz w:val="24"/>
          <w:szCs w:val="24"/>
        </w:rPr>
        <w: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w:t>
      </w:r>
      <w:proofErr w:type="gramStart"/>
      <w:r w:rsidRPr="00D60B8C">
        <w:rPr>
          <w:rFonts w:ascii="Times New Roman" w:hAnsi="Times New Roman"/>
          <w:color w:val="000000" w:themeColor="text1"/>
          <w:sz w:val="24"/>
          <w:szCs w:val="24"/>
        </w:rPr>
        <w:t>http://www.inf.pucrs.br/~eduardob/disciplinas/ProgPerif/sem07.</w:t>
      </w:r>
      <w:proofErr w:type="gramEnd"/>
      <w:r w:rsidRPr="00D60B8C">
        <w:rPr>
          <w:rFonts w:ascii="Times New Roman" w:hAnsi="Times New Roman"/>
          <w:color w:val="000000" w:themeColor="text1"/>
          <w:sz w:val="24"/>
          <w:szCs w:val="24"/>
        </w:rPr>
        <w:t>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D60B8C">
        <w:rPr>
          <w:rFonts w:ascii="Times New Roman" w:hAnsi="Times New Roman"/>
          <w:color w:val="000000" w:themeColor="text1"/>
          <w:sz w:val="24"/>
          <w:szCs w:val="24"/>
        </w:rPr>
        <w:t>call</w:t>
      </w:r>
      <w:proofErr w:type="spellEnd"/>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center</w:t>
      </w:r>
      <w:proofErr w:type="spellEnd"/>
      <w:proofErr w:type="gramEnd"/>
      <w:r w:rsidRPr="00D60B8C">
        <w:rPr>
          <w:rFonts w:ascii="Times New Roman" w:hAnsi="Times New Roman"/>
          <w:color w:val="000000" w:themeColor="text1"/>
          <w:sz w:val="24"/>
          <w:szCs w:val="24"/>
        </w:rPr>
        <w:t xml:space="preserve"> através da criação e priorização de filas inteligentes. 2003. XXIII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Ouro Preto, MG, Brasil, 21 a 24 de Outubro de 2003. Disponível em &lt; </w:t>
      </w:r>
      <w:proofErr w:type="gramStart"/>
      <w:r w:rsidRPr="00D60B8C">
        <w:rPr>
          <w:rFonts w:ascii="Times New Roman" w:hAnsi="Times New Roman"/>
          <w:color w:val="000000" w:themeColor="text1"/>
          <w:sz w:val="24"/>
          <w:szCs w:val="24"/>
        </w:rPr>
        <w:t>http://producaoonline.org.br/index.</w:t>
      </w:r>
      <w:proofErr w:type="gramEnd"/>
      <w:r w:rsidRPr="00D60B8C">
        <w:rPr>
          <w:rFonts w:ascii="Times New Roman" w:hAnsi="Times New Roman"/>
          <w:color w:val="000000" w:themeColor="text1"/>
          <w:sz w:val="24"/>
          <w:szCs w:val="24"/>
        </w:rPr>
        <w:t>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w:t>
      </w:r>
      <w:proofErr w:type="spellStart"/>
      <w:r w:rsidRPr="00D60B8C">
        <w:rPr>
          <w:rFonts w:ascii="Times New Roman" w:hAnsi="Times New Roman"/>
          <w:color w:val="000000" w:themeColor="text1"/>
          <w:sz w:val="24"/>
          <w:szCs w:val="24"/>
        </w:rPr>
        <w:t>Verissimo</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Foggiatto</w:t>
      </w:r>
      <w:proofErr w:type="spellEnd"/>
      <w:r w:rsidRPr="00D60B8C">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Porto Alegre, RS, Brasil, 29 out a 01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proofErr w:type="gramStart"/>
      <w:r w:rsidR="002508D6" w:rsidRPr="00D60B8C">
        <w:rPr>
          <w:rFonts w:ascii="Times New Roman" w:hAnsi="Times New Roman"/>
          <w:color w:val="000000" w:themeColor="text1"/>
          <w:sz w:val="24"/>
          <w:szCs w:val="24"/>
          <w:lang w:val="en-US"/>
        </w:rPr>
        <w:t>How Stuff Works – A Discovery Company.</w:t>
      </w:r>
      <w:proofErr w:type="gramEnd"/>
      <w:r w:rsidR="002508D6" w:rsidRPr="00D60B8C">
        <w:rPr>
          <w:rFonts w:ascii="Times New Roman" w:hAnsi="Times New Roman"/>
          <w:color w:val="000000" w:themeColor="text1"/>
          <w:sz w:val="24"/>
          <w:szCs w:val="24"/>
          <w:lang w:val="en-US"/>
        </w:rPr>
        <w:t xml:space="preserve">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8" w:name="_Toc277796977"/>
      <w:r w:rsidRPr="00977D57">
        <w:rPr>
          <w:rFonts w:ascii="Times New Roman" w:hAnsi="Times New Roman" w:cs="Times New Roman"/>
          <w:b/>
          <w:color w:val="000000" w:themeColor="text1"/>
          <w:sz w:val="32"/>
          <w:szCs w:val="32"/>
        </w:rPr>
        <w:lastRenderedPageBreak/>
        <w:t>APÊNDICE A – FORMULÁRIOS DE TESTES</w:t>
      </w:r>
      <w:bookmarkEnd w:id="128"/>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9" w:name="_Toc277796906"/>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30</w:t>
      </w:r>
      <w:r w:rsidR="00382379"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129"/>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Default="00384107" w:rsidP="00B24984">
      <w:pPr>
        <w:pStyle w:val="Legenda"/>
        <w:spacing w:line="360" w:lineRule="auto"/>
        <w:jc w:val="center"/>
        <w:rPr>
          <w:rFonts w:ascii="Times New Roman" w:hAnsi="Times New Roman"/>
          <w:sz w:val="24"/>
          <w:szCs w:val="24"/>
        </w:rPr>
      </w:pPr>
      <w:bookmarkStart w:id="130" w:name="_Toc277796907"/>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31</w:t>
      </w:r>
      <w:r w:rsidR="00382379"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30"/>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xml:space="preserve">Como você avalia as mensagens de informação na tela quanto </w:t>
            </w:r>
            <w:proofErr w:type="gramStart"/>
            <w:r w:rsidRPr="00D60B8C">
              <w:rPr>
                <w:rFonts w:ascii="Times New Roman" w:eastAsia="Times New Roman" w:hAnsi="Times New Roman"/>
                <w:color w:val="000000"/>
                <w:sz w:val="24"/>
                <w:szCs w:val="24"/>
                <w:lang w:eastAsia="pt-BR"/>
              </w:rPr>
              <w:t>a</w:t>
            </w:r>
            <w:proofErr w:type="gramEnd"/>
            <w:r w:rsidRPr="00D60B8C">
              <w:rPr>
                <w:rFonts w:ascii="Times New Roman" w:eastAsia="Times New Roman" w:hAnsi="Times New Roman"/>
                <w:color w:val="000000"/>
                <w:sz w:val="24"/>
                <w:szCs w:val="24"/>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31" w:name="_Toc277796908"/>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32</w:t>
      </w:r>
      <w:r w:rsidR="00382379"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31"/>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2" w:name="_Toc277796909"/>
      <w:r w:rsidRPr="009F6507">
        <w:rPr>
          <w:rFonts w:ascii="Times New Roman" w:hAnsi="Times New Roman"/>
          <w:sz w:val="24"/>
          <w:szCs w:val="24"/>
        </w:rPr>
        <w:t xml:space="preserve">Figura </w:t>
      </w:r>
      <w:r w:rsidR="00382379"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382379" w:rsidRPr="009F6507">
        <w:rPr>
          <w:rFonts w:ascii="Times New Roman" w:hAnsi="Times New Roman"/>
          <w:sz w:val="24"/>
          <w:szCs w:val="24"/>
        </w:rPr>
        <w:fldChar w:fldCharType="separate"/>
      </w:r>
      <w:r w:rsidR="004F197C">
        <w:rPr>
          <w:rFonts w:ascii="Times New Roman" w:hAnsi="Times New Roman"/>
          <w:noProof/>
          <w:sz w:val="24"/>
          <w:szCs w:val="24"/>
        </w:rPr>
        <w:t>33</w:t>
      </w:r>
      <w:r w:rsidR="00382379"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bookmarkEnd w:id="132"/>
    </w:p>
    <w:p w:rsidR="00A93008" w:rsidRDefault="00A93008" w:rsidP="00A93008"/>
    <w:p w:rsidR="00A93008" w:rsidRDefault="00A93008" w:rsidP="00A93008"/>
    <w:p w:rsidR="00A93008" w:rsidRDefault="00A93008" w:rsidP="00A93008"/>
    <w:p w:rsidR="00A93008" w:rsidRP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3" w:name="_Toc277796910"/>
      <w:r w:rsidRPr="009F6507">
        <w:rPr>
          <w:rFonts w:ascii="Times New Roman" w:hAnsi="Times New Roman"/>
          <w:sz w:val="24"/>
          <w:szCs w:val="24"/>
        </w:rPr>
        <w:t xml:space="preserve">Figura </w:t>
      </w:r>
      <w:r w:rsidR="00382379"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382379" w:rsidRPr="009F6507">
        <w:rPr>
          <w:rFonts w:ascii="Times New Roman" w:hAnsi="Times New Roman"/>
          <w:sz w:val="24"/>
          <w:szCs w:val="24"/>
        </w:rPr>
        <w:fldChar w:fldCharType="separate"/>
      </w:r>
      <w:r w:rsidR="004F197C">
        <w:rPr>
          <w:rFonts w:ascii="Times New Roman" w:hAnsi="Times New Roman"/>
          <w:noProof/>
          <w:sz w:val="24"/>
          <w:szCs w:val="24"/>
        </w:rPr>
        <w:t>34</w:t>
      </w:r>
      <w:r w:rsidR="00382379"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bookmarkEnd w:id="133"/>
    </w:p>
    <w:p w:rsidR="00A93008" w:rsidRPr="00A93008" w:rsidRDefault="00A93008" w:rsidP="00A93008"/>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06640E" w:rsidRDefault="00384107" w:rsidP="00B24984">
      <w:pPr>
        <w:pStyle w:val="Legenda"/>
        <w:spacing w:line="360" w:lineRule="auto"/>
        <w:jc w:val="center"/>
        <w:rPr>
          <w:rFonts w:ascii="Times New Roman" w:hAnsi="Times New Roman"/>
          <w:sz w:val="24"/>
          <w:szCs w:val="24"/>
        </w:rPr>
      </w:pPr>
      <w:bookmarkStart w:id="134" w:name="_Toc277796911"/>
      <w:r w:rsidRPr="00D60B8C">
        <w:rPr>
          <w:rFonts w:ascii="Times New Roman" w:hAnsi="Times New Roman"/>
          <w:sz w:val="24"/>
          <w:szCs w:val="24"/>
        </w:rPr>
        <w:t xml:space="preserve">Figura </w:t>
      </w:r>
      <w:r w:rsidR="00382379"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382379" w:rsidRPr="00D60B8C">
        <w:rPr>
          <w:rFonts w:ascii="Times New Roman" w:hAnsi="Times New Roman"/>
          <w:sz w:val="24"/>
          <w:szCs w:val="24"/>
        </w:rPr>
        <w:fldChar w:fldCharType="separate"/>
      </w:r>
      <w:r w:rsidR="004F197C">
        <w:rPr>
          <w:rFonts w:ascii="Times New Roman" w:hAnsi="Times New Roman"/>
          <w:noProof/>
          <w:sz w:val="24"/>
          <w:szCs w:val="24"/>
        </w:rPr>
        <w:t>35</w:t>
      </w:r>
      <w:r w:rsidR="00382379"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34"/>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35" w:name="_Toc277796978"/>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35"/>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 xml:space="preserve">Parques têm excesso de filas e faltam comidas saudáveis, aponta </w:t>
      </w:r>
      <w:proofErr w:type="spellStart"/>
      <w:r w:rsidRPr="0006640E">
        <w:rPr>
          <w:rFonts w:ascii="Times New Roman" w:eastAsia="Times New Roman" w:hAnsi="Times New Roman"/>
          <w:b/>
          <w:bCs/>
          <w:kern w:val="36"/>
          <w:sz w:val="32"/>
          <w:szCs w:val="32"/>
          <w:lang w:eastAsia="pt-BR"/>
        </w:rPr>
        <w:t>Idec</w:t>
      </w:r>
      <w:proofErr w:type="spellEnd"/>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382379" w:rsidP="0006640E">
      <w:pPr>
        <w:spacing w:after="0" w:line="240" w:lineRule="auto"/>
        <w:rPr>
          <w:rFonts w:ascii="Times New Roman" w:eastAsia="Times New Roman" w:hAnsi="Times New Roman"/>
          <w:sz w:val="24"/>
          <w:szCs w:val="24"/>
          <w:lang w:eastAsia="pt-BR"/>
        </w:rPr>
      </w:pPr>
      <w:hyperlink r:id="rId51" w:history="1">
        <w:r w:rsidR="0006640E"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proofErr w:type="spellStart"/>
        <w:r w:rsidRPr="0006640E">
          <w:rPr>
            <w:rFonts w:ascii="Times New Roman" w:eastAsia="Times New Roman" w:hAnsi="Times New Roman"/>
            <w:sz w:val="24"/>
            <w:szCs w:val="24"/>
            <w:u w:val="single"/>
            <w:lang w:eastAsia="pt-BR"/>
          </w:rPr>
          <w:t>Hopi</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Hari</w:t>
        </w:r>
        <w:proofErr w:type="spellEnd"/>
      </w:hyperlink>
      <w:r w:rsidRPr="0006640E">
        <w:rPr>
          <w:rFonts w:ascii="Times New Roman" w:eastAsia="Times New Roman" w:hAnsi="Times New Roman"/>
          <w:sz w:val="24"/>
          <w:szCs w:val="24"/>
          <w:lang w:eastAsia="pt-BR"/>
        </w:rPr>
        <w:t xml:space="preserve">, </w:t>
      </w:r>
      <w:hyperlink r:id="rId54" w:history="1">
        <w:proofErr w:type="spellStart"/>
        <w:r w:rsidRPr="0006640E">
          <w:rPr>
            <w:rFonts w:ascii="Times New Roman" w:eastAsia="Times New Roman" w:hAnsi="Times New Roman"/>
            <w:sz w:val="24"/>
            <w:szCs w:val="24"/>
            <w:u w:val="single"/>
            <w:lang w:eastAsia="pt-BR"/>
          </w:rPr>
          <w:t>Playcenter</w:t>
        </w:r>
        <w:proofErr w:type="spellEnd"/>
      </w:hyperlink>
      <w:r w:rsidRPr="0006640E">
        <w:rPr>
          <w:rFonts w:ascii="Times New Roman" w:eastAsia="Times New Roman" w:hAnsi="Times New Roman"/>
          <w:sz w:val="24"/>
          <w:szCs w:val="24"/>
          <w:lang w:eastAsia="pt-BR"/>
        </w:rPr>
        <w:t xml:space="preserve">, </w:t>
      </w:r>
      <w:hyperlink r:id="rId55" w:history="1">
        <w:proofErr w:type="spellStart"/>
        <w:r w:rsidRPr="0006640E">
          <w:rPr>
            <w:rFonts w:ascii="Times New Roman" w:eastAsia="Times New Roman" w:hAnsi="Times New Roman"/>
            <w:sz w:val="24"/>
            <w:szCs w:val="24"/>
            <w:u w:val="single"/>
            <w:lang w:eastAsia="pt-BR"/>
          </w:rPr>
          <w:t>Wet'n</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Wild</w:t>
        </w:r>
        <w:proofErr w:type="spellEnd"/>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R$ 244,60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R$ 196,80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era de cerca de 2h30. Mesmo nos brinquedos menos concorridos, o tempo era de pelo menos 20 minutos.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foi preciso esperar 2h para brincar na montanha-russa e 1h no "elevador". Já no parque da Xuxa, a fila do bate-bate passou de 40 minutos, e a do Bosque dos Duendes, a única atração aquática do local, chegou </w:t>
      </w:r>
      <w:proofErr w:type="gramStart"/>
      <w:r w:rsidRPr="0006640E">
        <w:rPr>
          <w:rFonts w:ascii="Times New Roman" w:eastAsia="Times New Roman" w:hAnsi="Times New Roman"/>
          <w:sz w:val="24"/>
          <w:szCs w:val="24"/>
          <w:lang w:eastAsia="pt-BR"/>
        </w:rPr>
        <w:t>a</w:t>
      </w:r>
      <w:proofErr w:type="gramEnd"/>
      <w:r w:rsidRPr="0006640E">
        <w:rPr>
          <w:rFonts w:ascii="Times New Roman" w:eastAsia="Times New Roman" w:hAnsi="Times New Roman"/>
          <w:sz w:val="24"/>
          <w:szCs w:val="24"/>
          <w:lang w:eastAsia="pt-BR"/>
        </w:rPr>
        <w:t xml:space="preserve"> 30 minutos. O Parque da Mônica apresentou filas menos demoradas; a mais longa levou 15 minutos.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há o chamado "Play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que pode ser traduzido por "fura fila": o consumidor paga por um passaporte que permite brincar sem ter que esperar. Cada unidade custa R$ 13 e dá direito a uma atração. Quem preferir</w:t>
      </w:r>
      <w:proofErr w:type="gramStart"/>
      <w:r w:rsidRPr="0006640E">
        <w:rPr>
          <w:rFonts w:ascii="Times New Roman" w:eastAsia="Times New Roman" w:hAnsi="Times New Roman"/>
          <w:sz w:val="24"/>
          <w:szCs w:val="24"/>
          <w:lang w:eastAsia="pt-BR"/>
        </w:rPr>
        <w:t>, pode</w:t>
      </w:r>
      <w:proofErr w:type="gramEnd"/>
      <w:r w:rsidRPr="0006640E">
        <w:rPr>
          <w:rFonts w:ascii="Times New Roman" w:eastAsia="Times New Roman" w:hAnsi="Times New Roman"/>
          <w:sz w:val="24"/>
          <w:szCs w:val="24"/>
          <w:lang w:eastAsia="pt-BR"/>
        </w:rPr>
        <w:t xml:space="preserve"> comprar quatro por R$ 15 ou oito por R$ 20.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w:t>
      </w:r>
      <w:proofErr w:type="spellStart"/>
      <w:r w:rsidRPr="0006640E">
        <w:rPr>
          <w:rFonts w:ascii="Times New Roman" w:eastAsia="Times New Roman" w:hAnsi="Times New Roman"/>
          <w:sz w:val="24"/>
          <w:szCs w:val="24"/>
          <w:lang w:eastAsia="pt-BR"/>
        </w:rPr>
        <w:t>deseducativo</w:t>
      </w:r>
      <w:proofErr w:type="spellEnd"/>
      <w:r w:rsidRPr="0006640E">
        <w:rPr>
          <w:rFonts w:ascii="Times New Roman" w:eastAsia="Times New Roman" w:hAnsi="Times New Roman"/>
          <w:sz w:val="24"/>
          <w:szCs w:val="24"/>
          <w:lang w:eastAsia="pt-BR"/>
        </w:rPr>
        <w:t xml:space="preserve">. O parque, em vez de resolver o problema das longas filas, vende vantagens", afirma Carlos </w:t>
      </w:r>
      <w:proofErr w:type="spellStart"/>
      <w:r w:rsidRPr="0006640E">
        <w:rPr>
          <w:rFonts w:ascii="Times New Roman" w:eastAsia="Times New Roman" w:hAnsi="Times New Roman"/>
          <w:sz w:val="24"/>
          <w:szCs w:val="24"/>
          <w:lang w:eastAsia="pt-BR"/>
        </w:rPr>
        <w:t>Thadeu</w:t>
      </w:r>
      <w:proofErr w:type="spellEnd"/>
      <w:r w:rsidRPr="0006640E">
        <w:rPr>
          <w:rFonts w:ascii="Times New Roman" w:eastAsia="Times New Roman" w:hAnsi="Times New Roman"/>
          <w:sz w:val="24"/>
          <w:szCs w:val="24"/>
          <w:lang w:eastAsia="pt-BR"/>
        </w:rPr>
        <w:t xml:space="preserve"> de Oliveira, gerente de informação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é a exceção: em todas as lanchonetes foram encontradas opções de alimentos mais saudáveis. O parque tem ainda um restaurante à </w:t>
      </w:r>
      <w:proofErr w:type="spellStart"/>
      <w:proofErr w:type="gramStart"/>
      <w:r w:rsidRPr="0006640E">
        <w:rPr>
          <w:rFonts w:ascii="Times New Roman" w:eastAsia="Times New Roman" w:hAnsi="Times New Roman"/>
          <w:sz w:val="24"/>
          <w:szCs w:val="24"/>
          <w:lang w:eastAsia="pt-BR"/>
        </w:rPr>
        <w:t>la</w:t>
      </w:r>
      <w:proofErr w:type="spellEnd"/>
      <w:proofErr w:type="gram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carte</w:t>
      </w:r>
      <w:proofErr w:type="spellEnd"/>
      <w:r w:rsidRPr="0006640E">
        <w:rPr>
          <w:rFonts w:ascii="Times New Roman" w:eastAsia="Times New Roman" w:hAnsi="Times New Roman"/>
          <w:sz w:val="24"/>
          <w:szCs w:val="24"/>
          <w:lang w:eastAsia="pt-BR"/>
        </w:rPr>
        <w:t xml:space="preserv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estavam disponíveis algumas opções como açaí, espetinhos, </w:t>
      </w:r>
      <w:proofErr w:type="spellStart"/>
      <w:r w:rsidRPr="0006640E">
        <w:rPr>
          <w:rFonts w:ascii="Times New Roman" w:eastAsia="Times New Roman" w:hAnsi="Times New Roman"/>
          <w:sz w:val="24"/>
          <w:szCs w:val="24"/>
          <w:lang w:eastAsia="pt-BR"/>
        </w:rPr>
        <w:t>baguetes</w:t>
      </w:r>
      <w:proofErr w:type="spellEnd"/>
      <w:r w:rsidRPr="0006640E">
        <w:rPr>
          <w:rFonts w:ascii="Times New Roman" w:eastAsia="Times New Roman" w:hAnsi="Times New Roman"/>
          <w:sz w:val="24"/>
          <w:szCs w:val="24"/>
          <w:lang w:eastAsia="pt-BR"/>
        </w:rPr>
        <w:t xml:space="preserve"> de frango ou atum e pipoca. O mesmo ocorreu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w:t>
      </w:r>
      <w:proofErr w:type="spellStart"/>
      <w:r w:rsidRPr="0006640E">
        <w:rPr>
          <w:rFonts w:ascii="Times New Roman" w:eastAsia="Times New Roman" w:hAnsi="Times New Roman"/>
          <w:sz w:val="24"/>
          <w:szCs w:val="24"/>
          <w:lang w:eastAsia="pt-BR"/>
        </w:rPr>
        <w:t>nutricionalmente</w:t>
      </w:r>
      <w:proofErr w:type="spellEnd"/>
      <w:r w:rsidRPr="0006640E">
        <w:rPr>
          <w:rFonts w:ascii="Times New Roman" w:eastAsia="Times New Roman" w:hAnsi="Times New Roman"/>
          <w:sz w:val="24"/>
          <w:szCs w:val="24"/>
          <w:lang w:eastAsia="pt-BR"/>
        </w:rPr>
        <w:t xml:space="preserve"> é relativamente pequeno. Em O Mundo da Xuxa, a única lanchonete e os quiosques são todos do </w:t>
      </w:r>
      <w:proofErr w:type="spellStart"/>
      <w:r w:rsidRPr="0006640E">
        <w:rPr>
          <w:rFonts w:ascii="Times New Roman" w:eastAsia="Times New Roman" w:hAnsi="Times New Roman"/>
          <w:sz w:val="24"/>
          <w:szCs w:val="24"/>
          <w:lang w:eastAsia="pt-BR"/>
        </w:rPr>
        <w:t>McDonald's</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diz que as operações seguem padrões internacionais do setor e que o tempo de fila do elevador é maior porque essa é uma das atrações mais concorridas.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xml:space="preserve">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diz que as filas nunca foram motivo de reclamações dos visitantes. Sobre a alimentação oferecida, o parque aquático, segundo sua assessoria, avisa que possui quiosque com opções mais saudáveis no local --como </w:t>
      </w:r>
      <w:proofErr w:type="gramStart"/>
      <w:r w:rsidRPr="0006640E">
        <w:rPr>
          <w:rFonts w:ascii="Times New Roman" w:eastAsia="Times New Roman" w:hAnsi="Times New Roman"/>
          <w:sz w:val="24"/>
          <w:szCs w:val="24"/>
          <w:lang w:eastAsia="pt-BR"/>
        </w:rPr>
        <w:t>saladas de frutas, lanches naturais, água</w:t>
      </w:r>
      <w:proofErr w:type="gramEnd"/>
      <w:r w:rsidRPr="0006640E">
        <w:rPr>
          <w:rFonts w:ascii="Times New Roman" w:eastAsia="Times New Roman" w:hAnsi="Times New Roman"/>
          <w:sz w:val="24"/>
          <w:szCs w:val="24"/>
          <w:lang w:eastAsia="pt-BR"/>
        </w:rPr>
        <w:t xml:space="preserve">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por meio de sua assessoria de imprensa, diz que não se manifestará sobre a pesquisa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Procuradas pela Folha Online, os outros parques não responderam até a publicação desta reportagem.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0BA5" w:rsidRDefault="00ED0BA5" w:rsidP="00543849">
      <w:pPr>
        <w:spacing w:after="0" w:line="240" w:lineRule="auto"/>
      </w:pPr>
      <w:r>
        <w:separator/>
      </w:r>
    </w:p>
  </w:endnote>
  <w:endnote w:type="continuationSeparator" w:id="0">
    <w:p w:rsidR="00ED0BA5" w:rsidRDefault="00ED0BA5"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0BA5" w:rsidRDefault="00ED0BA5" w:rsidP="00543849">
      <w:pPr>
        <w:spacing w:after="0" w:line="240" w:lineRule="auto"/>
      </w:pPr>
      <w:r>
        <w:separator/>
      </w:r>
    </w:p>
  </w:footnote>
  <w:footnote w:type="continuationSeparator" w:id="0">
    <w:p w:rsidR="00ED0BA5" w:rsidRDefault="00ED0BA5"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2B" w:rsidRDefault="00DD6C2B">
    <w:pPr>
      <w:pStyle w:val="Cabealho"/>
      <w:jc w:val="right"/>
    </w:pPr>
  </w:p>
  <w:p w:rsidR="00DD6C2B" w:rsidRDefault="00DD6C2B">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2B" w:rsidRDefault="00DD6C2B">
    <w:pPr>
      <w:pStyle w:val="Cabealho"/>
      <w:jc w:val="right"/>
    </w:pPr>
  </w:p>
  <w:p w:rsidR="00DD6C2B" w:rsidRDefault="00DD6C2B">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2B" w:rsidRDefault="00DD6C2B">
    <w:pPr>
      <w:pStyle w:val="Cabealho"/>
      <w:jc w:val="right"/>
    </w:pPr>
  </w:p>
  <w:p w:rsidR="00DD6C2B" w:rsidRDefault="00DD6C2B">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DD6C2B" w:rsidRDefault="00DD6C2B">
        <w:pPr>
          <w:pStyle w:val="Cabealho"/>
          <w:jc w:val="right"/>
        </w:pPr>
        <w:fldSimple w:instr=" PAGE   \* MERGEFORMAT ">
          <w:r w:rsidR="001C0E1C">
            <w:rPr>
              <w:noProof/>
            </w:rPr>
            <w:t>40</w:t>
          </w:r>
        </w:fldSimple>
      </w:p>
    </w:sdtContent>
  </w:sdt>
  <w:p w:rsidR="00DD6C2B" w:rsidRDefault="00DD6C2B">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DD6C2B" w:rsidRDefault="00DD6C2B">
        <w:pPr>
          <w:pStyle w:val="Cabealho"/>
          <w:jc w:val="right"/>
        </w:pPr>
        <w:fldSimple w:instr=" PAGE   \* MERGEFORMAT ">
          <w:r w:rsidR="004D396E">
            <w:rPr>
              <w:noProof/>
            </w:rPr>
            <w:t>12</w:t>
          </w:r>
        </w:fldSimple>
      </w:p>
    </w:sdtContent>
  </w:sdt>
  <w:p w:rsidR="00DD6C2B" w:rsidRDefault="00DD6C2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9"/>
  </w:num>
  <w:num w:numId="3">
    <w:abstractNumId w:val="20"/>
  </w:num>
  <w:num w:numId="4">
    <w:abstractNumId w:val="24"/>
  </w:num>
  <w:num w:numId="5">
    <w:abstractNumId w:val="6"/>
  </w:num>
  <w:num w:numId="6">
    <w:abstractNumId w:val="22"/>
  </w:num>
  <w:num w:numId="7">
    <w:abstractNumId w:val="19"/>
  </w:num>
  <w:num w:numId="8">
    <w:abstractNumId w:val="14"/>
  </w:num>
  <w:num w:numId="9">
    <w:abstractNumId w:val="3"/>
  </w:num>
  <w:num w:numId="10">
    <w:abstractNumId w:val="8"/>
  </w:num>
  <w:num w:numId="11">
    <w:abstractNumId w:val="12"/>
  </w:num>
  <w:num w:numId="12">
    <w:abstractNumId w:val="2"/>
  </w:num>
  <w:num w:numId="13">
    <w:abstractNumId w:val="23"/>
  </w:num>
  <w:num w:numId="14">
    <w:abstractNumId w:val="18"/>
  </w:num>
  <w:num w:numId="15">
    <w:abstractNumId w:val="17"/>
  </w:num>
  <w:num w:numId="16">
    <w:abstractNumId w:val="5"/>
  </w:num>
  <w:num w:numId="17">
    <w:abstractNumId w:val="0"/>
  </w:num>
  <w:num w:numId="18">
    <w:abstractNumId w:val="21"/>
  </w:num>
  <w:num w:numId="19">
    <w:abstractNumId w:val="15"/>
  </w:num>
  <w:num w:numId="20">
    <w:abstractNumId w:val="7"/>
  </w:num>
  <w:num w:numId="21">
    <w:abstractNumId w:val="10"/>
  </w:num>
  <w:num w:numId="22">
    <w:abstractNumId w:val="1"/>
  </w:num>
  <w:num w:numId="23">
    <w:abstractNumId w:val="11"/>
  </w:num>
  <w:num w:numId="24">
    <w:abstractNumId w:val="4"/>
  </w:num>
  <w:num w:numId="25">
    <w:abstractNumId w:val="1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52226">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B15D2"/>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86C43"/>
    <w:rsid w:val="00190827"/>
    <w:rsid w:val="00194E54"/>
    <w:rsid w:val="001955BB"/>
    <w:rsid w:val="001A19A9"/>
    <w:rsid w:val="001B3EE0"/>
    <w:rsid w:val="001B401B"/>
    <w:rsid w:val="001B659F"/>
    <w:rsid w:val="001C0E1C"/>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63C7"/>
    <w:rsid w:val="00226A2D"/>
    <w:rsid w:val="00227075"/>
    <w:rsid w:val="002311EF"/>
    <w:rsid w:val="00234501"/>
    <w:rsid w:val="00235138"/>
    <w:rsid w:val="00235FD7"/>
    <w:rsid w:val="002379A0"/>
    <w:rsid w:val="002426CB"/>
    <w:rsid w:val="00243FD8"/>
    <w:rsid w:val="002443B3"/>
    <w:rsid w:val="002455C8"/>
    <w:rsid w:val="00247790"/>
    <w:rsid w:val="002508D6"/>
    <w:rsid w:val="00254EDB"/>
    <w:rsid w:val="00255A6F"/>
    <w:rsid w:val="00256AEC"/>
    <w:rsid w:val="002610F7"/>
    <w:rsid w:val="0026761D"/>
    <w:rsid w:val="00271071"/>
    <w:rsid w:val="00280FD4"/>
    <w:rsid w:val="0028239D"/>
    <w:rsid w:val="00284579"/>
    <w:rsid w:val="002872DE"/>
    <w:rsid w:val="00294D29"/>
    <w:rsid w:val="0029571F"/>
    <w:rsid w:val="00297BB4"/>
    <w:rsid w:val="002A51DC"/>
    <w:rsid w:val="002A551B"/>
    <w:rsid w:val="002A6962"/>
    <w:rsid w:val="002A7639"/>
    <w:rsid w:val="002B2CBC"/>
    <w:rsid w:val="002B3334"/>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44EA"/>
    <w:rsid w:val="00345CCA"/>
    <w:rsid w:val="003461B7"/>
    <w:rsid w:val="003512ED"/>
    <w:rsid w:val="0036460C"/>
    <w:rsid w:val="00365921"/>
    <w:rsid w:val="003700F8"/>
    <w:rsid w:val="00371CA6"/>
    <w:rsid w:val="003777ED"/>
    <w:rsid w:val="00382379"/>
    <w:rsid w:val="00384107"/>
    <w:rsid w:val="00387BE0"/>
    <w:rsid w:val="00392D75"/>
    <w:rsid w:val="003A4A86"/>
    <w:rsid w:val="003A6210"/>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28B3"/>
    <w:rsid w:val="00495329"/>
    <w:rsid w:val="004A2569"/>
    <w:rsid w:val="004A38CC"/>
    <w:rsid w:val="004A4084"/>
    <w:rsid w:val="004A7570"/>
    <w:rsid w:val="004A7EE1"/>
    <w:rsid w:val="004B35EB"/>
    <w:rsid w:val="004C7CF2"/>
    <w:rsid w:val="004C7E3B"/>
    <w:rsid w:val="004D396E"/>
    <w:rsid w:val="004D4543"/>
    <w:rsid w:val="004E536B"/>
    <w:rsid w:val="004E7504"/>
    <w:rsid w:val="004F0292"/>
    <w:rsid w:val="004F0CC5"/>
    <w:rsid w:val="004F197C"/>
    <w:rsid w:val="004F4957"/>
    <w:rsid w:val="004F7615"/>
    <w:rsid w:val="004F7C03"/>
    <w:rsid w:val="00506E5E"/>
    <w:rsid w:val="00507EC8"/>
    <w:rsid w:val="00515E62"/>
    <w:rsid w:val="0051644C"/>
    <w:rsid w:val="00521C38"/>
    <w:rsid w:val="00523E92"/>
    <w:rsid w:val="005351BD"/>
    <w:rsid w:val="00543849"/>
    <w:rsid w:val="00550B42"/>
    <w:rsid w:val="00554200"/>
    <w:rsid w:val="005564AC"/>
    <w:rsid w:val="00583019"/>
    <w:rsid w:val="0058602D"/>
    <w:rsid w:val="00592B5B"/>
    <w:rsid w:val="005A3EB8"/>
    <w:rsid w:val="005A6FE7"/>
    <w:rsid w:val="005A7F2B"/>
    <w:rsid w:val="005B27A6"/>
    <w:rsid w:val="005C56C2"/>
    <w:rsid w:val="005C67CA"/>
    <w:rsid w:val="005C6AFF"/>
    <w:rsid w:val="005D0284"/>
    <w:rsid w:val="005D24E2"/>
    <w:rsid w:val="005E1AB4"/>
    <w:rsid w:val="005E62DE"/>
    <w:rsid w:val="005F0606"/>
    <w:rsid w:val="00612712"/>
    <w:rsid w:val="00616CA5"/>
    <w:rsid w:val="00616CEF"/>
    <w:rsid w:val="00621235"/>
    <w:rsid w:val="00625885"/>
    <w:rsid w:val="00625946"/>
    <w:rsid w:val="00636D7F"/>
    <w:rsid w:val="006469F5"/>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626D"/>
    <w:rsid w:val="006A752A"/>
    <w:rsid w:val="006B1E25"/>
    <w:rsid w:val="006B4B46"/>
    <w:rsid w:val="006B6370"/>
    <w:rsid w:val="006B7687"/>
    <w:rsid w:val="006D7486"/>
    <w:rsid w:val="006E1541"/>
    <w:rsid w:val="006E6DFB"/>
    <w:rsid w:val="006E6F7E"/>
    <w:rsid w:val="006F44E8"/>
    <w:rsid w:val="006F67A8"/>
    <w:rsid w:val="00701BE9"/>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40003"/>
    <w:rsid w:val="008414BD"/>
    <w:rsid w:val="00884887"/>
    <w:rsid w:val="00885548"/>
    <w:rsid w:val="00886B24"/>
    <w:rsid w:val="00894059"/>
    <w:rsid w:val="008A295C"/>
    <w:rsid w:val="008B07E2"/>
    <w:rsid w:val="008B149A"/>
    <w:rsid w:val="008B4FB1"/>
    <w:rsid w:val="008B51A8"/>
    <w:rsid w:val="008C48E9"/>
    <w:rsid w:val="008C536C"/>
    <w:rsid w:val="008D03BD"/>
    <w:rsid w:val="008D0F14"/>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6DA6"/>
    <w:rsid w:val="00AE6F19"/>
    <w:rsid w:val="00AF0C41"/>
    <w:rsid w:val="00AF141A"/>
    <w:rsid w:val="00B03DE6"/>
    <w:rsid w:val="00B10C83"/>
    <w:rsid w:val="00B12DF0"/>
    <w:rsid w:val="00B22CCD"/>
    <w:rsid w:val="00B23C51"/>
    <w:rsid w:val="00B24984"/>
    <w:rsid w:val="00B260CC"/>
    <w:rsid w:val="00B26692"/>
    <w:rsid w:val="00B32DF1"/>
    <w:rsid w:val="00B519CB"/>
    <w:rsid w:val="00B60369"/>
    <w:rsid w:val="00B62424"/>
    <w:rsid w:val="00B84034"/>
    <w:rsid w:val="00B84633"/>
    <w:rsid w:val="00B91B42"/>
    <w:rsid w:val="00B95C66"/>
    <w:rsid w:val="00B967CB"/>
    <w:rsid w:val="00BA50A8"/>
    <w:rsid w:val="00BA5FEB"/>
    <w:rsid w:val="00BB00F6"/>
    <w:rsid w:val="00BB2342"/>
    <w:rsid w:val="00BB6D1F"/>
    <w:rsid w:val="00BB6EDF"/>
    <w:rsid w:val="00BC01E5"/>
    <w:rsid w:val="00BD1222"/>
    <w:rsid w:val="00BE2C09"/>
    <w:rsid w:val="00BE312D"/>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9082C"/>
    <w:rsid w:val="00C91B80"/>
    <w:rsid w:val="00C94B72"/>
    <w:rsid w:val="00C96E4A"/>
    <w:rsid w:val="00CA3499"/>
    <w:rsid w:val="00CA587C"/>
    <w:rsid w:val="00CB136F"/>
    <w:rsid w:val="00CD05DA"/>
    <w:rsid w:val="00CD1B27"/>
    <w:rsid w:val="00CD1E82"/>
    <w:rsid w:val="00CE1DF0"/>
    <w:rsid w:val="00CE327C"/>
    <w:rsid w:val="00CF021F"/>
    <w:rsid w:val="00CF5CA0"/>
    <w:rsid w:val="00D04152"/>
    <w:rsid w:val="00D06008"/>
    <w:rsid w:val="00D075D6"/>
    <w:rsid w:val="00D12050"/>
    <w:rsid w:val="00D16D33"/>
    <w:rsid w:val="00D1719A"/>
    <w:rsid w:val="00D20298"/>
    <w:rsid w:val="00D269BD"/>
    <w:rsid w:val="00D30FD1"/>
    <w:rsid w:val="00D41F62"/>
    <w:rsid w:val="00D42F67"/>
    <w:rsid w:val="00D46C00"/>
    <w:rsid w:val="00D57B9D"/>
    <w:rsid w:val="00D60B8C"/>
    <w:rsid w:val="00D61F0E"/>
    <w:rsid w:val="00D730BE"/>
    <w:rsid w:val="00D83532"/>
    <w:rsid w:val="00D8401A"/>
    <w:rsid w:val="00D85D71"/>
    <w:rsid w:val="00D90447"/>
    <w:rsid w:val="00D914AC"/>
    <w:rsid w:val="00D92002"/>
    <w:rsid w:val="00D94C7D"/>
    <w:rsid w:val="00DA01F7"/>
    <w:rsid w:val="00DB3527"/>
    <w:rsid w:val="00DC1ACC"/>
    <w:rsid w:val="00DC470A"/>
    <w:rsid w:val="00DC57EB"/>
    <w:rsid w:val="00DD6C2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7E83"/>
    <w:rsid w:val="00E70832"/>
    <w:rsid w:val="00E746A7"/>
    <w:rsid w:val="00E7626A"/>
    <w:rsid w:val="00E87D39"/>
    <w:rsid w:val="00E97210"/>
    <w:rsid w:val="00EA74FE"/>
    <w:rsid w:val="00EB22B9"/>
    <w:rsid w:val="00EB269E"/>
    <w:rsid w:val="00EB5D23"/>
    <w:rsid w:val="00EC3C08"/>
    <w:rsid w:val="00EC5A96"/>
    <w:rsid w:val="00ED0BA5"/>
    <w:rsid w:val="00ED3648"/>
    <w:rsid w:val="00EE441C"/>
    <w:rsid w:val="00EF323A"/>
    <w:rsid w:val="00EF38F2"/>
    <w:rsid w:val="00F04140"/>
    <w:rsid w:val="00F05A9A"/>
    <w:rsid w:val="00F06535"/>
    <w:rsid w:val="00F07B75"/>
    <w:rsid w:val="00F15E02"/>
    <w:rsid w:val="00F2062A"/>
    <w:rsid w:val="00F24732"/>
    <w:rsid w:val="00F250EE"/>
    <w:rsid w:val="00F31BBD"/>
    <w:rsid w:val="00F36724"/>
    <w:rsid w:val="00F46A6E"/>
    <w:rsid w:val="00F57701"/>
    <w:rsid w:val="00F710E2"/>
    <w:rsid w:val="00F9162D"/>
    <w:rsid w:val="00F94211"/>
    <w:rsid w:val="00F95EC7"/>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icius\Desktop\Projeto%20F1\Monografia\Projeto%20F1%20-%20Monografia%20Final.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279"/>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155"/>
          <c:y val="0.61497302420530764"/>
          <c:w val="0.18906802274715806"/>
          <c:h val="0.3348687664042061"/>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114E-3"/>
                </c:manualLayout>
              </c:layout>
              <c:showVal val="1"/>
            </c:dLbl>
            <c:showVal val="1"/>
          </c:dLbls>
          <c:val>
            <c:numRef>
              <c:f>Plan3!$K$3:$K$6</c:f>
              <c:numCache>
                <c:formatCode>0%</c:formatCode>
                <c:ptCount val="4"/>
                <c:pt idx="0">
                  <c:v>0.74000000000000365</c:v>
                </c:pt>
                <c:pt idx="1">
                  <c:v>0.760000000000005</c:v>
                </c:pt>
                <c:pt idx="2">
                  <c:v>0.760000000000005</c:v>
                </c:pt>
                <c:pt idx="3">
                  <c:v>0.760000000000005</c:v>
                </c:pt>
              </c:numCache>
            </c:numRef>
          </c:val>
        </c:ser>
        <c:shape val="box"/>
        <c:axId val="80153216"/>
        <c:axId val="80163200"/>
        <c:axId val="0"/>
      </c:bar3DChart>
      <c:catAx>
        <c:axId val="80153216"/>
        <c:scaling>
          <c:orientation val="minMax"/>
        </c:scaling>
        <c:axPos val="b"/>
        <c:tickLblPos val="nextTo"/>
        <c:crossAx val="80163200"/>
        <c:crosses val="autoZero"/>
        <c:auto val="1"/>
        <c:lblAlgn val="ctr"/>
        <c:lblOffset val="100"/>
      </c:catAx>
      <c:valAx>
        <c:axId val="80163200"/>
        <c:scaling>
          <c:orientation val="minMax"/>
        </c:scaling>
        <c:axPos val="l"/>
        <c:majorGridlines/>
        <c:numFmt formatCode="0%" sourceLinked="1"/>
        <c:tickLblPos val="nextTo"/>
        <c:crossAx val="80153216"/>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114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0.760000000000005</c:v>
                </c:pt>
              </c:numCache>
            </c:numRef>
          </c:val>
        </c:ser>
        <c:shape val="box"/>
        <c:axId val="80191872"/>
        <c:axId val="80193408"/>
        <c:axId val="0"/>
      </c:bar3DChart>
      <c:catAx>
        <c:axId val="80191872"/>
        <c:scaling>
          <c:orientation val="minMax"/>
        </c:scaling>
        <c:axPos val="b"/>
        <c:tickLblPos val="nextTo"/>
        <c:crossAx val="80193408"/>
        <c:crosses val="autoZero"/>
        <c:auto val="1"/>
        <c:lblAlgn val="ctr"/>
        <c:lblOffset val="100"/>
      </c:catAx>
      <c:valAx>
        <c:axId val="80193408"/>
        <c:scaling>
          <c:orientation val="minMax"/>
        </c:scaling>
        <c:axPos val="l"/>
        <c:majorGridlines/>
        <c:numFmt formatCode="0%" sourceLinked="1"/>
        <c:tickLblPos val="nextTo"/>
        <c:crossAx val="80191872"/>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364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80226176"/>
        <c:axId val="80227712"/>
        <c:axId val="0"/>
      </c:bar3DChart>
      <c:catAx>
        <c:axId val="80226176"/>
        <c:scaling>
          <c:orientation val="minMax"/>
        </c:scaling>
        <c:axPos val="b"/>
        <c:tickLblPos val="nextTo"/>
        <c:crossAx val="80227712"/>
        <c:crosses val="autoZero"/>
        <c:auto val="1"/>
        <c:lblAlgn val="ctr"/>
        <c:lblOffset val="100"/>
      </c:catAx>
      <c:valAx>
        <c:axId val="80227712"/>
        <c:scaling>
          <c:orientation val="minMax"/>
        </c:scaling>
        <c:axPos val="l"/>
        <c:majorGridlines/>
        <c:numFmt formatCode="0%" sourceLinked="1"/>
        <c:tickLblPos val="nextTo"/>
        <c:crossAx val="80226176"/>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42"/>
          <c:y val="0.14977708772318954"/>
          <c:w val="0.86509492563429713"/>
          <c:h val="0.68834091161140065"/>
        </c:manualLayout>
      </c:layout>
      <c:bar3DChart>
        <c:barDir val="col"/>
        <c:grouping val="clustered"/>
        <c:ser>
          <c:idx val="0"/>
          <c:order val="0"/>
          <c:dLbls>
            <c:dLbl>
              <c:idx val="0"/>
              <c:layout>
                <c:manualLayout>
                  <c:x val="-2.7777777777778056E-3"/>
                  <c:y val="-4.6296296296296495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0.74000000000000177</c:v>
                </c:pt>
                <c:pt idx="1">
                  <c:v>0.76000000000000201</c:v>
                </c:pt>
              </c:numCache>
            </c:numRef>
          </c:val>
        </c:ser>
        <c:shape val="box"/>
        <c:axId val="80252288"/>
        <c:axId val="80270464"/>
        <c:axId val="0"/>
      </c:bar3DChart>
      <c:catAx>
        <c:axId val="80252288"/>
        <c:scaling>
          <c:orientation val="minMax"/>
        </c:scaling>
        <c:axPos val="b"/>
        <c:tickLblPos val="nextTo"/>
        <c:crossAx val="80270464"/>
        <c:crosses val="autoZero"/>
        <c:auto val="1"/>
        <c:lblAlgn val="ctr"/>
        <c:lblOffset val="100"/>
      </c:catAx>
      <c:valAx>
        <c:axId val="80270464"/>
        <c:scaling>
          <c:orientation val="minMax"/>
        </c:scaling>
        <c:axPos val="l"/>
        <c:majorGridlines/>
        <c:numFmt formatCode="0%" sourceLinked="1"/>
        <c:tickLblPos val="nextTo"/>
        <c:crossAx val="80252288"/>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8056E-3"/>
                  <c:y val="-4.6296296296296495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0.84000000000000064</c:v>
                </c:pt>
                <c:pt idx="1">
                  <c:v>0.82000000000000062</c:v>
                </c:pt>
              </c:numCache>
            </c:numRef>
          </c:val>
        </c:ser>
        <c:shape val="box"/>
        <c:axId val="80766080"/>
        <c:axId val="80767616"/>
        <c:axId val="0"/>
      </c:bar3DChart>
      <c:catAx>
        <c:axId val="80766080"/>
        <c:scaling>
          <c:orientation val="minMax"/>
        </c:scaling>
        <c:axPos val="b"/>
        <c:tickLblPos val="nextTo"/>
        <c:crossAx val="80767616"/>
        <c:crosses val="autoZero"/>
        <c:auto val="1"/>
        <c:lblAlgn val="ctr"/>
        <c:lblOffset val="100"/>
      </c:catAx>
      <c:valAx>
        <c:axId val="80767616"/>
        <c:scaling>
          <c:orientation val="minMax"/>
        </c:scaling>
        <c:axPos val="l"/>
        <c:majorGridlines/>
        <c:numFmt formatCode="0%" sourceLinked="1"/>
        <c:tickLblPos val="nextTo"/>
        <c:crossAx val="80766080"/>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364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0.760000000000005</c:v>
                </c:pt>
                <c:pt idx="1">
                  <c:v>0.72000000000000064</c:v>
                </c:pt>
                <c:pt idx="2">
                  <c:v>0.6600000000000058</c:v>
                </c:pt>
                <c:pt idx="3">
                  <c:v>0.84000000000000064</c:v>
                </c:pt>
              </c:numCache>
            </c:numRef>
          </c:val>
        </c:ser>
        <c:shape val="box"/>
        <c:axId val="80784000"/>
        <c:axId val="80789888"/>
        <c:axId val="0"/>
      </c:bar3DChart>
      <c:catAx>
        <c:axId val="80784000"/>
        <c:scaling>
          <c:orientation val="minMax"/>
        </c:scaling>
        <c:axPos val="b"/>
        <c:tickLblPos val="nextTo"/>
        <c:crossAx val="80789888"/>
        <c:crosses val="autoZero"/>
        <c:auto val="1"/>
        <c:lblAlgn val="ctr"/>
        <c:lblOffset val="100"/>
      </c:catAx>
      <c:valAx>
        <c:axId val="80789888"/>
        <c:scaling>
          <c:orientation val="minMax"/>
        </c:scaling>
        <c:axPos val="l"/>
        <c:majorGridlines/>
        <c:numFmt formatCode="0%" sourceLinked="1"/>
        <c:tickLblPos val="nextTo"/>
        <c:crossAx val="80784000"/>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0DB9A-7470-4C0B-BF04-A8B89958C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92</Pages>
  <Words>19110</Words>
  <Characters>103200</Characters>
  <Application>Microsoft Office Word</Application>
  <DocSecurity>0</DocSecurity>
  <Lines>860</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122066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dc:creator>
  <cp:keywords/>
  <dc:description/>
  <cp:lastModifiedBy>Herberton</cp:lastModifiedBy>
  <cp:revision>6</cp:revision>
  <cp:lastPrinted>2010-11-18T00:44:00Z</cp:lastPrinted>
  <dcterms:created xsi:type="dcterms:W3CDTF">2010-11-07T18:21:00Z</dcterms:created>
  <dcterms:modified xsi:type="dcterms:W3CDTF">2010-11-28T18:35:00Z</dcterms:modified>
</cp:coreProperties>
</file>