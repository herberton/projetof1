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charts/chart8.xml" ContentType="application/vnd.openxmlformats-officedocument.drawingml.chart+xml"/>
  <Override PartName="/docProps/app.xml" ContentType="application/vnd.openxmlformats-officedocument.extended-properties+xml"/>
  <Override PartName="/word/settings.xml" ContentType="application/vnd.openxmlformats-officedocument.wordprocessingml.settings+xml"/>
  <Override PartName="/word/charts/chart6.xml" ContentType="application/vnd.openxmlformats-officedocument.drawingml.chart+xml"/>
  <Override PartName="/word/charts/chart7.xml" ContentType="application/vnd.openxmlformats-officedocument.drawingml.chart+xml"/>
  <Override PartName="/word/header4.xml" ContentType="application/vnd.openxmlformats-officedocument.wordprocessingml.header+xml"/>
  <Override PartName="/word/header5.xml" ContentType="application/vnd.openxmlformats-officedocument.wordprocessingml.header+xml"/>
  <Override PartName="/word/charts/chart4.xml" ContentType="application/vnd.openxmlformats-officedocument.drawingml.chart+xml"/>
  <Override PartName="/word/charts/chart5.xml" ContentType="application/vnd.openxmlformats-officedocument.drawingml.chart+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B4FB1" w:rsidRPr="006E6DFB" w:rsidRDefault="00C22711" w:rsidP="00D60B8C">
      <w:pPr>
        <w:spacing w:after="0" w:line="360" w:lineRule="auto"/>
        <w:jc w:val="center"/>
        <w:rPr>
          <w:rFonts w:ascii="Times New Roman" w:hAnsi="Times New Roman"/>
          <w:bCs/>
          <w:sz w:val="32"/>
          <w:szCs w:val="32"/>
        </w:rPr>
      </w:pPr>
      <w:r w:rsidRPr="006E6DFB">
        <w:rPr>
          <w:rFonts w:ascii="Times New Roman" w:hAnsi="Times New Roman"/>
          <w:bCs/>
          <w:sz w:val="32"/>
          <w:szCs w:val="32"/>
        </w:rPr>
        <w:t>Herberton Candido Souza</w:t>
      </w:r>
    </w:p>
    <w:p w:rsidR="00C22711" w:rsidRPr="006E6DFB" w:rsidRDefault="00C22711" w:rsidP="00D60B8C">
      <w:pPr>
        <w:spacing w:after="0" w:line="360" w:lineRule="auto"/>
        <w:jc w:val="center"/>
        <w:rPr>
          <w:rFonts w:ascii="Times New Roman" w:hAnsi="Times New Roman"/>
          <w:bCs/>
          <w:sz w:val="32"/>
          <w:szCs w:val="32"/>
        </w:rPr>
      </w:pPr>
      <w:r w:rsidRPr="006E6DFB">
        <w:rPr>
          <w:rFonts w:ascii="Times New Roman" w:hAnsi="Times New Roman"/>
          <w:bCs/>
          <w:sz w:val="32"/>
          <w:szCs w:val="32"/>
        </w:rPr>
        <w:t>Ricardo Miranda Medina Osório</w:t>
      </w:r>
    </w:p>
    <w:p w:rsidR="00C22711" w:rsidRPr="006E6DFB" w:rsidRDefault="00C22711" w:rsidP="00D60B8C">
      <w:pPr>
        <w:spacing w:after="0" w:line="360" w:lineRule="auto"/>
        <w:jc w:val="center"/>
        <w:rPr>
          <w:rFonts w:ascii="Times New Roman" w:hAnsi="Times New Roman"/>
          <w:bCs/>
          <w:sz w:val="32"/>
          <w:szCs w:val="32"/>
        </w:rPr>
      </w:pPr>
      <w:r w:rsidRPr="006E6DFB">
        <w:rPr>
          <w:rFonts w:ascii="Times New Roman" w:hAnsi="Times New Roman"/>
          <w:bCs/>
          <w:sz w:val="32"/>
          <w:szCs w:val="32"/>
        </w:rPr>
        <w:t>Viníc</w:t>
      </w:r>
      <w:r w:rsidR="004F0292" w:rsidRPr="006E6DFB">
        <w:rPr>
          <w:rFonts w:ascii="Times New Roman" w:hAnsi="Times New Roman"/>
          <w:bCs/>
          <w:sz w:val="32"/>
          <w:szCs w:val="32"/>
        </w:rPr>
        <w:t>iu</w:t>
      </w:r>
      <w:r w:rsidRPr="006E6DFB">
        <w:rPr>
          <w:rFonts w:ascii="Times New Roman" w:hAnsi="Times New Roman"/>
          <w:bCs/>
          <w:sz w:val="32"/>
          <w:szCs w:val="32"/>
        </w:rPr>
        <w:t>s Schmiedel Manssur</w:t>
      </w:r>
    </w:p>
    <w:p w:rsidR="00C22711" w:rsidRPr="00F04140" w:rsidRDefault="00C22711" w:rsidP="00D60B8C">
      <w:pPr>
        <w:spacing w:after="0" w:line="360" w:lineRule="auto"/>
        <w:jc w:val="center"/>
        <w:rPr>
          <w:rFonts w:ascii="Times New Roman" w:hAnsi="Times New Roman"/>
          <w:bCs/>
          <w:sz w:val="24"/>
          <w:szCs w:val="24"/>
        </w:rPr>
      </w:pPr>
    </w:p>
    <w:p w:rsidR="000640E2" w:rsidRPr="00F04140" w:rsidRDefault="000640E2" w:rsidP="00D60B8C">
      <w:pPr>
        <w:spacing w:after="0" w:line="360" w:lineRule="auto"/>
        <w:jc w:val="center"/>
        <w:rPr>
          <w:rFonts w:ascii="Times New Roman" w:hAnsi="Times New Roman"/>
          <w:bCs/>
          <w:sz w:val="24"/>
          <w:szCs w:val="24"/>
        </w:rPr>
      </w:pPr>
    </w:p>
    <w:p w:rsidR="000640E2" w:rsidRPr="00F04140" w:rsidRDefault="000640E2" w:rsidP="00D60B8C">
      <w:pPr>
        <w:spacing w:after="0" w:line="360" w:lineRule="auto"/>
        <w:jc w:val="center"/>
        <w:rPr>
          <w:rFonts w:ascii="Times New Roman" w:hAnsi="Times New Roman"/>
          <w:bCs/>
          <w:sz w:val="24"/>
          <w:szCs w:val="24"/>
        </w:rPr>
      </w:pPr>
    </w:p>
    <w:p w:rsidR="000640E2" w:rsidRPr="00F04140" w:rsidRDefault="000640E2" w:rsidP="00D60B8C">
      <w:pPr>
        <w:spacing w:after="0" w:line="360" w:lineRule="auto"/>
        <w:jc w:val="center"/>
        <w:rPr>
          <w:rFonts w:ascii="Times New Roman" w:hAnsi="Times New Roman"/>
          <w:bCs/>
          <w:sz w:val="24"/>
          <w:szCs w:val="24"/>
        </w:rPr>
      </w:pPr>
    </w:p>
    <w:p w:rsidR="000640E2" w:rsidRDefault="000640E2" w:rsidP="00D60B8C">
      <w:pPr>
        <w:spacing w:after="0" w:line="360" w:lineRule="auto"/>
        <w:jc w:val="center"/>
        <w:rPr>
          <w:rFonts w:ascii="Times New Roman" w:hAnsi="Times New Roman"/>
          <w:bCs/>
          <w:sz w:val="24"/>
          <w:szCs w:val="24"/>
        </w:rPr>
      </w:pPr>
    </w:p>
    <w:p w:rsidR="006E6DFB" w:rsidRDefault="006E6DFB" w:rsidP="00D60B8C">
      <w:pPr>
        <w:spacing w:after="0" w:line="360" w:lineRule="auto"/>
        <w:jc w:val="center"/>
        <w:rPr>
          <w:rFonts w:ascii="Times New Roman" w:hAnsi="Times New Roman"/>
          <w:bCs/>
          <w:sz w:val="24"/>
          <w:szCs w:val="24"/>
        </w:rPr>
      </w:pPr>
    </w:p>
    <w:p w:rsidR="006E6DFB" w:rsidRDefault="006E6DFB" w:rsidP="00D60B8C">
      <w:pPr>
        <w:spacing w:after="0" w:line="360" w:lineRule="auto"/>
        <w:jc w:val="center"/>
        <w:rPr>
          <w:rFonts w:ascii="Times New Roman" w:hAnsi="Times New Roman"/>
          <w:bCs/>
          <w:sz w:val="24"/>
          <w:szCs w:val="24"/>
        </w:rPr>
      </w:pPr>
    </w:p>
    <w:p w:rsidR="006E6DFB" w:rsidRDefault="006E6DFB" w:rsidP="00D60B8C">
      <w:pPr>
        <w:spacing w:after="0" w:line="360" w:lineRule="auto"/>
        <w:jc w:val="center"/>
        <w:rPr>
          <w:rFonts w:ascii="Times New Roman" w:hAnsi="Times New Roman"/>
          <w:bCs/>
          <w:sz w:val="24"/>
          <w:szCs w:val="24"/>
        </w:rPr>
      </w:pPr>
    </w:p>
    <w:p w:rsidR="006E6DFB" w:rsidRDefault="006E6DFB" w:rsidP="00D60B8C">
      <w:pPr>
        <w:spacing w:after="0" w:line="360" w:lineRule="auto"/>
        <w:jc w:val="center"/>
        <w:rPr>
          <w:rFonts w:ascii="Times New Roman" w:hAnsi="Times New Roman"/>
          <w:bCs/>
          <w:sz w:val="24"/>
          <w:szCs w:val="24"/>
        </w:rPr>
      </w:pPr>
    </w:p>
    <w:p w:rsidR="006E6DFB" w:rsidRDefault="006E6DFB" w:rsidP="00D60B8C">
      <w:pPr>
        <w:spacing w:after="0" w:line="360" w:lineRule="auto"/>
        <w:jc w:val="center"/>
        <w:rPr>
          <w:rFonts w:ascii="Times New Roman" w:hAnsi="Times New Roman"/>
          <w:bCs/>
          <w:sz w:val="24"/>
          <w:szCs w:val="24"/>
        </w:rPr>
      </w:pPr>
    </w:p>
    <w:p w:rsidR="006E6DFB" w:rsidRPr="006E6DFB" w:rsidRDefault="006E6DFB" w:rsidP="00D60B8C">
      <w:pPr>
        <w:spacing w:after="0" w:line="360" w:lineRule="auto"/>
        <w:jc w:val="center"/>
        <w:rPr>
          <w:rFonts w:ascii="Times New Roman" w:hAnsi="Times New Roman"/>
          <w:bCs/>
          <w:sz w:val="32"/>
          <w:szCs w:val="32"/>
        </w:rPr>
      </w:pPr>
    </w:p>
    <w:p w:rsidR="00C22711" w:rsidRPr="006E6DFB" w:rsidRDefault="00C22711" w:rsidP="00D60B8C">
      <w:pPr>
        <w:spacing w:after="0" w:line="360" w:lineRule="auto"/>
        <w:jc w:val="center"/>
        <w:rPr>
          <w:rFonts w:ascii="Times New Roman" w:hAnsi="Times New Roman"/>
          <w:bCs/>
          <w:sz w:val="32"/>
          <w:szCs w:val="32"/>
        </w:rPr>
      </w:pPr>
      <w:r w:rsidRPr="006E6DFB">
        <w:rPr>
          <w:rFonts w:ascii="Times New Roman" w:hAnsi="Times New Roman"/>
          <w:bCs/>
          <w:sz w:val="32"/>
          <w:szCs w:val="32"/>
        </w:rPr>
        <w:t>Projeto F1</w:t>
      </w:r>
    </w:p>
    <w:p w:rsidR="00C22711" w:rsidRPr="006E6DFB" w:rsidRDefault="00907C1A" w:rsidP="00D60B8C">
      <w:pPr>
        <w:spacing w:after="0" w:line="360" w:lineRule="auto"/>
        <w:jc w:val="center"/>
        <w:rPr>
          <w:rFonts w:ascii="Times New Roman" w:hAnsi="Times New Roman"/>
          <w:bCs/>
          <w:sz w:val="32"/>
          <w:szCs w:val="32"/>
        </w:rPr>
      </w:pPr>
      <w:r w:rsidRPr="006E6DFB">
        <w:rPr>
          <w:rFonts w:ascii="Times New Roman" w:hAnsi="Times New Roman"/>
          <w:bCs/>
          <w:sz w:val="32"/>
          <w:szCs w:val="32"/>
        </w:rPr>
        <w:t>Bacharelado em Sistemas de Informação</w:t>
      </w:r>
    </w:p>
    <w:p w:rsidR="00907C1A" w:rsidRPr="006E6DFB" w:rsidRDefault="00907C1A" w:rsidP="00D60B8C">
      <w:pPr>
        <w:spacing w:after="0" w:line="360" w:lineRule="auto"/>
        <w:jc w:val="center"/>
        <w:rPr>
          <w:rFonts w:ascii="Times New Roman" w:hAnsi="Times New Roman"/>
          <w:bCs/>
          <w:sz w:val="32"/>
          <w:szCs w:val="32"/>
        </w:rPr>
      </w:pPr>
    </w:p>
    <w:p w:rsidR="00907C1A" w:rsidRPr="006E6DFB" w:rsidRDefault="00907C1A" w:rsidP="00D60B8C">
      <w:pPr>
        <w:spacing w:after="0" w:line="360" w:lineRule="auto"/>
        <w:jc w:val="center"/>
        <w:rPr>
          <w:rFonts w:ascii="Times New Roman" w:hAnsi="Times New Roman"/>
          <w:bCs/>
          <w:sz w:val="32"/>
          <w:szCs w:val="32"/>
        </w:rPr>
      </w:pPr>
    </w:p>
    <w:p w:rsidR="000640E2" w:rsidRPr="006E6DFB" w:rsidRDefault="000640E2" w:rsidP="00D60B8C">
      <w:pPr>
        <w:spacing w:after="0" w:line="360" w:lineRule="auto"/>
        <w:jc w:val="center"/>
        <w:rPr>
          <w:rFonts w:ascii="Times New Roman" w:hAnsi="Times New Roman"/>
          <w:bCs/>
          <w:sz w:val="32"/>
          <w:szCs w:val="32"/>
        </w:rPr>
      </w:pPr>
    </w:p>
    <w:p w:rsidR="000640E2" w:rsidRPr="006E6DFB" w:rsidRDefault="000640E2" w:rsidP="00D60B8C">
      <w:pPr>
        <w:spacing w:after="0" w:line="360" w:lineRule="auto"/>
        <w:jc w:val="center"/>
        <w:rPr>
          <w:rFonts w:ascii="Times New Roman" w:hAnsi="Times New Roman"/>
          <w:bCs/>
          <w:sz w:val="32"/>
          <w:szCs w:val="32"/>
        </w:rPr>
      </w:pPr>
    </w:p>
    <w:p w:rsidR="000640E2" w:rsidRPr="006E6DFB" w:rsidRDefault="000640E2" w:rsidP="00D60B8C">
      <w:pPr>
        <w:spacing w:after="0" w:line="360" w:lineRule="auto"/>
        <w:jc w:val="center"/>
        <w:rPr>
          <w:rFonts w:ascii="Times New Roman" w:hAnsi="Times New Roman"/>
          <w:bCs/>
          <w:sz w:val="32"/>
          <w:szCs w:val="32"/>
        </w:rPr>
      </w:pPr>
    </w:p>
    <w:p w:rsidR="00907C1A" w:rsidRPr="006E6DFB" w:rsidRDefault="00907C1A" w:rsidP="00D60B8C">
      <w:pPr>
        <w:spacing w:after="0" w:line="360" w:lineRule="auto"/>
        <w:jc w:val="center"/>
        <w:rPr>
          <w:rFonts w:ascii="Times New Roman" w:hAnsi="Times New Roman"/>
          <w:bCs/>
          <w:sz w:val="32"/>
          <w:szCs w:val="32"/>
        </w:rPr>
      </w:pPr>
      <w:r w:rsidRPr="006E6DFB">
        <w:rPr>
          <w:rFonts w:ascii="Times New Roman" w:hAnsi="Times New Roman"/>
          <w:bCs/>
          <w:sz w:val="32"/>
          <w:szCs w:val="32"/>
        </w:rPr>
        <w:t>Prof. Fabian Martins da Silva</w:t>
      </w:r>
    </w:p>
    <w:p w:rsidR="00907C1A" w:rsidRPr="006E6DFB" w:rsidRDefault="00907C1A" w:rsidP="00D60B8C">
      <w:pPr>
        <w:spacing w:after="0" w:line="360" w:lineRule="auto"/>
        <w:jc w:val="center"/>
        <w:rPr>
          <w:rFonts w:ascii="Times New Roman" w:hAnsi="Times New Roman"/>
          <w:bCs/>
          <w:sz w:val="32"/>
          <w:szCs w:val="32"/>
        </w:rPr>
      </w:pPr>
    </w:p>
    <w:p w:rsidR="006E6DFB" w:rsidRDefault="006E6DFB" w:rsidP="00D60B8C">
      <w:pPr>
        <w:spacing w:after="0" w:line="360" w:lineRule="auto"/>
        <w:jc w:val="center"/>
        <w:rPr>
          <w:rFonts w:ascii="Times New Roman" w:hAnsi="Times New Roman"/>
          <w:bCs/>
          <w:sz w:val="32"/>
          <w:szCs w:val="32"/>
        </w:rPr>
      </w:pPr>
    </w:p>
    <w:p w:rsidR="00D60B8C" w:rsidRDefault="00D60B8C" w:rsidP="00D60B8C">
      <w:pPr>
        <w:spacing w:after="0" w:line="360" w:lineRule="auto"/>
        <w:jc w:val="center"/>
        <w:rPr>
          <w:rFonts w:ascii="Times New Roman" w:hAnsi="Times New Roman"/>
          <w:bCs/>
          <w:sz w:val="32"/>
          <w:szCs w:val="32"/>
        </w:rPr>
      </w:pPr>
    </w:p>
    <w:p w:rsidR="00D60B8C" w:rsidRPr="006E6DFB" w:rsidRDefault="00D60B8C" w:rsidP="00D60B8C">
      <w:pPr>
        <w:spacing w:after="0" w:line="360" w:lineRule="auto"/>
        <w:jc w:val="center"/>
        <w:rPr>
          <w:rFonts w:ascii="Times New Roman" w:hAnsi="Times New Roman"/>
          <w:bCs/>
          <w:sz w:val="32"/>
          <w:szCs w:val="32"/>
        </w:rPr>
      </w:pPr>
    </w:p>
    <w:p w:rsidR="00907C1A" w:rsidRPr="006E6DFB" w:rsidRDefault="00907C1A" w:rsidP="00D60B8C">
      <w:pPr>
        <w:spacing w:after="0" w:line="360" w:lineRule="auto"/>
        <w:jc w:val="center"/>
        <w:rPr>
          <w:rFonts w:ascii="Times New Roman" w:hAnsi="Times New Roman"/>
          <w:bCs/>
          <w:sz w:val="32"/>
          <w:szCs w:val="32"/>
        </w:rPr>
      </w:pPr>
      <w:r w:rsidRPr="006E6DFB">
        <w:rPr>
          <w:rFonts w:ascii="Times New Roman" w:hAnsi="Times New Roman"/>
          <w:bCs/>
          <w:sz w:val="32"/>
          <w:szCs w:val="32"/>
        </w:rPr>
        <w:t xml:space="preserve">São Paulo </w:t>
      </w:r>
    </w:p>
    <w:p w:rsidR="003777ED" w:rsidRDefault="00907C1A" w:rsidP="00D60B8C">
      <w:pPr>
        <w:spacing w:after="0" w:line="360" w:lineRule="auto"/>
        <w:jc w:val="center"/>
        <w:rPr>
          <w:rFonts w:ascii="Times New Roman" w:hAnsi="Times New Roman"/>
          <w:bCs/>
          <w:sz w:val="32"/>
          <w:szCs w:val="32"/>
        </w:rPr>
        <w:sectPr w:rsidR="003777ED" w:rsidSect="004A4084">
          <w:headerReference w:type="default" r:id="rId8"/>
          <w:headerReference w:type="first" r:id="rId9"/>
          <w:pgSz w:w="11906" w:h="16838"/>
          <w:pgMar w:top="1701" w:right="1134" w:bottom="1134" w:left="1701" w:header="709" w:footer="709" w:gutter="0"/>
          <w:cols w:space="708"/>
          <w:titlePg/>
          <w:docGrid w:linePitch="360"/>
        </w:sectPr>
      </w:pPr>
      <w:r w:rsidRPr="006E6DFB">
        <w:rPr>
          <w:rFonts w:ascii="Times New Roman" w:hAnsi="Times New Roman"/>
          <w:bCs/>
          <w:sz w:val="32"/>
          <w:szCs w:val="32"/>
        </w:rPr>
        <w:t>2010</w:t>
      </w:r>
    </w:p>
    <w:p w:rsidR="006E6DFB" w:rsidRPr="006E6DFB" w:rsidRDefault="006E6DFB" w:rsidP="00D60B8C">
      <w:pPr>
        <w:spacing w:after="0" w:line="360" w:lineRule="auto"/>
        <w:jc w:val="center"/>
        <w:rPr>
          <w:rFonts w:ascii="Times New Roman" w:hAnsi="Times New Roman"/>
          <w:bCs/>
          <w:sz w:val="32"/>
          <w:szCs w:val="32"/>
        </w:rPr>
      </w:pPr>
      <w:r w:rsidRPr="006E6DFB">
        <w:rPr>
          <w:rFonts w:ascii="Times New Roman" w:hAnsi="Times New Roman"/>
          <w:bCs/>
          <w:sz w:val="32"/>
          <w:szCs w:val="32"/>
        </w:rPr>
        <w:lastRenderedPageBreak/>
        <w:t>Herberton Candido Souza</w:t>
      </w:r>
    </w:p>
    <w:p w:rsidR="006E6DFB" w:rsidRPr="006E6DFB" w:rsidRDefault="006E6DFB" w:rsidP="00D60B8C">
      <w:pPr>
        <w:spacing w:after="0" w:line="360" w:lineRule="auto"/>
        <w:jc w:val="center"/>
        <w:rPr>
          <w:rFonts w:ascii="Times New Roman" w:hAnsi="Times New Roman"/>
          <w:bCs/>
          <w:sz w:val="32"/>
          <w:szCs w:val="32"/>
        </w:rPr>
      </w:pPr>
      <w:r w:rsidRPr="006E6DFB">
        <w:rPr>
          <w:rFonts w:ascii="Times New Roman" w:hAnsi="Times New Roman"/>
          <w:bCs/>
          <w:sz w:val="32"/>
          <w:szCs w:val="32"/>
        </w:rPr>
        <w:t>Ricardo Miranda Medina Osório</w:t>
      </w:r>
    </w:p>
    <w:p w:rsidR="006E6DFB" w:rsidRPr="006E6DFB" w:rsidRDefault="006E6DFB" w:rsidP="00D60B8C">
      <w:pPr>
        <w:spacing w:after="0" w:line="360" w:lineRule="auto"/>
        <w:jc w:val="center"/>
        <w:rPr>
          <w:rFonts w:ascii="Times New Roman" w:hAnsi="Times New Roman"/>
          <w:bCs/>
          <w:sz w:val="32"/>
          <w:szCs w:val="32"/>
        </w:rPr>
      </w:pPr>
      <w:r w:rsidRPr="006E6DFB">
        <w:rPr>
          <w:rFonts w:ascii="Times New Roman" w:hAnsi="Times New Roman"/>
          <w:bCs/>
          <w:sz w:val="32"/>
          <w:szCs w:val="32"/>
        </w:rPr>
        <w:t>Vinícius Schmiedel Manssur</w:t>
      </w:r>
    </w:p>
    <w:p w:rsidR="006E6DFB" w:rsidRPr="00F04140" w:rsidRDefault="006E6DFB" w:rsidP="00D60B8C">
      <w:pPr>
        <w:spacing w:after="0" w:line="360" w:lineRule="auto"/>
        <w:jc w:val="center"/>
        <w:rPr>
          <w:rFonts w:ascii="Times New Roman" w:hAnsi="Times New Roman"/>
          <w:bCs/>
          <w:sz w:val="24"/>
          <w:szCs w:val="24"/>
        </w:rPr>
      </w:pPr>
    </w:p>
    <w:p w:rsidR="006E6DFB" w:rsidRPr="00F04140" w:rsidRDefault="006E6DFB" w:rsidP="00D60B8C">
      <w:pPr>
        <w:spacing w:after="0" w:line="360" w:lineRule="auto"/>
        <w:jc w:val="center"/>
        <w:rPr>
          <w:rFonts w:ascii="Times New Roman" w:hAnsi="Times New Roman"/>
          <w:bCs/>
          <w:sz w:val="24"/>
          <w:szCs w:val="24"/>
        </w:rPr>
      </w:pPr>
    </w:p>
    <w:p w:rsidR="006E6DFB" w:rsidRDefault="006E6DFB" w:rsidP="00D60B8C">
      <w:pPr>
        <w:spacing w:after="0" w:line="360" w:lineRule="auto"/>
        <w:rPr>
          <w:rFonts w:ascii="Times New Roman" w:hAnsi="Times New Roman"/>
          <w:bCs/>
          <w:sz w:val="24"/>
          <w:szCs w:val="24"/>
        </w:rPr>
      </w:pPr>
    </w:p>
    <w:p w:rsidR="006E6DFB" w:rsidRDefault="006E6DFB" w:rsidP="00D60B8C">
      <w:pPr>
        <w:spacing w:after="0" w:line="360" w:lineRule="auto"/>
        <w:jc w:val="center"/>
        <w:rPr>
          <w:rFonts w:ascii="Times New Roman" w:hAnsi="Times New Roman"/>
          <w:bCs/>
          <w:sz w:val="24"/>
          <w:szCs w:val="24"/>
        </w:rPr>
      </w:pPr>
    </w:p>
    <w:p w:rsidR="006E6DFB" w:rsidRDefault="006E6DFB" w:rsidP="00D60B8C">
      <w:pPr>
        <w:spacing w:after="0" w:line="360" w:lineRule="auto"/>
        <w:jc w:val="center"/>
        <w:rPr>
          <w:rFonts w:ascii="Times New Roman" w:hAnsi="Times New Roman"/>
          <w:bCs/>
          <w:sz w:val="24"/>
          <w:szCs w:val="24"/>
        </w:rPr>
      </w:pPr>
    </w:p>
    <w:p w:rsidR="006E6DFB" w:rsidRDefault="006E6DFB" w:rsidP="00D60B8C">
      <w:pPr>
        <w:spacing w:after="0" w:line="360" w:lineRule="auto"/>
        <w:jc w:val="center"/>
        <w:rPr>
          <w:rFonts w:ascii="Times New Roman" w:hAnsi="Times New Roman"/>
          <w:bCs/>
          <w:sz w:val="24"/>
          <w:szCs w:val="24"/>
        </w:rPr>
      </w:pPr>
    </w:p>
    <w:p w:rsidR="006E6DFB" w:rsidRDefault="006E6DFB" w:rsidP="00D60B8C">
      <w:pPr>
        <w:spacing w:after="0" w:line="360" w:lineRule="auto"/>
        <w:jc w:val="center"/>
        <w:rPr>
          <w:rFonts w:ascii="Times New Roman" w:hAnsi="Times New Roman"/>
          <w:bCs/>
          <w:sz w:val="24"/>
          <w:szCs w:val="24"/>
        </w:rPr>
      </w:pPr>
    </w:p>
    <w:p w:rsidR="006E6DFB" w:rsidRDefault="006E6DFB" w:rsidP="00D60B8C">
      <w:pPr>
        <w:spacing w:after="0" w:line="360" w:lineRule="auto"/>
        <w:jc w:val="center"/>
        <w:rPr>
          <w:rFonts w:ascii="Times New Roman" w:hAnsi="Times New Roman"/>
          <w:bCs/>
          <w:sz w:val="24"/>
          <w:szCs w:val="24"/>
        </w:rPr>
      </w:pPr>
    </w:p>
    <w:p w:rsidR="006E6DFB" w:rsidRPr="006E6DFB" w:rsidRDefault="006E6DFB" w:rsidP="00D60B8C">
      <w:pPr>
        <w:spacing w:after="0" w:line="360" w:lineRule="auto"/>
        <w:jc w:val="center"/>
        <w:rPr>
          <w:rFonts w:ascii="Times New Roman" w:hAnsi="Times New Roman"/>
          <w:bCs/>
          <w:sz w:val="32"/>
          <w:szCs w:val="32"/>
        </w:rPr>
      </w:pPr>
    </w:p>
    <w:p w:rsidR="006E6DFB" w:rsidRPr="006E6DFB" w:rsidRDefault="006E6DFB" w:rsidP="00D60B8C">
      <w:pPr>
        <w:spacing w:after="0" w:line="360" w:lineRule="auto"/>
        <w:jc w:val="center"/>
        <w:rPr>
          <w:rFonts w:ascii="Times New Roman" w:hAnsi="Times New Roman"/>
          <w:bCs/>
          <w:sz w:val="32"/>
          <w:szCs w:val="32"/>
        </w:rPr>
      </w:pPr>
      <w:r w:rsidRPr="006E6DFB">
        <w:rPr>
          <w:rFonts w:ascii="Times New Roman" w:hAnsi="Times New Roman"/>
          <w:bCs/>
          <w:sz w:val="32"/>
          <w:szCs w:val="32"/>
        </w:rPr>
        <w:t>Projeto F1</w:t>
      </w:r>
    </w:p>
    <w:p w:rsidR="006E6DFB" w:rsidRPr="006E6DFB" w:rsidRDefault="006E6DFB" w:rsidP="00D60B8C">
      <w:pPr>
        <w:spacing w:after="0" w:line="360" w:lineRule="auto"/>
        <w:jc w:val="center"/>
        <w:rPr>
          <w:rFonts w:ascii="Times New Roman" w:hAnsi="Times New Roman"/>
          <w:bCs/>
          <w:sz w:val="32"/>
          <w:szCs w:val="32"/>
        </w:rPr>
      </w:pPr>
      <w:r w:rsidRPr="006E6DFB">
        <w:rPr>
          <w:rFonts w:ascii="Times New Roman" w:hAnsi="Times New Roman"/>
          <w:bCs/>
          <w:sz w:val="32"/>
          <w:szCs w:val="32"/>
        </w:rPr>
        <w:t>Bacharelado em Sistemas de Informação</w:t>
      </w:r>
    </w:p>
    <w:p w:rsidR="006E6DFB" w:rsidRPr="006E6DFB" w:rsidRDefault="006E6DFB" w:rsidP="00D60B8C">
      <w:pPr>
        <w:spacing w:after="0" w:line="360" w:lineRule="auto"/>
        <w:jc w:val="center"/>
        <w:rPr>
          <w:rFonts w:ascii="Times New Roman" w:hAnsi="Times New Roman"/>
          <w:bCs/>
          <w:sz w:val="32"/>
          <w:szCs w:val="32"/>
        </w:rPr>
      </w:pPr>
    </w:p>
    <w:p w:rsidR="006E6DFB" w:rsidRPr="006E6DFB" w:rsidRDefault="006E6DFB" w:rsidP="00D60B8C">
      <w:pPr>
        <w:spacing w:after="0" w:line="360" w:lineRule="auto"/>
        <w:jc w:val="center"/>
        <w:rPr>
          <w:rFonts w:ascii="Times New Roman" w:hAnsi="Times New Roman"/>
          <w:bCs/>
          <w:sz w:val="32"/>
          <w:szCs w:val="32"/>
        </w:rPr>
      </w:pPr>
    </w:p>
    <w:p w:rsidR="006E6DFB" w:rsidRPr="006E6DFB" w:rsidRDefault="006E6DFB" w:rsidP="00D60B8C">
      <w:pPr>
        <w:spacing w:after="0" w:line="360" w:lineRule="auto"/>
        <w:jc w:val="center"/>
        <w:rPr>
          <w:rFonts w:ascii="Times New Roman" w:hAnsi="Times New Roman"/>
          <w:bCs/>
          <w:sz w:val="32"/>
          <w:szCs w:val="32"/>
        </w:rPr>
      </w:pPr>
    </w:p>
    <w:p w:rsidR="006E6DFB" w:rsidRDefault="006E6DFB" w:rsidP="00D60B8C">
      <w:pPr>
        <w:spacing w:after="0" w:line="360" w:lineRule="auto"/>
        <w:rPr>
          <w:rFonts w:ascii="Times New Roman" w:hAnsi="Times New Roman"/>
          <w:bCs/>
          <w:sz w:val="32"/>
          <w:szCs w:val="32"/>
        </w:rPr>
      </w:pPr>
    </w:p>
    <w:p w:rsidR="00D60B8C" w:rsidRDefault="00D60B8C" w:rsidP="00D60B8C">
      <w:pPr>
        <w:spacing w:after="0" w:line="360" w:lineRule="auto"/>
        <w:rPr>
          <w:rFonts w:ascii="Times New Roman" w:hAnsi="Times New Roman"/>
          <w:bCs/>
          <w:sz w:val="32"/>
          <w:szCs w:val="32"/>
        </w:rPr>
      </w:pPr>
    </w:p>
    <w:p w:rsidR="00D60B8C" w:rsidRPr="006E6DFB" w:rsidRDefault="00D60B8C" w:rsidP="00D60B8C">
      <w:pPr>
        <w:spacing w:after="0" w:line="360" w:lineRule="auto"/>
        <w:rPr>
          <w:rFonts w:ascii="Times New Roman" w:hAnsi="Times New Roman"/>
          <w:bCs/>
          <w:sz w:val="32"/>
          <w:szCs w:val="32"/>
        </w:rPr>
      </w:pPr>
    </w:p>
    <w:p w:rsidR="006E6DFB" w:rsidRPr="006E6DFB" w:rsidRDefault="006E6DFB" w:rsidP="00D60B8C">
      <w:pPr>
        <w:spacing w:after="0" w:line="360" w:lineRule="auto"/>
        <w:jc w:val="center"/>
        <w:rPr>
          <w:rFonts w:ascii="Times New Roman" w:hAnsi="Times New Roman"/>
          <w:bCs/>
          <w:sz w:val="32"/>
          <w:szCs w:val="32"/>
        </w:rPr>
      </w:pPr>
      <w:r w:rsidRPr="006E6DFB">
        <w:rPr>
          <w:rFonts w:ascii="Times New Roman" w:hAnsi="Times New Roman"/>
          <w:bCs/>
          <w:sz w:val="32"/>
          <w:szCs w:val="32"/>
        </w:rPr>
        <w:t>Prof. Fabian Martins da Silva</w:t>
      </w:r>
    </w:p>
    <w:p w:rsidR="006E6DFB" w:rsidRDefault="006E6DFB" w:rsidP="00D60B8C">
      <w:pPr>
        <w:spacing w:after="0" w:line="360" w:lineRule="auto"/>
        <w:jc w:val="center"/>
        <w:rPr>
          <w:rFonts w:ascii="Times New Roman" w:hAnsi="Times New Roman"/>
          <w:bCs/>
          <w:sz w:val="32"/>
          <w:szCs w:val="32"/>
        </w:rPr>
      </w:pPr>
    </w:p>
    <w:p w:rsidR="00D60B8C" w:rsidRDefault="00D60B8C" w:rsidP="00D60B8C">
      <w:pPr>
        <w:spacing w:after="0" w:line="360" w:lineRule="auto"/>
        <w:jc w:val="center"/>
        <w:rPr>
          <w:rFonts w:ascii="Times New Roman" w:hAnsi="Times New Roman"/>
          <w:bCs/>
          <w:sz w:val="32"/>
          <w:szCs w:val="32"/>
        </w:rPr>
      </w:pPr>
    </w:p>
    <w:p w:rsidR="00D60B8C" w:rsidRDefault="00D60B8C" w:rsidP="00D60B8C">
      <w:pPr>
        <w:spacing w:after="0" w:line="360" w:lineRule="auto"/>
        <w:jc w:val="center"/>
        <w:rPr>
          <w:rFonts w:ascii="Times New Roman" w:hAnsi="Times New Roman"/>
          <w:bCs/>
          <w:sz w:val="32"/>
          <w:szCs w:val="32"/>
        </w:rPr>
      </w:pPr>
    </w:p>
    <w:p w:rsidR="00D60B8C" w:rsidRPr="006E6DFB" w:rsidRDefault="00D60B8C" w:rsidP="00D60B8C">
      <w:pPr>
        <w:spacing w:after="0" w:line="360" w:lineRule="auto"/>
        <w:jc w:val="center"/>
        <w:rPr>
          <w:rFonts w:ascii="Times New Roman" w:hAnsi="Times New Roman"/>
          <w:bCs/>
          <w:sz w:val="32"/>
          <w:szCs w:val="32"/>
        </w:rPr>
      </w:pPr>
    </w:p>
    <w:p w:rsidR="006E6DFB" w:rsidRPr="006E6DFB" w:rsidRDefault="006E6DFB" w:rsidP="00D60B8C">
      <w:pPr>
        <w:spacing w:after="0" w:line="360" w:lineRule="auto"/>
        <w:jc w:val="center"/>
        <w:rPr>
          <w:rFonts w:ascii="Times New Roman" w:hAnsi="Times New Roman"/>
          <w:bCs/>
          <w:sz w:val="32"/>
          <w:szCs w:val="32"/>
        </w:rPr>
      </w:pPr>
      <w:r w:rsidRPr="006E6DFB">
        <w:rPr>
          <w:rFonts w:ascii="Times New Roman" w:hAnsi="Times New Roman"/>
          <w:bCs/>
          <w:sz w:val="32"/>
          <w:szCs w:val="32"/>
        </w:rPr>
        <w:t xml:space="preserve">São Paulo </w:t>
      </w:r>
    </w:p>
    <w:p w:rsidR="003777ED" w:rsidRDefault="006E6DFB" w:rsidP="003777ED">
      <w:pPr>
        <w:spacing w:after="0" w:line="360" w:lineRule="auto"/>
        <w:jc w:val="center"/>
        <w:rPr>
          <w:rFonts w:ascii="Times New Roman" w:hAnsi="Times New Roman"/>
          <w:bCs/>
          <w:sz w:val="32"/>
          <w:szCs w:val="32"/>
        </w:rPr>
        <w:sectPr w:rsidR="003777ED" w:rsidSect="004A4084">
          <w:headerReference w:type="first" r:id="rId10"/>
          <w:pgSz w:w="11906" w:h="16838"/>
          <w:pgMar w:top="1701" w:right="1134" w:bottom="1134" w:left="1701" w:header="709" w:footer="709" w:gutter="0"/>
          <w:cols w:space="708"/>
          <w:titlePg/>
          <w:docGrid w:linePitch="360"/>
        </w:sectPr>
      </w:pPr>
      <w:r w:rsidRPr="006E6DFB">
        <w:rPr>
          <w:rFonts w:ascii="Times New Roman" w:hAnsi="Times New Roman"/>
          <w:bCs/>
          <w:sz w:val="32"/>
          <w:szCs w:val="32"/>
        </w:rPr>
        <w:t>2010</w:t>
      </w:r>
    </w:p>
    <w:p w:rsidR="00B60369" w:rsidRPr="00F04140" w:rsidRDefault="00B60369" w:rsidP="003777ED">
      <w:pPr>
        <w:spacing w:after="0" w:line="360" w:lineRule="auto"/>
        <w:jc w:val="center"/>
        <w:rPr>
          <w:rFonts w:ascii="Times New Roman" w:hAnsi="Times New Roman"/>
          <w:i/>
          <w:iCs/>
          <w:sz w:val="24"/>
          <w:szCs w:val="24"/>
        </w:rPr>
      </w:pPr>
    </w:p>
    <w:p w:rsidR="007F07E3" w:rsidRPr="00F04140" w:rsidRDefault="007F07E3" w:rsidP="00D60B8C">
      <w:pPr>
        <w:autoSpaceDE w:val="0"/>
        <w:autoSpaceDN w:val="0"/>
        <w:adjustRightInd w:val="0"/>
        <w:spacing w:after="0" w:line="360" w:lineRule="auto"/>
        <w:ind w:left="2268"/>
        <w:jc w:val="both"/>
        <w:rPr>
          <w:rFonts w:ascii="Times New Roman" w:hAnsi="Times New Roman"/>
          <w:i/>
          <w:iCs/>
          <w:sz w:val="24"/>
          <w:szCs w:val="24"/>
        </w:rPr>
      </w:pPr>
    </w:p>
    <w:p w:rsidR="007F07E3" w:rsidRPr="00F04140" w:rsidRDefault="007F07E3" w:rsidP="00D60B8C">
      <w:pPr>
        <w:autoSpaceDE w:val="0"/>
        <w:autoSpaceDN w:val="0"/>
        <w:adjustRightInd w:val="0"/>
        <w:spacing w:after="0" w:line="360" w:lineRule="auto"/>
        <w:ind w:left="2268"/>
        <w:jc w:val="both"/>
        <w:rPr>
          <w:rFonts w:ascii="Times New Roman" w:hAnsi="Times New Roman"/>
          <w:i/>
          <w:iCs/>
          <w:sz w:val="24"/>
          <w:szCs w:val="24"/>
        </w:rPr>
      </w:pPr>
    </w:p>
    <w:p w:rsidR="00B60369" w:rsidRPr="00F04140" w:rsidRDefault="00B60369" w:rsidP="00D60B8C">
      <w:pPr>
        <w:autoSpaceDE w:val="0"/>
        <w:autoSpaceDN w:val="0"/>
        <w:adjustRightInd w:val="0"/>
        <w:spacing w:after="0" w:line="360" w:lineRule="auto"/>
        <w:ind w:left="2268"/>
        <w:jc w:val="both"/>
        <w:rPr>
          <w:rFonts w:ascii="Times New Roman" w:hAnsi="Times New Roman"/>
          <w:i/>
          <w:iCs/>
          <w:sz w:val="24"/>
          <w:szCs w:val="24"/>
        </w:rPr>
      </w:pPr>
    </w:p>
    <w:p w:rsidR="00B60369" w:rsidRPr="00F04140" w:rsidRDefault="00B60369" w:rsidP="00D60B8C">
      <w:pPr>
        <w:autoSpaceDE w:val="0"/>
        <w:autoSpaceDN w:val="0"/>
        <w:adjustRightInd w:val="0"/>
        <w:spacing w:after="0" w:line="360" w:lineRule="auto"/>
        <w:ind w:left="2268"/>
        <w:jc w:val="both"/>
        <w:rPr>
          <w:rFonts w:ascii="Times New Roman" w:hAnsi="Times New Roman"/>
          <w:i/>
          <w:iCs/>
          <w:sz w:val="24"/>
          <w:szCs w:val="24"/>
        </w:rPr>
      </w:pPr>
    </w:p>
    <w:p w:rsidR="007F1C19" w:rsidRPr="00F04140" w:rsidRDefault="007F1C19" w:rsidP="00D60B8C">
      <w:pPr>
        <w:autoSpaceDE w:val="0"/>
        <w:autoSpaceDN w:val="0"/>
        <w:adjustRightInd w:val="0"/>
        <w:spacing w:after="0" w:line="360" w:lineRule="auto"/>
        <w:ind w:left="2268"/>
        <w:jc w:val="both"/>
        <w:rPr>
          <w:rFonts w:ascii="Times New Roman" w:hAnsi="Times New Roman"/>
          <w:i/>
          <w:iCs/>
          <w:sz w:val="24"/>
          <w:szCs w:val="24"/>
        </w:rPr>
      </w:pPr>
    </w:p>
    <w:p w:rsidR="007F1C19" w:rsidRPr="00F04140" w:rsidRDefault="007F1C19" w:rsidP="00D60B8C">
      <w:pPr>
        <w:autoSpaceDE w:val="0"/>
        <w:autoSpaceDN w:val="0"/>
        <w:adjustRightInd w:val="0"/>
        <w:spacing w:after="0" w:line="360" w:lineRule="auto"/>
        <w:ind w:left="2268"/>
        <w:jc w:val="both"/>
        <w:rPr>
          <w:rFonts w:ascii="Times New Roman" w:hAnsi="Times New Roman"/>
          <w:i/>
          <w:iCs/>
          <w:sz w:val="24"/>
          <w:szCs w:val="24"/>
        </w:rPr>
      </w:pPr>
    </w:p>
    <w:p w:rsidR="007F1C19" w:rsidRPr="00F04140" w:rsidRDefault="007F1C19" w:rsidP="00D60B8C">
      <w:pPr>
        <w:autoSpaceDE w:val="0"/>
        <w:autoSpaceDN w:val="0"/>
        <w:adjustRightInd w:val="0"/>
        <w:spacing w:after="0" w:line="360" w:lineRule="auto"/>
        <w:ind w:left="2268"/>
        <w:jc w:val="both"/>
        <w:rPr>
          <w:rFonts w:ascii="Times New Roman" w:hAnsi="Times New Roman"/>
          <w:i/>
          <w:iCs/>
          <w:sz w:val="24"/>
          <w:szCs w:val="24"/>
        </w:rPr>
      </w:pPr>
    </w:p>
    <w:p w:rsidR="007F1C19" w:rsidRPr="00F04140" w:rsidRDefault="007F1C19" w:rsidP="00D60B8C">
      <w:pPr>
        <w:autoSpaceDE w:val="0"/>
        <w:autoSpaceDN w:val="0"/>
        <w:adjustRightInd w:val="0"/>
        <w:spacing w:after="0" w:line="360" w:lineRule="auto"/>
        <w:ind w:left="2268"/>
        <w:jc w:val="both"/>
        <w:rPr>
          <w:rFonts w:ascii="Times New Roman" w:hAnsi="Times New Roman"/>
          <w:i/>
          <w:iCs/>
          <w:sz w:val="24"/>
          <w:szCs w:val="24"/>
        </w:rPr>
      </w:pPr>
    </w:p>
    <w:p w:rsidR="007F1C19" w:rsidRPr="00F04140" w:rsidRDefault="007F1C19" w:rsidP="00D60B8C">
      <w:pPr>
        <w:autoSpaceDE w:val="0"/>
        <w:autoSpaceDN w:val="0"/>
        <w:adjustRightInd w:val="0"/>
        <w:spacing w:after="0" w:line="360" w:lineRule="auto"/>
        <w:ind w:left="2268"/>
        <w:jc w:val="both"/>
        <w:rPr>
          <w:rFonts w:ascii="Times New Roman" w:hAnsi="Times New Roman"/>
          <w:i/>
          <w:iCs/>
          <w:sz w:val="24"/>
          <w:szCs w:val="24"/>
        </w:rPr>
      </w:pPr>
    </w:p>
    <w:p w:rsidR="007F1C19" w:rsidRPr="00D60B8C" w:rsidRDefault="007F1C19" w:rsidP="00D60B8C">
      <w:pPr>
        <w:autoSpaceDE w:val="0"/>
        <w:autoSpaceDN w:val="0"/>
        <w:adjustRightInd w:val="0"/>
        <w:spacing w:after="0" w:line="360" w:lineRule="auto"/>
        <w:ind w:left="2268"/>
        <w:jc w:val="both"/>
        <w:rPr>
          <w:rFonts w:ascii="Times New Roman" w:hAnsi="Times New Roman"/>
          <w:i/>
          <w:iCs/>
          <w:sz w:val="24"/>
          <w:szCs w:val="24"/>
        </w:rPr>
      </w:pPr>
    </w:p>
    <w:p w:rsidR="007F1C19" w:rsidRPr="00D60B8C" w:rsidRDefault="007F1C19" w:rsidP="00D60B8C">
      <w:pPr>
        <w:autoSpaceDE w:val="0"/>
        <w:autoSpaceDN w:val="0"/>
        <w:adjustRightInd w:val="0"/>
        <w:spacing w:after="0" w:line="360" w:lineRule="auto"/>
        <w:ind w:left="2268"/>
        <w:jc w:val="both"/>
        <w:rPr>
          <w:rFonts w:ascii="Times New Roman" w:hAnsi="Times New Roman"/>
          <w:i/>
          <w:iCs/>
          <w:sz w:val="24"/>
          <w:szCs w:val="24"/>
        </w:rPr>
      </w:pPr>
    </w:p>
    <w:p w:rsidR="006E6DFB" w:rsidRPr="00D60B8C" w:rsidRDefault="006E6DFB" w:rsidP="00D60B8C">
      <w:pPr>
        <w:autoSpaceDE w:val="0"/>
        <w:autoSpaceDN w:val="0"/>
        <w:adjustRightInd w:val="0"/>
        <w:spacing w:after="0" w:line="360" w:lineRule="auto"/>
        <w:ind w:left="2268"/>
        <w:jc w:val="both"/>
        <w:rPr>
          <w:rFonts w:ascii="Times New Roman" w:hAnsi="Times New Roman"/>
          <w:i/>
          <w:iCs/>
          <w:sz w:val="24"/>
          <w:szCs w:val="24"/>
        </w:rPr>
      </w:pPr>
    </w:p>
    <w:p w:rsidR="006E6DFB" w:rsidRPr="00D60B8C" w:rsidRDefault="006E6DFB" w:rsidP="00D60B8C">
      <w:pPr>
        <w:autoSpaceDE w:val="0"/>
        <w:autoSpaceDN w:val="0"/>
        <w:adjustRightInd w:val="0"/>
        <w:spacing w:after="0" w:line="360" w:lineRule="auto"/>
        <w:ind w:left="2268"/>
        <w:jc w:val="both"/>
        <w:rPr>
          <w:rFonts w:ascii="Times New Roman" w:hAnsi="Times New Roman"/>
          <w:i/>
          <w:iCs/>
          <w:sz w:val="24"/>
          <w:szCs w:val="24"/>
        </w:rPr>
      </w:pPr>
    </w:p>
    <w:p w:rsidR="006E6DFB" w:rsidRPr="00D60B8C" w:rsidRDefault="006E6DFB" w:rsidP="00D60B8C">
      <w:pPr>
        <w:autoSpaceDE w:val="0"/>
        <w:autoSpaceDN w:val="0"/>
        <w:adjustRightInd w:val="0"/>
        <w:spacing w:after="0" w:line="360" w:lineRule="auto"/>
        <w:ind w:left="2268"/>
        <w:jc w:val="both"/>
        <w:rPr>
          <w:rFonts w:ascii="Times New Roman" w:hAnsi="Times New Roman"/>
          <w:i/>
          <w:iCs/>
          <w:sz w:val="24"/>
          <w:szCs w:val="24"/>
        </w:rPr>
      </w:pPr>
    </w:p>
    <w:p w:rsidR="006E6DFB" w:rsidRPr="00D60B8C" w:rsidRDefault="006E6DFB" w:rsidP="00D60B8C">
      <w:pPr>
        <w:autoSpaceDE w:val="0"/>
        <w:autoSpaceDN w:val="0"/>
        <w:adjustRightInd w:val="0"/>
        <w:spacing w:after="0" w:line="360" w:lineRule="auto"/>
        <w:ind w:left="2268"/>
        <w:jc w:val="both"/>
        <w:rPr>
          <w:rFonts w:ascii="Times New Roman" w:hAnsi="Times New Roman"/>
          <w:i/>
          <w:iCs/>
          <w:sz w:val="24"/>
          <w:szCs w:val="24"/>
        </w:rPr>
      </w:pPr>
    </w:p>
    <w:p w:rsidR="007F1C19" w:rsidRPr="00D60B8C" w:rsidRDefault="007F1C19" w:rsidP="00D60B8C">
      <w:pPr>
        <w:autoSpaceDE w:val="0"/>
        <w:autoSpaceDN w:val="0"/>
        <w:adjustRightInd w:val="0"/>
        <w:spacing w:after="0" w:line="360" w:lineRule="auto"/>
        <w:ind w:left="2268"/>
        <w:jc w:val="both"/>
        <w:rPr>
          <w:rFonts w:ascii="Times New Roman" w:hAnsi="Times New Roman"/>
          <w:i/>
          <w:iCs/>
          <w:sz w:val="24"/>
          <w:szCs w:val="24"/>
        </w:rPr>
      </w:pPr>
    </w:p>
    <w:p w:rsidR="007F1C19" w:rsidRDefault="007F1C19" w:rsidP="00D60B8C">
      <w:pPr>
        <w:autoSpaceDE w:val="0"/>
        <w:autoSpaceDN w:val="0"/>
        <w:adjustRightInd w:val="0"/>
        <w:spacing w:after="0" w:line="360" w:lineRule="auto"/>
        <w:ind w:left="2268"/>
        <w:jc w:val="both"/>
        <w:rPr>
          <w:rFonts w:ascii="Times New Roman" w:hAnsi="Times New Roman"/>
          <w:i/>
          <w:iCs/>
          <w:sz w:val="24"/>
          <w:szCs w:val="24"/>
        </w:rPr>
      </w:pPr>
    </w:p>
    <w:p w:rsidR="003777ED" w:rsidRDefault="003777ED" w:rsidP="00D60B8C">
      <w:pPr>
        <w:autoSpaceDE w:val="0"/>
        <w:autoSpaceDN w:val="0"/>
        <w:adjustRightInd w:val="0"/>
        <w:spacing w:after="0" w:line="360" w:lineRule="auto"/>
        <w:ind w:left="2268"/>
        <w:jc w:val="both"/>
        <w:rPr>
          <w:rFonts w:ascii="Times New Roman" w:hAnsi="Times New Roman"/>
          <w:i/>
          <w:iCs/>
          <w:sz w:val="24"/>
          <w:szCs w:val="24"/>
        </w:rPr>
      </w:pPr>
    </w:p>
    <w:p w:rsidR="003777ED" w:rsidRDefault="003777ED" w:rsidP="00D60B8C">
      <w:pPr>
        <w:autoSpaceDE w:val="0"/>
        <w:autoSpaceDN w:val="0"/>
        <w:adjustRightInd w:val="0"/>
        <w:spacing w:after="0" w:line="360" w:lineRule="auto"/>
        <w:ind w:left="2268"/>
        <w:jc w:val="both"/>
        <w:rPr>
          <w:rFonts w:ascii="Times New Roman" w:hAnsi="Times New Roman"/>
          <w:i/>
          <w:iCs/>
          <w:sz w:val="24"/>
          <w:szCs w:val="24"/>
        </w:rPr>
      </w:pPr>
    </w:p>
    <w:p w:rsidR="003777ED" w:rsidRDefault="003777ED" w:rsidP="00D60B8C">
      <w:pPr>
        <w:autoSpaceDE w:val="0"/>
        <w:autoSpaceDN w:val="0"/>
        <w:adjustRightInd w:val="0"/>
        <w:spacing w:after="0" w:line="360" w:lineRule="auto"/>
        <w:ind w:left="2268"/>
        <w:jc w:val="both"/>
        <w:rPr>
          <w:rFonts w:ascii="Times New Roman" w:hAnsi="Times New Roman"/>
          <w:i/>
          <w:iCs/>
          <w:sz w:val="24"/>
          <w:szCs w:val="24"/>
        </w:rPr>
      </w:pPr>
    </w:p>
    <w:p w:rsidR="003777ED" w:rsidRDefault="003777ED" w:rsidP="00D60B8C">
      <w:pPr>
        <w:autoSpaceDE w:val="0"/>
        <w:autoSpaceDN w:val="0"/>
        <w:adjustRightInd w:val="0"/>
        <w:spacing w:after="0" w:line="360" w:lineRule="auto"/>
        <w:ind w:left="2268"/>
        <w:jc w:val="both"/>
        <w:rPr>
          <w:rFonts w:ascii="Times New Roman" w:hAnsi="Times New Roman"/>
          <w:i/>
          <w:iCs/>
          <w:sz w:val="24"/>
          <w:szCs w:val="24"/>
        </w:rPr>
      </w:pPr>
    </w:p>
    <w:p w:rsidR="003777ED" w:rsidRPr="00D60B8C" w:rsidRDefault="003777ED" w:rsidP="00D60B8C">
      <w:pPr>
        <w:autoSpaceDE w:val="0"/>
        <w:autoSpaceDN w:val="0"/>
        <w:adjustRightInd w:val="0"/>
        <w:spacing w:after="0" w:line="360" w:lineRule="auto"/>
        <w:ind w:left="2268"/>
        <w:jc w:val="both"/>
        <w:rPr>
          <w:rFonts w:ascii="Times New Roman" w:hAnsi="Times New Roman"/>
          <w:i/>
          <w:iCs/>
          <w:sz w:val="24"/>
          <w:szCs w:val="24"/>
        </w:rPr>
      </w:pPr>
    </w:p>
    <w:p w:rsidR="003777ED" w:rsidRDefault="00FF5B99" w:rsidP="003777ED">
      <w:pPr>
        <w:autoSpaceDE w:val="0"/>
        <w:autoSpaceDN w:val="0"/>
        <w:adjustRightInd w:val="0"/>
        <w:spacing w:after="0" w:line="360" w:lineRule="auto"/>
        <w:ind w:left="2268"/>
        <w:jc w:val="both"/>
        <w:rPr>
          <w:rFonts w:ascii="Times New Roman" w:hAnsi="Times New Roman"/>
          <w:iCs/>
          <w:sz w:val="24"/>
          <w:szCs w:val="24"/>
        </w:rPr>
        <w:sectPr w:rsidR="003777ED" w:rsidSect="004A4084">
          <w:pgSz w:w="11906" w:h="16838"/>
          <w:pgMar w:top="1701" w:right="1134" w:bottom="1134" w:left="1701" w:header="709" w:footer="709" w:gutter="0"/>
          <w:cols w:space="708"/>
          <w:titlePg/>
          <w:docGrid w:linePitch="360"/>
        </w:sectPr>
      </w:pPr>
      <w:r w:rsidRPr="00D60B8C">
        <w:rPr>
          <w:rFonts w:ascii="Times New Roman" w:hAnsi="Times New Roman"/>
          <w:iCs/>
          <w:sz w:val="24"/>
          <w:szCs w:val="24"/>
        </w:rPr>
        <w:t>Dedicamos esse Trabalho a todos aqueles que nos apoiaram e contribuíram para a sua construção. Em especial a Deus criador do</w:t>
      </w:r>
      <w:r w:rsidR="00B12DF0" w:rsidRPr="00D60B8C">
        <w:rPr>
          <w:rFonts w:ascii="Times New Roman" w:hAnsi="Times New Roman"/>
          <w:iCs/>
          <w:sz w:val="24"/>
          <w:szCs w:val="24"/>
        </w:rPr>
        <w:t>s</w:t>
      </w:r>
      <w:r w:rsidRPr="00D60B8C">
        <w:rPr>
          <w:rFonts w:ascii="Times New Roman" w:hAnsi="Times New Roman"/>
          <w:iCs/>
          <w:sz w:val="24"/>
          <w:szCs w:val="24"/>
        </w:rPr>
        <w:t xml:space="preserve"> </w:t>
      </w:r>
      <w:r w:rsidR="00B12DF0" w:rsidRPr="00D60B8C">
        <w:rPr>
          <w:rFonts w:ascii="Times New Roman" w:hAnsi="Times New Roman"/>
          <w:iCs/>
          <w:sz w:val="24"/>
          <w:szCs w:val="24"/>
        </w:rPr>
        <w:t>C</w:t>
      </w:r>
      <w:r w:rsidRPr="00D60B8C">
        <w:rPr>
          <w:rFonts w:ascii="Times New Roman" w:hAnsi="Times New Roman"/>
          <w:iCs/>
          <w:sz w:val="24"/>
          <w:szCs w:val="24"/>
        </w:rPr>
        <w:t>éu</w:t>
      </w:r>
      <w:r w:rsidR="00B12DF0" w:rsidRPr="00D60B8C">
        <w:rPr>
          <w:rFonts w:ascii="Times New Roman" w:hAnsi="Times New Roman"/>
          <w:iCs/>
          <w:sz w:val="24"/>
          <w:szCs w:val="24"/>
        </w:rPr>
        <w:t>s</w:t>
      </w:r>
      <w:r w:rsidRPr="00D60B8C">
        <w:rPr>
          <w:rFonts w:ascii="Times New Roman" w:hAnsi="Times New Roman"/>
          <w:iCs/>
          <w:sz w:val="24"/>
          <w:szCs w:val="24"/>
        </w:rPr>
        <w:t xml:space="preserve"> e da </w:t>
      </w:r>
      <w:r w:rsidR="00B12DF0" w:rsidRPr="00D60B8C">
        <w:rPr>
          <w:rFonts w:ascii="Times New Roman" w:hAnsi="Times New Roman"/>
          <w:iCs/>
          <w:sz w:val="24"/>
          <w:szCs w:val="24"/>
        </w:rPr>
        <w:t>T</w:t>
      </w:r>
      <w:r w:rsidRPr="00D60B8C">
        <w:rPr>
          <w:rFonts w:ascii="Times New Roman" w:hAnsi="Times New Roman"/>
          <w:iCs/>
          <w:sz w:val="24"/>
          <w:szCs w:val="24"/>
        </w:rPr>
        <w:t xml:space="preserve">erra e ao nosso Senhor e Salvador Jesus Cristo </w:t>
      </w:r>
      <w:r w:rsidR="00F2062A" w:rsidRPr="00D60B8C">
        <w:rPr>
          <w:rFonts w:ascii="Times New Roman" w:hAnsi="Times New Roman"/>
          <w:iCs/>
          <w:sz w:val="24"/>
          <w:szCs w:val="24"/>
        </w:rPr>
        <w:t>ressurret</w:t>
      </w:r>
      <w:r w:rsidR="00B12DF0" w:rsidRPr="00D60B8C">
        <w:rPr>
          <w:rFonts w:ascii="Times New Roman" w:hAnsi="Times New Roman"/>
          <w:iCs/>
          <w:sz w:val="24"/>
          <w:szCs w:val="24"/>
        </w:rPr>
        <w:t>o</w:t>
      </w:r>
      <w:r w:rsidR="0011221E" w:rsidRPr="00D60B8C">
        <w:rPr>
          <w:rFonts w:ascii="Times New Roman" w:hAnsi="Times New Roman"/>
          <w:iCs/>
          <w:sz w:val="24"/>
          <w:szCs w:val="24"/>
        </w:rPr>
        <w:t xml:space="preserve"> pelo seu grande amor por nós</w:t>
      </w:r>
      <w:r w:rsidRPr="00D60B8C">
        <w:rPr>
          <w:rFonts w:ascii="Times New Roman" w:hAnsi="Times New Roman"/>
          <w:iCs/>
          <w:sz w:val="24"/>
          <w:szCs w:val="24"/>
        </w:rPr>
        <w:t xml:space="preserve">. </w:t>
      </w:r>
      <w:r w:rsidR="007D2482" w:rsidRPr="00D60B8C">
        <w:rPr>
          <w:rFonts w:ascii="Times New Roman" w:hAnsi="Times New Roman"/>
          <w:iCs/>
          <w:sz w:val="24"/>
          <w:szCs w:val="24"/>
        </w:rPr>
        <w:t>A</w:t>
      </w:r>
      <w:r w:rsidRPr="00D60B8C">
        <w:rPr>
          <w:rFonts w:ascii="Times New Roman" w:hAnsi="Times New Roman"/>
          <w:iCs/>
          <w:sz w:val="24"/>
          <w:szCs w:val="24"/>
        </w:rPr>
        <w:t xml:space="preserve">o </w:t>
      </w:r>
      <w:r w:rsidR="007D2482" w:rsidRPr="00D60B8C">
        <w:rPr>
          <w:rFonts w:ascii="Times New Roman" w:hAnsi="Times New Roman"/>
          <w:iCs/>
          <w:sz w:val="24"/>
          <w:szCs w:val="24"/>
        </w:rPr>
        <w:t>nosso Professor Orientador</w:t>
      </w:r>
      <w:r w:rsidR="0011221E" w:rsidRPr="00D60B8C">
        <w:rPr>
          <w:rFonts w:ascii="Times New Roman" w:hAnsi="Times New Roman"/>
          <w:iCs/>
          <w:sz w:val="24"/>
          <w:szCs w:val="24"/>
        </w:rPr>
        <w:t xml:space="preserve"> </w:t>
      </w:r>
      <w:r w:rsidRPr="00D60B8C">
        <w:rPr>
          <w:rFonts w:ascii="Times New Roman" w:hAnsi="Times New Roman"/>
          <w:iCs/>
          <w:sz w:val="24"/>
          <w:szCs w:val="24"/>
        </w:rPr>
        <w:t>Fabian Martins da Silva que foi</w:t>
      </w:r>
      <w:r w:rsidR="0011221E" w:rsidRPr="00D60B8C">
        <w:rPr>
          <w:rFonts w:ascii="Times New Roman" w:hAnsi="Times New Roman"/>
          <w:iCs/>
          <w:sz w:val="24"/>
          <w:szCs w:val="24"/>
        </w:rPr>
        <w:t>, também,</w:t>
      </w:r>
      <w:r w:rsidRPr="00D60B8C">
        <w:rPr>
          <w:rFonts w:ascii="Times New Roman" w:hAnsi="Times New Roman"/>
          <w:iCs/>
          <w:sz w:val="24"/>
          <w:szCs w:val="24"/>
        </w:rPr>
        <w:t xml:space="preserve"> uma peça fundamental para o nosso sucesso e a todos os Professores da FIAP que lutaram intensamente para nos passar o melhor de suas experiências profissionais e pessoais</w:t>
      </w:r>
      <w:r w:rsidR="000862A9" w:rsidRPr="00D60B8C">
        <w:rPr>
          <w:rFonts w:ascii="Times New Roman" w:hAnsi="Times New Roman"/>
          <w:iCs/>
          <w:sz w:val="24"/>
          <w:szCs w:val="24"/>
        </w:rPr>
        <w:t>, contribuindo para a</w:t>
      </w:r>
      <w:r w:rsidRPr="00D60B8C">
        <w:rPr>
          <w:rFonts w:ascii="Times New Roman" w:hAnsi="Times New Roman"/>
          <w:iCs/>
          <w:sz w:val="24"/>
          <w:szCs w:val="24"/>
        </w:rPr>
        <w:t xml:space="preserve"> forma</w:t>
      </w:r>
      <w:r w:rsidR="000862A9" w:rsidRPr="00D60B8C">
        <w:rPr>
          <w:rFonts w:ascii="Times New Roman" w:hAnsi="Times New Roman"/>
          <w:iCs/>
          <w:sz w:val="24"/>
          <w:szCs w:val="24"/>
        </w:rPr>
        <w:t xml:space="preserve">ção do nosso caráter profissional exemplar. </w:t>
      </w:r>
      <w:r w:rsidR="007D2482" w:rsidRPr="00D60B8C">
        <w:rPr>
          <w:rFonts w:ascii="Times New Roman" w:hAnsi="Times New Roman"/>
          <w:iCs/>
          <w:sz w:val="24"/>
          <w:szCs w:val="24"/>
        </w:rPr>
        <w:t>A</w:t>
      </w:r>
      <w:r w:rsidR="000862A9" w:rsidRPr="00D60B8C">
        <w:rPr>
          <w:rFonts w:ascii="Times New Roman" w:hAnsi="Times New Roman"/>
          <w:iCs/>
          <w:sz w:val="24"/>
          <w:szCs w:val="24"/>
        </w:rPr>
        <w:t xml:space="preserve">os nossos </w:t>
      </w:r>
      <w:r w:rsidR="0011221E" w:rsidRPr="00D60B8C">
        <w:rPr>
          <w:rFonts w:ascii="Times New Roman" w:hAnsi="Times New Roman"/>
          <w:iCs/>
          <w:sz w:val="24"/>
          <w:szCs w:val="24"/>
        </w:rPr>
        <w:t xml:space="preserve">Pais, </w:t>
      </w:r>
      <w:r w:rsidR="000862A9" w:rsidRPr="00D60B8C">
        <w:rPr>
          <w:rFonts w:ascii="Times New Roman" w:hAnsi="Times New Roman"/>
          <w:iCs/>
          <w:sz w:val="24"/>
          <w:szCs w:val="24"/>
        </w:rPr>
        <w:t xml:space="preserve">familiares, </w:t>
      </w:r>
      <w:r w:rsidR="008F5DB0" w:rsidRPr="00D60B8C">
        <w:rPr>
          <w:rFonts w:ascii="Times New Roman" w:hAnsi="Times New Roman"/>
          <w:iCs/>
          <w:sz w:val="24"/>
          <w:szCs w:val="24"/>
        </w:rPr>
        <w:t>as nossas companheiras</w:t>
      </w:r>
      <w:r w:rsidR="000862A9" w:rsidRPr="00D60B8C">
        <w:rPr>
          <w:rFonts w:ascii="Times New Roman" w:hAnsi="Times New Roman"/>
          <w:iCs/>
          <w:sz w:val="24"/>
          <w:szCs w:val="24"/>
        </w:rPr>
        <w:t xml:space="preserve"> e </w:t>
      </w:r>
      <w:r w:rsidR="008F5DB0" w:rsidRPr="00D60B8C">
        <w:rPr>
          <w:rFonts w:ascii="Times New Roman" w:hAnsi="Times New Roman"/>
          <w:iCs/>
          <w:sz w:val="24"/>
          <w:szCs w:val="24"/>
        </w:rPr>
        <w:t>as nossas amizades</w:t>
      </w:r>
      <w:r w:rsidR="000862A9" w:rsidRPr="00D60B8C">
        <w:rPr>
          <w:rFonts w:ascii="Times New Roman" w:hAnsi="Times New Roman"/>
          <w:iCs/>
          <w:sz w:val="24"/>
          <w:szCs w:val="24"/>
        </w:rPr>
        <w:t xml:space="preserve"> por toda a paciência, compreensão e incentivo.</w:t>
      </w:r>
    </w:p>
    <w:p w:rsidR="006F44E8" w:rsidRPr="00D60B8C" w:rsidRDefault="000979A6" w:rsidP="00D60B8C">
      <w:pPr>
        <w:autoSpaceDE w:val="0"/>
        <w:autoSpaceDN w:val="0"/>
        <w:adjustRightInd w:val="0"/>
        <w:spacing w:after="0" w:line="360" w:lineRule="auto"/>
        <w:jc w:val="center"/>
        <w:rPr>
          <w:rFonts w:ascii="Times New Roman" w:hAnsi="Times New Roman"/>
          <w:b/>
          <w:sz w:val="24"/>
          <w:szCs w:val="24"/>
        </w:rPr>
      </w:pPr>
      <w:r w:rsidRPr="00D60B8C">
        <w:rPr>
          <w:rFonts w:ascii="Times New Roman" w:hAnsi="Times New Roman"/>
          <w:b/>
          <w:sz w:val="24"/>
          <w:szCs w:val="24"/>
        </w:rPr>
        <w:lastRenderedPageBreak/>
        <w:t>AGRADECIMENTOS</w:t>
      </w:r>
    </w:p>
    <w:p w:rsidR="000979A6" w:rsidRPr="00D60B8C" w:rsidRDefault="000979A6" w:rsidP="00D60B8C">
      <w:pPr>
        <w:autoSpaceDE w:val="0"/>
        <w:autoSpaceDN w:val="0"/>
        <w:adjustRightInd w:val="0"/>
        <w:spacing w:after="0" w:line="360" w:lineRule="auto"/>
        <w:jc w:val="both"/>
        <w:rPr>
          <w:rFonts w:ascii="Times New Roman" w:hAnsi="Times New Roman"/>
          <w:sz w:val="24"/>
          <w:szCs w:val="24"/>
        </w:rPr>
      </w:pPr>
    </w:p>
    <w:p w:rsidR="000979A6" w:rsidRPr="00D60B8C" w:rsidRDefault="000979A6" w:rsidP="00D60B8C">
      <w:pPr>
        <w:autoSpaceDE w:val="0"/>
        <w:autoSpaceDN w:val="0"/>
        <w:adjustRightInd w:val="0"/>
        <w:spacing w:after="0" w:line="360" w:lineRule="auto"/>
        <w:jc w:val="both"/>
        <w:rPr>
          <w:rFonts w:ascii="Times New Roman" w:hAnsi="Times New Roman"/>
          <w:sz w:val="24"/>
          <w:szCs w:val="24"/>
        </w:rPr>
      </w:pPr>
    </w:p>
    <w:p w:rsidR="002D602A" w:rsidRPr="00D60B8C" w:rsidRDefault="0011221E" w:rsidP="00D60B8C">
      <w:pPr>
        <w:autoSpaceDE w:val="0"/>
        <w:autoSpaceDN w:val="0"/>
        <w:adjustRightInd w:val="0"/>
        <w:spacing w:after="0" w:line="360" w:lineRule="auto"/>
        <w:ind w:firstLine="708"/>
        <w:jc w:val="both"/>
        <w:rPr>
          <w:rFonts w:ascii="Times New Roman" w:hAnsi="Times New Roman"/>
          <w:sz w:val="24"/>
          <w:szCs w:val="24"/>
        </w:rPr>
      </w:pPr>
      <w:r w:rsidRPr="00D60B8C">
        <w:rPr>
          <w:rFonts w:ascii="Times New Roman" w:hAnsi="Times New Roman"/>
          <w:sz w:val="24"/>
          <w:szCs w:val="24"/>
        </w:rPr>
        <w:t>Ao nosso</w:t>
      </w:r>
      <w:r w:rsidR="002D602A" w:rsidRPr="00D60B8C">
        <w:rPr>
          <w:rFonts w:ascii="Times New Roman" w:hAnsi="Times New Roman"/>
          <w:sz w:val="24"/>
          <w:szCs w:val="24"/>
        </w:rPr>
        <w:t xml:space="preserve"> Deus criador dos Céus e da Terra</w:t>
      </w:r>
      <w:r w:rsidR="00D60B8C">
        <w:rPr>
          <w:rFonts w:ascii="Times New Roman" w:hAnsi="Times New Roman"/>
          <w:sz w:val="24"/>
          <w:szCs w:val="24"/>
        </w:rPr>
        <w:t>,</w:t>
      </w:r>
      <w:r w:rsidR="002D602A" w:rsidRPr="00D60B8C">
        <w:rPr>
          <w:rFonts w:ascii="Times New Roman" w:hAnsi="Times New Roman"/>
          <w:sz w:val="24"/>
          <w:szCs w:val="24"/>
        </w:rPr>
        <w:t xml:space="preserve"> pela sua benevolência para conosco em todo o tempo e a Jesus Cristo</w:t>
      </w:r>
      <w:r w:rsidRPr="00D60B8C">
        <w:rPr>
          <w:rFonts w:ascii="Times New Roman" w:hAnsi="Times New Roman"/>
          <w:sz w:val="24"/>
          <w:szCs w:val="24"/>
        </w:rPr>
        <w:t xml:space="preserve"> ressurreto </w:t>
      </w:r>
      <w:r w:rsidR="002D602A" w:rsidRPr="00D60B8C">
        <w:rPr>
          <w:rFonts w:ascii="Times New Roman" w:hAnsi="Times New Roman"/>
          <w:sz w:val="24"/>
          <w:szCs w:val="24"/>
        </w:rPr>
        <w:t>pela sua ret</w:t>
      </w:r>
      <w:r w:rsidR="00D60B8C">
        <w:rPr>
          <w:rFonts w:ascii="Times New Roman" w:hAnsi="Times New Roman"/>
          <w:sz w:val="24"/>
          <w:szCs w:val="24"/>
        </w:rPr>
        <w:t>órica de amor à</w:t>
      </w:r>
      <w:r w:rsidR="002D602A" w:rsidRPr="00D60B8C">
        <w:rPr>
          <w:rFonts w:ascii="Times New Roman" w:hAnsi="Times New Roman"/>
          <w:sz w:val="24"/>
          <w:szCs w:val="24"/>
        </w:rPr>
        <w:t xml:space="preserve"> raça humana</w:t>
      </w:r>
      <w:r w:rsidR="00D60B8C">
        <w:rPr>
          <w:rFonts w:ascii="Times New Roman" w:hAnsi="Times New Roman"/>
          <w:sz w:val="24"/>
          <w:szCs w:val="24"/>
        </w:rPr>
        <w:t>,</w:t>
      </w:r>
      <w:r w:rsidR="002D602A" w:rsidRPr="00D60B8C">
        <w:rPr>
          <w:rFonts w:ascii="Times New Roman" w:hAnsi="Times New Roman"/>
          <w:sz w:val="24"/>
          <w:szCs w:val="24"/>
        </w:rPr>
        <w:t xml:space="preserve"> intercedendo a Deus por nós.</w:t>
      </w:r>
    </w:p>
    <w:p w:rsidR="000979A6" w:rsidRPr="00D60B8C" w:rsidRDefault="000979A6" w:rsidP="00D60B8C">
      <w:pPr>
        <w:autoSpaceDE w:val="0"/>
        <w:autoSpaceDN w:val="0"/>
        <w:adjustRightInd w:val="0"/>
        <w:spacing w:after="0" w:line="360" w:lineRule="auto"/>
        <w:ind w:firstLine="708"/>
        <w:jc w:val="both"/>
        <w:rPr>
          <w:rFonts w:ascii="Times New Roman" w:hAnsi="Times New Roman"/>
          <w:sz w:val="24"/>
          <w:szCs w:val="24"/>
        </w:rPr>
      </w:pPr>
      <w:r w:rsidRPr="00D60B8C">
        <w:rPr>
          <w:rFonts w:ascii="Times New Roman" w:hAnsi="Times New Roman"/>
          <w:sz w:val="24"/>
          <w:szCs w:val="24"/>
        </w:rPr>
        <w:t>Ao nosso professor e orientador Fabian</w:t>
      </w:r>
      <w:r w:rsidR="00507EC8" w:rsidRPr="00D60B8C">
        <w:rPr>
          <w:rFonts w:ascii="Times New Roman" w:hAnsi="Times New Roman"/>
          <w:sz w:val="24"/>
          <w:szCs w:val="24"/>
        </w:rPr>
        <w:t xml:space="preserve"> Martins da Silva</w:t>
      </w:r>
      <w:r w:rsidRPr="00D60B8C">
        <w:rPr>
          <w:rFonts w:ascii="Times New Roman" w:hAnsi="Times New Roman"/>
          <w:sz w:val="24"/>
          <w:szCs w:val="24"/>
        </w:rPr>
        <w:t>, pelo apoio e auxilio nas dúvidas e revisões ao longo do desenvolvimento do trabalho.</w:t>
      </w:r>
    </w:p>
    <w:p w:rsidR="000979A6" w:rsidRDefault="000979A6" w:rsidP="00D60B8C">
      <w:pPr>
        <w:autoSpaceDE w:val="0"/>
        <w:autoSpaceDN w:val="0"/>
        <w:adjustRightInd w:val="0"/>
        <w:spacing w:after="0" w:line="360" w:lineRule="auto"/>
        <w:ind w:firstLine="708"/>
        <w:jc w:val="both"/>
        <w:rPr>
          <w:rFonts w:ascii="Times New Roman" w:hAnsi="Times New Roman"/>
          <w:sz w:val="24"/>
          <w:szCs w:val="24"/>
        </w:rPr>
      </w:pPr>
      <w:r w:rsidRPr="00D60B8C">
        <w:rPr>
          <w:rFonts w:ascii="Times New Roman" w:hAnsi="Times New Roman"/>
          <w:sz w:val="24"/>
          <w:szCs w:val="24"/>
        </w:rPr>
        <w:t>Aos professores César Caetano e Reinaldo Burian</w:t>
      </w:r>
      <w:r w:rsidR="00D60B8C">
        <w:rPr>
          <w:rFonts w:ascii="Times New Roman" w:hAnsi="Times New Roman"/>
          <w:sz w:val="24"/>
          <w:szCs w:val="24"/>
        </w:rPr>
        <w:t>,</w:t>
      </w:r>
      <w:r w:rsidRPr="00D60B8C">
        <w:rPr>
          <w:rFonts w:ascii="Times New Roman" w:hAnsi="Times New Roman"/>
          <w:sz w:val="24"/>
          <w:szCs w:val="24"/>
        </w:rPr>
        <w:t xml:space="preserve"> pela confiança transmitida no </w:t>
      </w:r>
      <w:r w:rsidR="003B3B44" w:rsidRPr="00D60B8C">
        <w:rPr>
          <w:rFonts w:ascii="Times New Roman" w:hAnsi="Times New Roman"/>
          <w:sz w:val="24"/>
          <w:szCs w:val="24"/>
        </w:rPr>
        <w:t>início</w:t>
      </w:r>
      <w:r w:rsidRPr="00D60B8C">
        <w:rPr>
          <w:rFonts w:ascii="Times New Roman" w:hAnsi="Times New Roman"/>
          <w:sz w:val="24"/>
          <w:szCs w:val="24"/>
        </w:rPr>
        <w:t xml:space="preserve"> do trabalho.</w:t>
      </w:r>
    </w:p>
    <w:p w:rsidR="009F6507" w:rsidRPr="00D60B8C" w:rsidRDefault="009F6507" w:rsidP="00D60B8C">
      <w:pPr>
        <w:autoSpaceDE w:val="0"/>
        <w:autoSpaceDN w:val="0"/>
        <w:adjustRightInd w:val="0"/>
        <w:spacing w:after="0" w:line="360" w:lineRule="auto"/>
        <w:ind w:firstLine="708"/>
        <w:jc w:val="both"/>
        <w:rPr>
          <w:rFonts w:ascii="Times New Roman" w:hAnsi="Times New Roman"/>
          <w:sz w:val="24"/>
          <w:szCs w:val="24"/>
        </w:rPr>
      </w:pPr>
      <w:r>
        <w:rPr>
          <w:rFonts w:ascii="Times New Roman" w:hAnsi="Times New Roman"/>
          <w:sz w:val="24"/>
          <w:szCs w:val="24"/>
        </w:rPr>
        <w:t>A Daniela Baroni, por todas as revisões feitas durante o desenvolvimento da monografia.</w:t>
      </w:r>
    </w:p>
    <w:p w:rsidR="000979A6" w:rsidRPr="00D60B8C" w:rsidRDefault="0011221E" w:rsidP="00D60B8C">
      <w:pPr>
        <w:autoSpaceDE w:val="0"/>
        <w:autoSpaceDN w:val="0"/>
        <w:adjustRightInd w:val="0"/>
        <w:spacing w:after="0" w:line="360" w:lineRule="auto"/>
        <w:ind w:firstLine="708"/>
        <w:jc w:val="both"/>
        <w:rPr>
          <w:rFonts w:ascii="Times New Roman" w:hAnsi="Times New Roman"/>
          <w:sz w:val="24"/>
          <w:szCs w:val="24"/>
        </w:rPr>
      </w:pPr>
      <w:r w:rsidRPr="00D60B8C">
        <w:rPr>
          <w:rFonts w:ascii="Times New Roman" w:hAnsi="Times New Roman"/>
          <w:sz w:val="24"/>
          <w:szCs w:val="24"/>
        </w:rPr>
        <w:t>Aos nossos pa</w:t>
      </w:r>
      <w:r w:rsidR="00D60B8C">
        <w:rPr>
          <w:rFonts w:ascii="Times New Roman" w:hAnsi="Times New Roman"/>
          <w:sz w:val="24"/>
          <w:szCs w:val="24"/>
        </w:rPr>
        <w:t>is, familiares, companheiras e amigos,</w:t>
      </w:r>
      <w:r w:rsidRPr="00D60B8C">
        <w:rPr>
          <w:rFonts w:ascii="Times New Roman" w:hAnsi="Times New Roman"/>
          <w:sz w:val="24"/>
          <w:szCs w:val="24"/>
        </w:rPr>
        <w:t xml:space="preserve"> </w:t>
      </w:r>
      <w:r w:rsidR="000979A6" w:rsidRPr="00D60B8C">
        <w:rPr>
          <w:rFonts w:ascii="Times New Roman" w:hAnsi="Times New Roman"/>
          <w:sz w:val="24"/>
          <w:szCs w:val="24"/>
        </w:rPr>
        <w:t>pela paciência e apoio para a conclusão do trabalho.</w:t>
      </w:r>
    </w:p>
    <w:p w:rsidR="003777ED" w:rsidRDefault="000979A6" w:rsidP="00D60B8C">
      <w:pPr>
        <w:spacing w:line="240" w:lineRule="auto"/>
        <w:jc w:val="both"/>
        <w:rPr>
          <w:rFonts w:ascii="Times New Roman" w:hAnsi="Times New Roman"/>
          <w:sz w:val="24"/>
          <w:szCs w:val="24"/>
        </w:rPr>
        <w:sectPr w:rsidR="003777ED" w:rsidSect="004A4084">
          <w:pgSz w:w="11906" w:h="16838"/>
          <w:pgMar w:top="1701" w:right="1134" w:bottom="1134" w:left="1701" w:header="709" w:footer="709" w:gutter="0"/>
          <w:cols w:space="708"/>
          <w:titlePg/>
          <w:docGrid w:linePitch="360"/>
        </w:sectPr>
      </w:pPr>
      <w:r w:rsidRPr="00D60B8C">
        <w:rPr>
          <w:rFonts w:ascii="Times New Roman" w:hAnsi="Times New Roman"/>
          <w:sz w:val="24"/>
          <w:szCs w:val="24"/>
        </w:rPr>
        <w:br w:type="page"/>
      </w:r>
    </w:p>
    <w:p w:rsidR="000979A6" w:rsidRPr="00D60B8C" w:rsidRDefault="000979A6" w:rsidP="00D60B8C">
      <w:pPr>
        <w:spacing w:line="240" w:lineRule="auto"/>
        <w:jc w:val="both"/>
        <w:rPr>
          <w:rFonts w:ascii="Times New Roman"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111F6D" w:rsidRPr="00D60B8C" w:rsidRDefault="00111F6D" w:rsidP="00D60B8C">
      <w:pPr>
        <w:autoSpaceDE w:val="0"/>
        <w:autoSpaceDN w:val="0"/>
        <w:adjustRightInd w:val="0"/>
        <w:spacing w:after="0" w:line="240" w:lineRule="auto"/>
        <w:jc w:val="both"/>
        <w:rPr>
          <w:rFonts w:ascii="Times New Roman" w:eastAsiaTheme="minorHAnsi" w:hAnsi="Times New Roman"/>
          <w:sz w:val="24"/>
          <w:szCs w:val="24"/>
        </w:rPr>
      </w:pPr>
    </w:p>
    <w:p w:rsidR="00111F6D" w:rsidRPr="00D60B8C" w:rsidRDefault="00111F6D" w:rsidP="00D60B8C">
      <w:pPr>
        <w:autoSpaceDE w:val="0"/>
        <w:autoSpaceDN w:val="0"/>
        <w:adjustRightInd w:val="0"/>
        <w:spacing w:after="0" w:line="240" w:lineRule="auto"/>
        <w:jc w:val="both"/>
        <w:rPr>
          <w:rFonts w:ascii="Times New Roman" w:eastAsiaTheme="minorHAnsi" w:hAnsi="Times New Roman"/>
          <w:sz w:val="24"/>
          <w:szCs w:val="24"/>
        </w:rPr>
      </w:pPr>
    </w:p>
    <w:p w:rsidR="00111F6D" w:rsidRPr="00D60B8C" w:rsidRDefault="00111F6D" w:rsidP="00D60B8C">
      <w:pPr>
        <w:autoSpaceDE w:val="0"/>
        <w:autoSpaceDN w:val="0"/>
        <w:adjustRightInd w:val="0"/>
        <w:spacing w:after="0" w:line="240" w:lineRule="auto"/>
        <w:jc w:val="both"/>
        <w:rPr>
          <w:rFonts w:ascii="Times New Roman" w:eastAsiaTheme="minorHAnsi" w:hAnsi="Times New Roman"/>
          <w:sz w:val="24"/>
          <w:szCs w:val="24"/>
        </w:rPr>
      </w:pPr>
    </w:p>
    <w:p w:rsidR="00111F6D" w:rsidRPr="00D60B8C" w:rsidRDefault="00111F6D" w:rsidP="00D60B8C">
      <w:pPr>
        <w:autoSpaceDE w:val="0"/>
        <w:autoSpaceDN w:val="0"/>
        <w:adjustRightInd w:val="0"/>
        <w:spacing w:after="0" w:line="240" w:lineRule="auto"/>
        <w:jc w:val="both"/>
        <w:rPr>
          <w:rFonts w:ascii="Times New Roman" w:eastAsiaTheme="minorHAnsi" w:hAnsi="Times New Roman"/>
          <w:sz w:val="24"/>
          <w:szCs w:val="24"/>
        </w:rPr>
      </w:pPr>
    </w:p>
    <w:p w:rsidR="00111F6D" w:rsidRPr="00D60B8C" w:rsidRDefault="00111F6D" w:rsidP="00D60B8C">
      <w:pPr>
        <w:autoSpaceDE w:val="0"/>
        <w:autoSpaceDN w:val="0"/>
        <w:adjustRightInd w:val="0"/>
        <w:spacing w:after="0" w:line="240" w:lineRule="auto"/>
        <w:jc w:val="both"/>
        <w:rPr>
          <w:rFonts w:ascii="Times New Roman" w:eastAsiaTheme="minorHAnsi" w:hAnsi="Times New Roman"/>
          <w:sz w:val="24"/>
          <w:szCs w:val="24"/>
        </w:rPr>
      </w:pPr>
    </w:p>
    <w:p w:rsidR="00111F6D" w:rsidRPr="00D60B8C" w:rsidRDefault="00111F6D" w:rsidP="00D60B8C">
      <w:pPr>
        <w:autoSpaceDE w:val="0"/>
        <w:autoSpaceDN w:val="0"/>
        <w:adjustRightInd w:val="0"/>
        <w:spacing w:after="0" w:line="240" w:lineRule="auto"/>
        <w:jc w:val="both"/>
        <w:rPr>
          <w:rFonts w:ascii="Times New Roman" w:eastAsiaTheme="minorHAnsi" w:hAnsi="Times New Roman"/>
          <w:sz w:val="24"/>
          <w:szCs w:val="24"/>
        </w:rPr>
      </w:pPr>
    </w:p>
    <w:p w:rsidR="00111F6D" w:rsidRPr="00D60B8C" w:rsidRDefault="00111F6D" w:rsidP="00D60B8C">
      <w:pPr>
        <w:autoSpaceDE w:val="0"/>
        <w:autoSpaceDN w:val="0"/>
        <w:adjustRightInd w:val="0"/>
        <w:spacing w:after="0" w:line="240" w:lineRule="auto"/>
        <w:jc w:val="both"/>
        <w:rPr>
          <w:rFonts w:ascii="Times New Roman" w:eastAsiaTheme="minorHAnsi" w:hAnsi="Times New Roman"/>
          <w:sz w:val="24"/>
          <w:szCs w:val="24"/>
        </w:rPr>
      </w:pPr>
    </w:p>
    <w:p w:rsidR="00111F6D" w:rsidRPr="00D60B8C" w:rsidRDefault="00111F6D" w:rsidP="00D60B8C">
      <w:pPr>
        <w:autoSpaceDE w:val="0"/>
        <w:autoSpaceDN w:val="0"/>
        <w:adjustRightInd w:val="0"/>
        <w:spacing w:after="0" w:line="240" w:lineRule="auto"/>
        <w:jc w:val="both"/>
        <w:rPr>
          <w:rFonts w:ascii="Times New Roman" w:eastAsiaTheme="minorHAnsi" w:hAnsi="Times New Roman"/>
          <w:sz w:val="24"/>
          <w:szCs w:val="24"/>
        </w:rPr>
      </w:pPr>
    </w:p>
    <w:p w:rsidR="00111F6D" w:rsidRPr="00D60B8C" w:rsidRDefault="00111F6D" w:rsidP="00D60B8C">
      <w:pPr>
        <w:autoSpaceDE w:val="0"/>
        <w:autoSpaceDN w:val="0"/>
        <w:adjustRightInd w:val="0"/>
        <w:spacing w:after="0" w:line="240" w:lineRule="auto"/>
        <w:jc w:val="both"/>
        <w:rPr>
          <w:rFonts w:ascii="Times New Roman" w:eastAsiaTheme="minorHAnsi" w:hAnsi="Times New Roman"/>
          <w:sz w:val="24"/>
          <w:szCs w:val="24"/>
        </w:rPr>
      </w:pPr>
    </w:p>
    <w:p w:rsidR="00111F6D" w:rsidRPr="00D60B8C" w:rsidRDefault="00111F6D" w:rsidP="00D60B8C">
      <w:pPr>
        <w:autoSpaceDE w:val="0"/>
        <w:autoSpaceDN w:val="0"/>
        <w:adjustRightInd w:val="0"/>
        <w:spacing w:after="0" w:line="240" w:lineRule="auto"/>
        <w:jc w:val="both"/>
        <w:rPr>
          <w:rFonts w:ascii="Times New Roman" w:eastAsiaTheme="minorHAnsi" w:hAnsi="Times New Roman"/>
          <w:sz w:val="24"/>
          <w:szCs w:val="24"/>
        </w:rPr>
      </w:pPr>
    </w:p>
    <w:p w:rsidR="00111F6D" w:rsidRPr="00D60B8C" w:rsidRDefault="00111F6D" w:rsidP="00D60B8C">
      <w:pPr>
        <w:autoSpaceDE w:val="0"/>
        <w:autoSpaceDN w:val="0"/>
        <w:adjustRightInd w:val="0"/>
        <w:spacing w:after="0" w:line="240" w:lineRule="auto"/>
        <w:jc w:val="both"/>
        <w:rPr>
          <w:rFonts w:ascii="Times New Roman" w:eastAsiaTheme="minorHAnsi" w:hAnsi="Times New Roman"/>
          <w:sz w:val="24"/>
          <w:szCs w:val="24"/>
        </w:rPr>
      </w:pPr>
    </w:p>
    <w:p w:rsidR="00111F6D" w:rsidRPr="00D60B8C" w:rsidRDefault="00111F6D" w:rsidP="00D60B8C">
      <w:pPr>
        <w:autoSpaceDE w:val="0"/>
        <w:autoSpaceDN w:val="0"/>
        <w:adjustRightInd w:val="0"/>
        <w:spacing w:after="0" w:line="240" w:lineRule="auto"/>
        <w:jc w:val="both"/>
        <w:rPr>
          <w:rFonts w:ascii="Times New Roman" w:eastAsiaTheme="minorHAnsi" w:hAnsi="Times New Roman"/>
          <w:sz w:val="24"/>
          <w:szCs w:val="24"/>
        </w:rPr>
      </w:pPr>
    </w:p>
    <w:p w:rsidR="00111F6D" w:rsidRPr="00D60B8C" w:rsidRDefault="00111F6D"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ind w:left="4253"/>
        <w:jc w:val="both"/>
        <w:rPr>
          <w:rFonts w:ascii="Times New Roman" w:eastAsiaTheme="minorHAnsi" w:hAnsi="Times New Roman"/>
          <w:sz w:val="24"/>
          <w:szCs w:val="24"/>
        </w:rPr>
      </w:pPr>
      <w:r w:rsidRPr="00D60B8C">
        <w:rPr>
          <w:rFonts w:ascii="Times New Roman" w:eastAsiaTheme="minorHAnsi" w:hAnsi="Times New Roman"/>
          <w:sz w:val="24"/>
          <w:szCs w:val="24"/>
        </w:rPr>
        <w:t>“Perseguir seus objetivos é como montar um</w:t>
      </w:r>
      <w:r w:rsidR="00D60B8C">
        <w:rPr>
          <w:rFonts w:ascii="Times New Roman" w:eastAsiaTheme="minorHAnsi" w:hAnsi="Times New Roman"/>
          <w:sz w:val="24"/>
          <w:szCs w:val="24"/>
        </w:rPr>
        <w:t xml:space="preserve"> </w:t>
      </w:r>
      <w:r w:rsidRPr="00D60B8C">
        <w:rPr>
          <w:rFonts w:ascii="Times New Roman" w:eastAsiaTheme="minorHAnsi" w:hAnsi="Times New Roman"/>
          <w:sz w:val="24"/>
          <w:szCs w:val="24"/>
        </w:rPr>
        <w:t>quebra-cabeça. É preciso trabalhar pedaço por</w:t>
      </w:r>
      <w:r w:rsidR="00D60B8C">
        <w:rPr>
          <w:rFonts w:ascii="Times New Roman" w:eastAsiaTheme="minorHAnsi" w:hAnsi="Times New Roman"/>
          <w:sz w:val="24"/>
          <w:szCs w:val="24"/>
        </w:rPr>
        <w:t xml:space="preserve"> </w:t>
      </w:r>
      <w:r w:rsidRPr="00D60B8C">
        <w:rPr>
          <w:rFonts w:ascii="Times New Roman" w:eastAsiaTheme="minorHAnsi" w:hAnsi="Times New Roman"/>
          <w:sz w:val="24"/>
          <w:szCs w:val="24"/>
        </w:rPr>
        <w:t>pedaço para atingir o resultado final.”</w:t>
      </w:r>
    </w:p>
    <w:p w:rsidR="003777ED" w:rsidRDefault="000979A6" w:rsidP="00D60B8C">
      <w:pPr>
        <w:autoSpaceDE w:val="0"/>
        <w:autoSpaceDN w:val="0"/>
        <w:adjustRightInd w:val="0"/>
        <w:spacing w:after="0" w:line="240" w:lineRule="auto"/>
        <w:ind w:left="4253"/>
        <w:jc w:val="both"/>
        <w:rPr>
          <w:rFonts w:ascii="Times New Roman" w:eastAsiaTheme="minorHAnsi" w:hAnsi="Times New Roman"/>
          <w:b/>
          <w:sz w:val="24"/>
          <w:szCs w:val="24"/>
        </w:rPr>
        <w:sectPr w:rsidR="003777ED" w:rsidSect="004A4084">
          <w:pgSz w:w="11906" w:h="16838"/>
          <w:pgMar w:top="1701" w:right="1134" w:bottom="1134" w:left="1701" w:header="709" w:footer="709" w:gutter="0"/>
          <w:cols w:space="708"/>
          <w:titlePg/>
          <w:docGrid w:linePitch="360"/>
        </w:sectPr>
      </w:pPr>
      <w:r w:rsidRPr="00D60B8C">
        <w:rPr>
          <w:rFonts w:ascii="Times New Roman" w:eastAsiaTheme="minorHAnsi" w:hAnsi="Times New Roman"/>
          <w:sz w:val="24"/>
          <w:szCs w:val="24"/>
        </w:rPr>
        <w:t>David Niven</w:t>
      </w:r>
      <w:r w:rsidR="00111F6D" w:rsidRPr="00D60B8C">
        <w:rPr>
          <w:rFonts w:ascii="Times New Roman" w:eastAsiaTheme="minorHAnsi" w:hAnsi="Times New Roman"/>
          <w:b/>
          <w:sz w:val="24"/>
          <w:szCs w:val="24"/>
        </w:rPr>
        <w:br w:type="page"/>
      </w:r>
    </w:p>
    <w:p w:rsidR="00111F6D" w:rsidRPr="00D60B8C" w:rsidRDefault="00F04140" w:rsidP="003777ED">
      <w:pPr>
        <w:autoSpaceDE w:val="0"/>
        <w:autoSpaceDN w:val="0"/>
        <w:adjustRightInd w:val="0"/>
        <w:spacing w:after="0" w:line="240" w:lineRule="auto"/>
        <w:ind w:firstLine="708"/>
        <w:jc w:val="both"/>
        <w:rPr>
          <w:rFonts w:ascii="Times New Roman" w:eastAsiaTheme="minorHAnsi" w:hAnsi="Times New Roman"/>
          <w:b/>
          <w:sz w:val="24"/>
          <w:szCs w:val="24"/>
        </w:rPr>
      </w:pPr>
      <w:r w:rsidRPr="00D60B8C">
        <w:rPr>
          <w:rFonts w:ascii="Times New Roman" w:eastAsiaTheme="minorHAnsi" w:hAnsi="Times New Roman"/>
          <w:b/>
          <w:sz w:val="24"/>
          <w:szCs w:val="24"/>
        </w:rPr>
        <w:lastRenderedPageBreak/>
        <w:t>RESUMO</w:t>
      </w:r>
    </w:p>
    <w:p w:rsidR="00111F6D" w:rsidRPr="00D60B8C" w:rsidRDefault="00111F6D" w:rsidP="00D60B8C">
      <w:pPr>
        <w:autoSpaceDE w:val="0"/>
        <w:autoSpaceDN w:val="0"/>
        <w:adjustRightInd w:val="0"/>
        <w:spacing w:after="0" w:line="240" w:lineRule="auto"/>
        <w:jc w:val="both"/>
        <w:rPr>
          <w:rFonts w:ascii="Times New Roman" w:eastAsiaTheme="minorHAnsi" w:hAnsi="Times New Roman"/>
          <w:b/>
          <w:sz w:val="24"/>
          <w:szCs w:val="24"/>
        </w:rPr>
      </w:pPr>
    </w:p>
    <w:p w:rsidR="009F12C7" w:rsidRDefault="009F12C7" w:rsidP="00736820">
      <w:pPr>
        <w:pStyle w:val="ecxmsonormal"/>
        <w:shd w:val="clear" w:color="auto" w:fill="FFFFFF"/>
        <w:spacing w:line="360" w:lineRule="auto"/>
        <w:ind w:firstLine="708"/>
        <w:jc w:val="both"/>
        <w:rPr>
          <w:color w:val="2A2A2A"/>
        </w:rPr>
      </w:pPr>
    </w:p>
    <w:p w:rsidR="002177F8" w:rsidRDefault="009F12C7" w:rsidP="009F12C7">
      <w:pPr>
        <w:pStyle w:val="ecxmsonormal"/>
        <w:shd w:val="clear" w:color="auto" w:fill="FFFFFF"/>
        <w:spacing w:line="360" w:lineRule="auto"/>
        <w:ind w:firstLine="708"/>
        <w:jc w:val="both"/>
        <w:rPr>
          <w:color w:val="2A2A2A"/>
        </w:rPr>
      </w:pPr>
      <w:r>
        <w:rPr>
          <w:color w:val="2A2A2A"/>
        </w:rPr>
        <w:t xml:space="preserve">Atualmente, em pleno século XXI, a visionária geração Y, que defende fielmente a tecnologia em prol da humanidade para uma melhor qualidade de vida, procura evitar inúmeras atividades repetitivas e desnecessárias. No entanto, um problema que parece piorar, apesar da tecnologia atual, encontra-se nas filas que são formadas nos lugares públicos. Tendo isso em vista, nosso trabalho tem por objetivo </w:t>
      </w:r>
      <w:r w:rsidRPr="00FD47DB">
        <w:rPr>
          <w:i/>
          <w:color w:val="2A2A2A"/>
        </w:rPr>
        <w:t>eliminar</w:t>
      </w:r>
      <w:r>
        <w:rPr>
          <w:color w:val="2A2A2A"/>
        </w:rPr>
        <w:t xml:space="preserve"> excessos de filas físicas desnecessárias em parques de diversão, não obrigando o cliente a ficar parado esperando numa fila incômoda e perdendo tempo. Apesar das inúmeras opções para a aplicação deste projeto, optamos pelos parques devido ao fato de as pessoas sentirem-se ainda mais insatisfeitas quando precisam esperar em filas não só na hora cumprir obrigações, mas também na hora do lazer. Portanto, através de uma sistemática a primeira vista bem simples, propomos uma solução que envolve logística, mobilidade, controle de usuários etc. para que sejam construídas filas virtuais. Este trabalho mostrará se é possível permitir que o cliente usufrua de outras atividades do parque, tais como shows, teatros e cinemas e que até mesmo consuma mais enquanto espera sua vez em algum brinquedo.</w:t>
      </w:r>
    </w:p>
    <w:p w:rsidR="009F12C7" w:rsidRDefault="009F12C7" w:rsidP="009F12C7">
      <w:pPr>
        <w:pStyle w:val="ecxmsonormal"/>
        <w:shd w:val="clear" w:color="auto" w:fill="FFFFFF"/>
        <w:spacing w:line="360" w:lineRule="auto"/>
        <w:ind w:firstLine="708"/>
        <w:jc w:val="both"/>
        <w:rPr>
          <w:color w:val="2A2A2A"/>
        </w:rPr>
      </w:pPr>
    </w:p>
    <w:p w:rsidR="00470A7A" w:rsidRPr="00D60B8C" w:rsidRDefault="00111F6D" w:rsidP="00D60B8C">
      <w:pPr>
        <w:jc w:val="both"/>
        <w:rPr>
          <w:rFonts w:ascii="Times New Roman" w:hAnsi="Times New Roman"/>
          <w:sz w:val="24"/>
          <w:szCs w:val="24"/>
        </w:rPr>
      </w:pPr>
      <w:r w:rsidRPr="00D60B8C">
        <w:rPr>
          <w:rFonts w:ascii="Times New Roman" w:eastAsiaTheme="minorHAnsi" w:hAnsi="Times New Roman"/>
          <w:sz w:val="24"/>
          <w:szCs w:val="24"/>
        </w:rPr>
        <w:t xml:space="preserve">Palavras-chave: </w:t>
      </w:r>
      <w:r w:rsidR="00470A7A" w:rsidRPr="00D60B8C">
        <w:rPr>
          <w:rFonts w:ascii="Times New Roman" w:hAnsi="Times New Roman"/>
          <w:sz w:val="24"/>
          <w:szCs w:val="24"/>
        </w:rPr>
        <w:t>fila, cliente, tempo, parque de diversão</w:t>
      </w:r>
    </w:p>
    <w:p w:rsidR="003777ED" w:rsidRDefault="00F04140" w:rsidP="00D60B8C">
      <w:pPr>
        <w:autoSpaceDE w:val="0"/>
        <w:autoSpaceDN w:val="0"/>
        <w:adjustRightInd w:val="0"/>
        <w:spacing w:after="0" w:line="240" w:lineRule="auto"/>
        <w:jc w:val="both"/>
        <w:rPr>
          <w:rFonts w:ascii="Times New Roman" w:eastAsiaTheme="minorHAnsi" w:hAnsi="Times New Roman"/>
          <w:b/>
          <w:sz w:val="24"/>
          <w:szCs w:val="24"/>
        </w:rPr>
        <w:sectPr w:rsidR="003777ED" w:rsidSect="004A4084">
          <w:pgSz w:w="11906" w:h="16838"/>
          <w:pgMar w:top="1701" w:right="1134" w:bottom="1134" w:left="1701" w:header="709" w:footer="709" w:gutter="0"/>
          <w:cols w:space="708"/>
          <w:titlePg/>
          <w:docGrid w:linePitch="360"/>
        </w:sectPr>
      </w:pPr>
      <w:r w:rsidRPr="00D60B8C">
        <w:rPr>
          <w:rFonts w:ascii="Times New Roman" w:eastAsiaTheme="minorHAnsi" w:hAnsi="Times New Roman"/>
          <w:b/>
          <w:sz w:val="24"/>
          <w:szCs w:val="24"/>
        </w:rPr>
        <w:br w:type="page"/>
      </w:r>
    </w:p>
    <w:p w:rsidR="00F04140" w:rsidRPr="00C07313" w:rsidRDefault="00F04140" w:rsidP="00D60B8C">
      <w:pPr>
        <w:autoSpaceDE w:val="0"/>
        <w:autoSpaceDN w:val="0"/>
        <w:adjustRightInd w:val="0"/>
        <w:spacing w:after="0" w:line="240" w:lineRule="auto"/>
        <w:ind w:firstLine="708"/>
        <w:jc w:val="both"/>
        <w:rPr>
          <w:rFonts w:ascii="Times New Roman" w:eastAsiaTheme="minorHAnsi" w:hAnsi="Times New Roman"/>
          <w:b/>
          <w:sz w:val="24"/>
          <w:szCs w:val="24"/>
          <w:lang w:val="en-US"/>
        </w:rPr>
      </w:pPr>
      <w:r w:rsidRPr="00C07313">
        <w:rPr>
          <w:rFonts w:ascii="Times New Roman" w:eastAsiaTheme="minorHAnsi" w:hAnsi="Times New Roman"/>
          <w:b/>
          <w:sz w:val="24"/>
          <w:szCs w:val="24"/>
          <w:lang w:val="en-US"/>
        </w:rPr>
        <w:lastRenderedPageBreak/>
        <w:t>ABSTRACT</w:t>
      </w:r>
    </w:p>
    <w:p w:rsidR="00111F6D" w:rsidRPr="00C07313" w:rsidRDefault="00111F6D" w:rsidP="00D60B8C">
      <w:pPr>
        <w:autoSpaceDE w:val="0"/>
        <w:autoSpaceDN w:val="0"/>
        <w:adjustRightInd w:val="0"/>
        <w:spacing w:after="0" w:line="240" w:lineRule="auto"/>
        <w:jc w:val="both"/>
        <w:rPr>
          <w:rFonts w:ascii="Times New Roman" w:eastAsiaTheme="minorHAnsi" w:hAnsi="Times New Roman"/>
          <w:b/>
          <w:sz w:val="24"/>
          <w:szCs w:val="24"/>
          <w:lang w:val="en-US"/>
        </w:rPr>
      </w:pPr>
    </w:p>
    <w:p w:rsidR="00D1719A" w:rsidRDefault="00D1719A" w:rsidP="00D60B8C">
      <w:pPr>
        <w:pStyle w:val="ecxmsonormal"/>
        <w:shd w:val="clear" w:color="auto" w:fill="FFFFFF"/>
        <w:spacing w:line="360" w:lineRule="auto"/>
        <w:ind w:firstLine="708"/>
        <w:jc w:val="both"/>
        <w:rPr>
          <w:color w:val="2A2A2A"/>
          <w:lang w:val="en-US"/>
        </w:rPr>
      </w:pPr>
    </w:p>
    <w:p w:rsidR="009F12C7" w:rsidRPr="00C00053" w:rsidRDefault="009F12C7" w:rsidP="009F12C7">
      <w:pPr>
        <w:autoSpaceDE w:val="0"/>
        <w:autoSpaceDN w:val="0"/>
        <w:adjustRightInd w:val="0"/>
        <w:spacing w:after="0" w:line="360" w:lineRule="auto"/>
        <w:ind w:firstLine="708"/>
        <w:jc w:val="both"/>
        <w:rPr>
          <w:rFonts w:ascii="Times New Roman" w:eastAsiaTheme="minorHAnsi" w:hAnsi="Times New Roman"/>
          <w:sz w:val="24"/>
          <w:szCs w:val="24"/>
          <w:lang w:val="en-US"/>
        </w:rPr>
      </w:pPr>
      <w:r w:rsidRPr="00C22A3D">
        <w:rPr>
          <w:rFonts w:ascii="Times New Roman" w:eastAsiaTheme="minorHAnsi" w:hAnsi="Times New Roman"/>
          <w:sz w:val="24"/>
          <w:szCs w:val="24"/>
          <w:lang w:val="en-US"/>
        </w:rPr>
        <w:t>Nowadays</w:t>
      </w:r>
      <w:r>
        <w:rPr>
          <w:rFonts w:ascii="Times New Roman" w:eastAsiaTheme="minorHAnsi" w:hAnsi="Times New Roman"/>
          <w:sz w:val="24"/>
          <w:szCs w:val="24"/>
          <w:lang w:val="en-US"/>
        </w:rPr>
        <w:t>, in the 21</w:t>
      </w:r>
      <w:r w:rsidRPr="00C22A3D">
        <w:rPr>
          <w:rFonts w:ascii="Times New Roman" w:eastAsiaTheme="minorHAnsi" w:hAnsi="Times New Roman"/>
          <w:sz w:val="24"/>
          <w:szCs w:val="24"/>
          <w:vertAlign w:val="superscript"/>
          <w:lang w:val="en-US"/>
        </w:rPr>
        <w:t>st</w:t>
      </w:r>
      <w:r>
        <w:rPr>
          <w:rFonts w:ascii="Times New Roman" w:eastAsiaTheme="minorHAnsi" w:hAnsi="Times New Roman"/>
          <w:sz w:val="24"/>
          <w:szCs w:val="24"/>
          <w:lang w:val="en-US"/>
        </w:rPr>
        <w:t xml:space="preserve"> century, the visionary Y generation, which faithfully defends technology in favor of humanity to a better quality of life, tries to avoid several unnecessary and repetitive activities. However, a problem that seems to get worse, despite the recent technologies, is in the lines formed in public places. Therewith</w:t>
      </w:r>
      <w:r w:rsidRPr="00C00053">
        <w:rPr>
          <w:rFonts w:ascii="Times New Roman" w:eastAsiaTheme="minorHAnsi" w:hAnsi="Times New Roman"/>
          <w:sz w:val="24"/>
          <w:szCs w:val="24"/>
          <w:lang w:val="en-US"/>
        </w:rPr>
        <w:t xml:space="preserve">, this paper has the objective of </w:t>
      </w:r>
      <w:r w:rsidRPr="00C00053">
        <w:rPr>
          <w:rFonts w:ascii="Times New Roman" w:eastAsiaTheme="minorHAnsi" w:hAnsi="Times New Roman"/>
          <w:i/>
          <w:sz w:val="24"/>
          <w:szCs w:val="24"/>
          <w:lang w:val="en-US"/>
        </w:rPr>
        <w:t xml:space="preserve">eliminating </w:t>
      </w:r>
      <w:r w:rsidRPr="00C00053">
        <w:rPr>
          <w:rFonts w:ascii="Times New Roman" w:eastAsiaTheme="minorHAnsi" w:hAnsi="Times New Roman"/>
          <w:sz w:val="24"/>
          <w:szCs w:val="24"/>
          <w:lang w:val="en-US"/>
        </w:rPr>
        <w:t>th</w:t>
      </w:r>
      <w:r>
        <w:rPr>
          <w:rFonts w:ascii="Times New Roman" w:eastAsiaTheme="minorHAnsi" w:hAnsi="Times New Roman"/>
          <w:sz w:val="24"/>
          <w:szCs w:val="24"/>
          <w:lang w:val="en-US"/>
        </w:rPr>
        <w:t>e excess of unnecessary physical lines in amusement parks, without having to oblige the client to stand in lines waiting and wasting time. In spite of the many options for the application of this project, we chose the parks due to the fact that people feel even more unsatisfied when they need to wait in lines not only to run necessary errands, but also to enjoy the leisure time. Therefore, with an apparently simple system, we propose a solution which involves logistics, mobility, users control etc. in order to build virtual lines. This work will show whether is possible to allow clients to enjoy other activities in the park, such as shows, theater and cinemas and even to spend more while they wait for the turn in a ride.</w:t>
      </w:r>
    </w:p>
    <w:p w:rsidR="009F12C7" w:rsidRDefault="009F12C7" w:rsidP="009F12C7">
      <w:pPr>
        <w:pStyle w:val="ecxmsonormal"/>
        <w:shd w:val="clear" w:color="auto" w:fill="FFFFFF"/>
        <w:spacing w:line="360" w:lineRule="auto"/>
        <w:jc w:val="both"/>
        <w:rPr>
          <w:color w:val="2A2A2A"/>
          <w:lang w:val="en-US"/>
        </w:rPr>
      </w:pPr>
    </w:p>
    <w:p w:rsidR="00111F6D" w:rsidRDefault="00111F6D" w:rsidP="009F12C7">
      <w:pPr>
        <w:pStyle w:val="ecxmsonormal"/>
        <w:shd w:val="clear" w:color="auto" w:fill="FFFFFF"/>
        <w:spacing w:line="360" w:lineRule="auto"/>
        <w:jc w:val="both"/>
        <w:rPr>
          <w:color w:val="2A2A2A"/>
          <w:lang w:val="en-US"/>
        </w:rPr>
      </w:pPr>
      <w:r w:rsidRPr="00D60B8C">
        <w:rPr>
          <w:rFonts w:eastAsiaTheme="minorHAnsi"/>
          <w:lang w:val="en-US"/>
        </w:rPr>
        <w:t>Key words:</w:t>
      </w:r>
      <w:r w:rsidR="00D1719A" w:rsidRPr="00D60B8C">
        <w:rPr>
          <w:rFonts w:eastAsiaTheme="minorHAnsi"/>
          <w:lang w:val="en-US"/>
        </w:rPr>
        <w:t xml:space="preserve"> l</w:t>
      </w:r>
      <w:r w:rsidR="00D1719A" w:rsidRPr="00D60B8C">
        <w:rPr>
          <w:color w:val="2A2A2A"/>
          <w:lang w:val="en-US"/>
        </w:rPr>
        <w:t>ine, client, time, amusement park</w:t>
      </w:r>
    </w:p>
    <w:p w:rsidR="003777ED" w:rsidRDefault="003777ED" w:rsidP="009F12C7">
      <w:pPr>
        <w:pStyle w:val="ecxmsonormal"/>
        <w:shd w:val="clear" w:color="auto" w:fill="FFFFFF"/>
        <w:spacing w:line="360" w:lineRule="auto"/>
        <w:jc w:val="both"/>
        <w:rPr>
          <w:rFonts w:eastAsiaTheme="minorHAnsi"/>
          <w:lang w:val="en-US"/>
        </w:rPr>
        <w:sectPr w:rsidR="003777ED" w:rsidSect="004A4084">
          <w:pgSz w:w="11906" w:h="16838"/>
          <w:pgMar w:top="1701" w:right="1134" w:bottom="1134" w:left="1701" w:header="709" w:footer="709" w:gutter="0"/>
          <w:cols w:space="708"/>
          <w:titlePg/>
          <w:docGrid w:linePitch="360"/>
        </w:sectPr>
      </w:pPr>
    </w:p>
    <w:p w:rsidR="001063D9" w:rsidRDefault="00F04140" w:rsidP="00D60B8C">
      <w:pPr>
        <w:autoSpaceDE w:val="0"/>
        <w:autoSpaceDN w:val="0"/>
        <w:adjustRightInd w:val="0"/>
        <w:spacing w:after="0" w:line="360" w:lineRule="auto"/>
        <w:jc w:val="both"/>
        <w:rPr>
          <w:rFonts w:ascii="Times New Roman" w:eastAsiaTheme="minorHAnsi" w:hAnsi="Times New Roman"/>
          <w:b/>
          <w:sz w:val="24"/>
          <w:szCs w:val="24"/>
        </w:rPr>
      </w:pPr>
      <w:r w:rsidRPr="00D60B8C">
        <w:rPr>
          <w:rFonts w:ascii="Times New Roman" w:eastAsiaTheme="minorHAnsi" w:hAnsi="Times New Roman"/>
          <w:b/>
          <w:sz w:val="24"/>
          <w:szCs w:val="24"/>
        </w:rPr>
        <w:lastRenderedPageBreak/>
        <w:t xml:space="preserve">LISTA DE </w:t>
      </w:r>
      <w:r w:rsidR="009D1462" w:rsidRPr="00D60B8C">
        <w:rPr>
          <w:rFonts w:ascii="Times New Roman" w:eastAsiaTheme="minorHAnsi" w:hAnsi="Times New Roman"/>
          <w:b/>
          <w:sz w:val="24"/>
          <w:szCs w:val="24"/>
        </w:rPr>
        <w:t>TABELAS</w:t>
      </w:r>
    </w:p>
    <w:p w:rsidR="00D60B8C" w:rsidRPr="00D60B8C" w:rsidRDefault="00D60B8C" w:rsidP="00D60B8C">
      <w:pPr>
        <w:autoSpaceDE w:val="0"/>
        <w:autoSpaceDN w:val="0"/>
        <w:adjustRightInd w:val="0"/>
        <w:spacing w:after="0" w:line="360" w:lineRule="auto"/>
        <w:jc w:val="both"/>
        <w:rPr>
          <w:rFonts w:ascii="Times New Roman" w:eastAsiaTheme="minorHAnsi" w:hAnsi="Times New Roman"/>
          <w:b/>
          <w:sz w:val="24"/>
          <w:szCs w:val="24"/>
        </w:rPr>
      </w:pPr>
    </w:p>
    <w:p w:rsidR="001063D9" w:rsidRPr="00D60B8C" w:rsidRDefault="001063D9" w:rsidP="00D60B8C">
      <w:pPr>
        <w:autoSpaceDE w:val="0"/>
        <w:autoSpaceDN w:val="0"/>
        <w:adjustRightInd w:val="0"/>
        <w:spacing w:after="0" w:line="360" w:lineRule="auto"/>
        <w:jc w:val="both"/>
        <w:rPr>
          <w:rFonts w:ascii="Times New Roman" w:eastAsiaTheme="minorHAnsi" w:hAnsi="Times New Roman"/>
          <w:sz w:val="24"/>
          <w:szCs w:val="24"/>
        </w:rPr>
      </w:pPr>
    </w:p>
    <w:p w:rsidR="001C71CC" w:rsidRDefault="00E57B07">
      <w:pPr>
        <w:pStyle w:val="ndicedeilustraes"/>
        <w:tabs>
          <w:tab w:val="right" w:leader="dot" w:pos="9061"/>
        </w:tabs>
        <w:rPr>
          <w:rFonts w:asciiTheme="minorHAnsi" w:eastAsiaTheme="minorEastAsia" w:hAnsiTheme="minorHAnsi" w:cstheme="minorBidi"/>
          <w:noProof/>
          <w:sz w:val="22"/>
          <w:lang w:eastAsia="pt-BR"/>
        </w:rPr>
      </w:pPr>
      <w:r w:rsidRPr="00D60B8C">
        <w:rPr>
          <w:rFonts w:eastAsiaTheme="minorHAnsi"/>
          <w:b/>
          <w:szCs w:val="24"/>
        </w:rPr>
        <w:fldChar w:fldCharType="begin"/>
      </w:r>
      <w:r w:rsidR="001328CF" w:rsidRPr="00D60B8C">
        <w:rPr>
          <w:rFonts w:eastAsiaTheme="minorHAnsi"/>
          <w:b/>
          <w:szCs w:val="24"/>
        </w:rPr>
        <w:instrText xml:space="preserve"> TOC \h \z \c "Tabela" </w:instrText>
      </w:r>
      <w:r w:rsidRPr="00D60B8C">
        <w:rPr>
          <w:rFonts w:eastAsiaTheme="minorHAnsi"/>
          <w:b/>
          <w:szCs w:val="24"/>
        </w:rPr>
        <w:fldChar w:fldCharType="separate"/>
      </w:r>
      <w:hyperlink w:anchor="_Toc277710708" w:history="1">
        <w:r w:rsidR="001C71CC" w:rsidRPr="00AC332B">
          <w:rPr>
            <w:rStyle w:val="Hyperlink"/>
            <w:noProof/>
          </w:rPr>
          <w:t>Tabela 1: Média no tempo de espera nas filas</w:t>
        </w:r>
        <w:r w:rsidR="001C71CC">
          <w:rPr>
            <w:noProof/>
            <w:webHidden/>
          </w:rPr>
          <w:tab/>
        </w:r>
        <w:r w:rsidR="001C71CC">
          <w:rPr>
            <w:noProof/>
            <w:webHidden/>
          </w:rPr>
          <w:fldChar w:fldCharType="begin"/>
        </w:r>
        <w:r w:rsidR="001C71CC">
          <w:rPr>
            <w:noProof/>
            <w:webHidden/>
          </w:rPr>
          <w:instrText xml:space="preserve"> PAGEREF _Toc277710708 \h </w:instrText>
        </w:r>
        <w:r w:rsidR="001C71CC">
          <w:rPr>
            <w:noProof/>
            <w:webHidden/>
          </w:rPr>
        </w:r>
        <w:r w:rsidR="001C71CC">
          <w:rPr>
            <w:noProof/>
            <w:webHidden/>
          </w:rPr>
          <w:fldChar w:fldCharType="separate"/>
        </w:r>
        <w:r w:rsidR="001C71CC">
          <w:rPr>
            <w:noProof/>
            <w:webHidden/>
          </w:rPr>
          <w:t>32</w:t>
        </w:r>
        <w:r w:rsidR="001C71CC">
          <w:rPr>
            <w:noProof/>
            <w:webHidden/>
          </w:rPr>
          <w:fldChar w:fldCharType="end"/>
        </w:r>
      </w:hyperlink>
    </w:p>
    <w:p w:rsidR="001C71CC" w:rsidRDefault="001C71CC">
      <w:pPr>
        <w:pStyle w:val="ndicedeilustraes"/>
        <w:tabs>
          <w:tab w:val="right" w:leader="dot" w:pos="9061"/>
        </w:tabs>
        <w:rPr>
          <w:rFonts w:asciiTheme="minorHAnsi" w:eastAsiaTheme="minorEastAsia" w:hAnsiTheme="minorHAnsi" w:cstheme="minorBidi"/>
          <w:noProof/>
          <w:sz w:val="22"/>
          <w:lang w:eastAsia="pt-BR"/>
        </w:rPr>
      </w:pPr>
      <w:hyperlink w:anchor="_Toc277710709" w:history="1">
        <w:r w:rsidRPr="00AC332B">
          <w:rPr>
            <w:rStyle w:val="Hyperlink"/>
            <w:noProof/>
          </w:rPr>
          <w:t>Tabela 2: Média no tempo de atendimento</w:t>
        </w:r>
        <w:r>
          <w:rPr>
            <w:noProof/>
            <w:webHidden/>
          </w:rPr>
          <w:tab/>
        </w:r>
        <w:r>
          <w:rPr>
            <w:noProof/>
            <w:webHidden/>
          </w:rPr>
          <w:fldChar w:fldCharType="begin"/>
        </w:r>
        <w:r>
          <w:rPr>
            <w:noProof/>
            <w:webHidden/>
          </w:rPr>
          <w:instrText xml:space="preserve"> PAGEREF _Toc277710709 \h </w:instrText>
        </w:r>
        <w:r>
          <w:rPr>
            <w:noProof/>
            <w:webHidden/>
          </w:rPr>
        </w:r>
        <w:r>
          <w:rPr>
            <w:noProof/>
            <w:webHidden/>
          </w:rPr>
          <w:fldChar w:fldCharType="separate"/>
        </w:r>
        <w:r>
          <w:rPr>
            <w:noProof/>
            <w:webHidden/>
          </w:rPr>
          <w:t>32</w:t>
        </w:r>
        <w:r>
          <w:rPr>
            <w:noProof/>
            <w:webHidden/>
          </w:rPr>
          <w:fldChar w:fldCharType="end"/>
        </w:r>
      </w:hyperlink>
    </w:p>
    <w:p w:rsidR="001C71CC" w:rsidRDefault="001C71CC">
      <w:pPr>
        <w:pStyle w:val="ndicedeilustraes"/>
        <w:tabs>
          <w:tab w:val="right" w:leader="dot" w:pos="9061"/>
        </w:tabs>
        <w:rPr>
          <w:rFonts w:asciiTheme="minorHAnsi" w:eastAsiaTheme="minorEastAsia" w:hAnsiTheme="minorHAnsi" w:cstheme="minorBidi"/>
          <w:noProof/>
          <w:sz w:val="22"/>
          <w:lang w:eastAsia="pt-BR"/>
        </w:rPr>
      </w:pPr>
      <w:hyperlink w:anchor="_Toc277710710" w:history="1">
        <w:r w:rsidRPr="00AC332B">
          <w:rPr>
            <w:rStyle w:val="Hyperlink"/>
            <w:noProof/>
          </w:rPr>
          <w:t>Tabela 3: Configuração do ambiente de Testes</w:t>
        </w:r>
        <w:r>
          <w:rPr>
            <w:noProof/>
            <w:webHidden/>
          </w:rPr>
          <w:tab/>
        </w:r>
        <w:r>
          <w:rPr>
            <w:noProof/>
            <w:webHidden/>
          </w:rPr>
          <w:fldChar w:fldCharType="begin"/>
        </w:r>
        <w:r>
          <w:rPr>
            <w:noProof/>
            <w:webHidden/>
          </w:rPr>
          <w:instrText xml:space="preserve"> PAGEREF _Toc277710710 \h </w:instrText>
        </w:r>
        <w:r>
          <w:rPr>
            <w:noProof/>
            <w:webHidden/>
          </w:rPr>
        </w:r>
        <w:r>
          <w:rPr>
            <w:noProof/>
            <w:webHidden/>
          </w:rPr>
          <w:fldChar w:fldCharType="separate"/>
        </w:r>
        <w:r>
          <w:rPr>
            <w:noProof/>
            <w:webHidden/>
          </w:rPr>
          <w:t>71</w:t>
        </w:r>
        <w:r>
          <w:rPr>
            <w:noProof/>
            <w:webHidden/>
          </w:rPr>
          <w:fldChar w:fldCharType="end"/>
        </w:r>
      </w:hyperlink>
    </w:p>
    <w:p w:rsidR="001C71CC" w:rsidRDefault="001C71CC">
      <w:pPr>
        <w:pStyle w:val="ndicedeilustraes"/>
        <w:tabs>
          <w:tab w:val="right" w:leader="dot" w:pos="9061"/>
        </w:tabs>
        <w:rPr>
          <w:rFonts w:asciiTheme="minorHAnsi" w:eastAsiaTheme="minorEastAsia" w:hAnsiTheme="minorHAnsi" w:cstheme="minorBidi"/>
          <w:noProof/>
          <w:sz w:val="22"/>
          <w:lang w:eastAsia="pt-BR"/>
        </w:rPr>
      </w:pPr>
      <w:hyperlink w:anchor="_Toc277710711" w:history="1">
        <w:r w:rsidRPr="00AC332B">
          <w:rPr>
            <w:rStyle w:val="Hyperlink"/>
            <w:noProof/>
          </w:rPr>
          <w:t>Tabela 4: Critérios de Avaliação</w:t>
        </w:r>
        <w:r>
          <w:rPr>
            <w:noProof/>
            <w:webHidden/>
          </w:rPr>
          <w:tab/>
        </w:r>
        <w:r>
          <w:rPr>
            <w:noProof/>
            <w:webHidden/>
          </w:rPr>
          <w:fldChar w:fldCharType="begin"/>
        </w:r>
        <w:r>
          <w:rPr>
            <w:noProof/>
            <w:webHidden/>
          </w:rPr>
          <w:instrText xml:space="preserve"> PAGEREF _Toc277710711 \h </w:instrText>
        </w:r>
        <w:r>
          <w:rPr>
            <w:noProof/>
            <w:webHidden/>
          </w:rPr>
        </w:r>
        <w:r>
          <w:rPr>
            <w:noProof/>
            <w:webHidden/>
          </w:rPr>
          <w:fldChar w:fldCharType="separate"/>
        </w:r>
        <w:r>
          <w:rPr>
            <w:noProof/>
            <w:webHidden/>
          </w:rPr>
          <w:t>72</w:t>
        </w:r>
        <w:r>
          <w:rPr>
            <w:noProof/>
            <w:webHidden/>
          </w:rPr>
          <w:fldChar w:fldCharType="end"/>
        </w:r>
      </w:hyperlink>
    </w:p>
    <w:p w:rsidR="001C71CC" w:rsidRDefault="001C71CC">
      <w:pPr>
        <w:pStyle w:val="ndicedeilustraes"/>
        <w:tabs>
          <w:tab w:val="right" w:leader="dot" w:pos="9061"/>
        </w:tabs>
        <w:rPr>
          <w:rFonts w:asciiTheme="minorHAnsi" w:eastAsiaTheme="minorEastAsia" w:hAnsiTheme="minorHAnsi" w:cstheme="minorBidi"/>
          <w:noProof/>
          <w:sz w:val="22"/>
          <w:lang w:eastAsia="pt-BR"/>
        </w:rPr>
      </w:pPr>
      <w:hyperlink w:anchor="_Toc277710712" w:history="1">
        <w:r w:rsidRPr="00AC332B">
          <w:rPr>
            <w:rStyle w:val="Hyperlink"/>
            <w:noProof/>
          </w:rPr>
          <w:t>Tabela 5: Testes das telas de Cadastro</w:t>
        </w:r>
        <w:r>
          <w:rPr>
            <w:noProof/>
            <w:webHidden/>
          </w:rPr>
          <w:tab/>
        </w:r>
        <w:r>
          <w:rPr>
            <w:noProof/>
            <w:webHidden/>
          </w:rPr>
          <w:fldChar w:fldCharType="begin"/>
        </w:r>
        <w:r>
          <w:rPr>
            <w:noProof/>
            <w:webHidden/>
          </w:rPr>
          <w:instrText xml:space="preserve"> PAGEREF _Toc277710712 \h </w:instrText>
        </w:r>
        <w:r>
          <w:rPr>
            <w:noProof/>
            <w:webHidden/>
          </w:rPr>
        </w:r>
        <w:r>
          <w:rPr>
            <w:noProof/>
            <w:webHidden/>
          </w:rPr>
          <w:fldChar w:fldCharType="separate"/>
        </w:r>
        <w:r>
          <w:rPr>
            <w:noProof/>
            <w:webHidden/>
          </w:rPr>
          <w:t>74</w:t>
        </w:r>
        <w:r>
          <w:rPr>
            <w:noProof/>
            <w:webHidden/>
          </w:rPr>
          <w:fldChar w:fldCharType="end"/>
        </w:r>
      </w:hyperlink>
    </w:p>
    <w:p w:rsidR="001C71CC" w:rsidRDefault="001C71CC">
      <w:pPr>
        <w:pStyle w:val="ndicedeilustraes"/>
        <w:tabs>
          <w:tab w:val="right" w:leader="dot" w:pos="9061"/>
        </w:tabs>
        <w:rPr>
          <w:rFonts w:asciiTheme="minorHAnsi" w:eastAsiaTheme="minorEastAsia" w:hAnsiTheme="minorHAnsi" w:cstheme="minorBidi"/>
          <w:noProof/>
          <w:sz w:val="22"/>
          <w:lang w:eastAsia="pt-BR"/>
        </w:rPr>
      </w:pPr>
      <w:hyperlink w:anchor="_Toc277710713" w:history="1">
        <w:r w:rsidRPr="00AC332B">
          <w:rPr>
            <w:rStyle w:val="Hyperlink"/>
            <w:noProof/>
          </w:rPr>
          <w:t>Tabela 6: Média da avaliação das telas de cadastro</w:t>
        </w:r>
        <w:r>
          <w:rPr>
            <w:noProof/>
            <w:webHidden/>
          </w:rPr>
          <w:tab/>
        </w:r>
        <w:r>
          <w:rPr>
            <w:noProof/>
            <w:webHidden/>
          </w:rPr>
          <w:fldChar w:fldCharType="begin"/>
        </w:r>
        <w:r>
          <w:rPr>
            <w:noProof/>
            <w:webHidden/>
          </w:rPr>
          <w:instrText xml:space="preserve"> PAGEREF _Toc277710713 \h </w:instrText>
        </w:r>
        <w:r>
          <w:rPr>
            <w:noProof/>
            <w:webHidden/>
          </w:rPr>
        </w:r>
        <w:r>
          <w:rPr>
            <w:noProof/>
            <w:webHidden/>
          </w:rPr>
          <w:fldChar w:fldCharType="separate"/>
        </w:r>
        <w:r>
          <w:rPr>
            <w:noProof/>
            <w:webHidden/>
          </w:rPr>
          <w:t>74</w:t>
        </w:r>
        <w:r>
          <w:rPr>
            <w:noProof/>
            <w:webHidden/>
          </w:rPr>
          <w:fldChar w:fldCharType="end"/>
        </w:r>
      </w:hyperlink>
    </w:p>
    <w:p w:rsidR="001C71CC" w:rsidRDefault="001C71CC">
      <w:pPr>
        <w:pStyle w:val="ndicedeilustraes"/>
        <w:tabs>
          <w:tab w:val="right" w:leader="dot" w:pos="9061"/>
        </w:tabs>
        <w:rPr>
          <w:rFonts w:asciiTheme="minorHAnsi" w:eastAsiaTheme="minorEastAsia" w:hAnsiTheme="minorHAnsi" w:cstheme="minorBidi"/>
          <w:noProof/>
          <w:sz w:val="22"/>
          <w:lang w:eastAsia="pt-BR"/>
        </w:rPr>
      </w:pPr>
      <w:hyperlink w:anchor="_Toc277710714" w:history="1">
        <w:r w:rsidRPr="00AC332B">
          <w:rPr>
            <w:rStyle w:val="Hyperlink"/>
            <w:noProof/>
          </w:rPr>
          <w:t>Tabela 7: Testes da Entrada e Saída do Parque de Diversão</w:t>
        </w:r>
        <w:r>
          <w:rPr>
            <w:noProof/>
            <w:webHidden/>
          </w:rPr>
          <w:tab/>
        </w:r>
        <w:r>
          <w:rPr>
            <w:noProof/>
            <w:webHidden/>
          </w:rPr>
          <w:fldChar w:fldCharType="begin"/>
        </w:r>
        <w:r>
          <w:rPr>
            <w:noProof/>
            <w:webHidden/>
          </w:rPr>
          <w:instrText xml:space="preserve"> PAGEREF _Toc277710714 \h </w:instrText>
        </w:r>
        <w:r>
          <w:rPr>
            <w:noProof/>
            <w:webHidden/>
          </w:rPr>
        </w:r>
        <w:r>
          <w:rPr>
            <w:noProof/>
            <w:webHidden/>
          </w:rPr>
          <w:fldChar w:fldCharType="separate"/>
        </w:r>
        <w:r>
          <w:rPr>
            <w:noProof/>
            <w:webHidden/>
          </w:rPr>
          <w:t>75</w:t>
        </w:r>
        <w:r>
          <w:rPr>
            <w:noProof/>
            <w:webHidden/>
          </w:rPr>
          <w:fldChar w:fldCharType="end"/>
        </w:r>
      </w:hyperlink>
    </w:p>
    <w:p w:rsidR="001C71CC" w:rsidRDefault="001C71CC">
      <w:pPr>
        <w:pStyle w:val="ndicedeilustraes"/>
        <w:tabs>
          <w:tab w:val="right" w:leader="dot" w:pos="9061"/>
        </w:tabs>
        <w:rPr>
          <w:rFonts w:asciiTheme="minorHAnsi" w:eastAsiaTheme="minorEastAsia" w:hAnsiTheme="minorHAnsi" w:cstheme="minorBidi"/>
          <w:noProof/>
          <w:sz w:val="22"/>
          <w:lang w:eastAsia="pt-BR"/>
        </w:rPr>
      </w:pPr>
      <w:hyperlink w:anchor="_Toc277710715" w:history="1">
        <w:r w:rsidRPr="00AC332B">
          <w:rPr>
            <w:rStyle w:val="Hyperlink"/>
            <w:noProof/>
          </w:rPr>
          <w:t>Tabela 8: Média da avaliação da entrada e saída do parque</w:t>
        </w:r>
        <w:r>
          <w:rPr>
            <w:noProof/>
            <w:webHidden/>
          </w:rPr>
          <w:tab/>
        </w:r>
        <w:r>
          <w:rPr>
            <w:noProof/>
            <w:webHidden/>
          </w:rPr>
          <w:fldChar w:fldCharType="begin"/>
        </w:r>
        <w:r>
          <w:rPr>
            <w:noProof/>
            <w:webHidden/>
          </w:rPr>
          <w:instrText xml:space="preserve"> PAGEREF _Toc277710715 \h </w:instrText>
        </w:r>
        <w:r>
          <w:rPr>
            <w:noProof/>
            <w:webHidden/>
          </w:rPr>
        </w:r>
        <w:r>
          <w:rPr>
            <w:noProof/>
            <w:webHidden/>
          </w:rPr>
          <w:fldChar w:fldCharType="separate"/>
        </w:r>
        <w:r>
          <w:rPr>
            <w:noProof/>
            <w:webHidden/>
          </w:rPr>
          <w:t>75</w:t>
        </w:r>
        <w:r>
          <w:rPr>
            <w:noProof/>
            <w:webHidden/>
          </w:rPr>
          <w:fldChar w:fldCharType="end"/>
        </w:r>
      </w:hyperlink>
    </w:p>
    <w:p w:rsidR="001C71CC" w:rsidRDefault="001C71CC">
      <w:pPr>
        <w:pStyle w:val="ndicedeilustraes"/>
        <w:tabs>
          <w:tab w:val="right" w:leader="dot" w:pos="9061"/>
        </w:tabs>
        <w:rPr>
          <w:rFonts w:asciiTheme="minorHAnsi" w:eastAsiaTheme="minorEastAsia" w:hAnsiTheme="minorHAnsi" w:cstheme="minorBidi"/>
          <w:noProof/>
          <w:sz w:val="22"/>
          <w:lang w:eastAsia="pt-BR"/>
        </w:rPr>
      </w:pPr>
      <w:hyperlink w:anchor="_Toc277710716" w:history="1">
        <w:r w:rsidRPr="00AC332B">
          <w:rPr>
            <w:rStyle w:val="Hyperlink"/>
            <w:noProof/>
          </w:rPr>
          <w:t>Tabela 9: Testes na Entrada da Fila</w:t>
        </w:r>
        <w:r>
          <w:rPr>
            <w:noProof/>
            <w:webHidden/>
          </w:rPr>
          <w:tab/>
        </w:r>
        <w:r>
          <w:rPr>
            <w:noProof/>
            <w:webHidden/>
          </w:rPr>
          <w:fldChar w:fldCharType="begin"/>
        </w:r>
        <w:r>
          <w:rPr>
            <w:noProof/>
            <w:webHidden/>
          </w:rPr>
          <w:instrText xml:space="preserve"> PAGEREF _Toc277710716 \h </w:instrText>
        </w:r>
        <w:r>
          <w:rPr>
            <w:noProof/>
            <w:webHidden/>
          </w:rPr>
        </w:r>
        <w:r>
          <w:rPr>
            <w:noProof/>
            <w:webHidden/>
          </w:rPr>
          <w:fldChar w:fldCharType="separate"/>
        </w:r>
        <w:r>
          <w:rPr>
            <w:noProof/>
            <w:webHidden/>
          </w:rPr>
          <w:t>76</w:t>
        </w:r>
        <w:r>
          <w:rPr>
            <w:noProof/>
            <w:webHidden/>
          </w:rPr>
          <w:fldChar w:fldCharType="end"/>
        </w:r>
      </w:hyperlink>
    </w:p>
    <w:p w:rsidR="001C71CC" w:rsidRDefault="001C71CC">
      <w:pPr>
        <w:pStyle w:val="ndicedeilustraes"/>
        <w:tabs>
          <w:tab w:val="right" w:leader="dot" w:pos="9061"/>
        </w:tabs>
        <w:rPr>
          <w:rFonts w:asciiTheme="minorHAnsi" w:eastAsiaTheme="minorEastAsia" w:hAnsiTheme="minorHAnsi" w:cstheme="minorBidi"/>
          <w:noProof/>
          <w:sz w:val="22"/>
          <w:lang w:eastAsia="pt-BR"/>
        </w:rPr>
      </w:pPr>
      <w:hyperlink w:anchor="_Toc277710717" w:history="1">
        <w:r w:rsidRPr="00AC332B">
          <w:rPr>
            <w:rStyle w:val="Hyperlink"/>
            <w:noProof/>
          </w:rPr>
          <w:t>Tabela 10: Média da avaliação da entrada na fila</w:t>
        </w:r>
        <w:r>
          <w:rPr>
            <w:noProof/>
            <w:webHidden/>
          </w:rPr>
          <w:tab/>
        </w:r>
        <w:r>
          <w:rPr>
            <w:noProof/>
            <w:webHidden/>
          </w:rPr>
          <w:fldChar w:fldCharType="begin"/>
        </w:r>
        <w:r>
          <w:rPr>
            <w:noProof/>
            <w:webHidden/>
          </w:rPr>
          <w:instrText xml:space="preserve"> PAGEREF _Toc277710717 \h </w:instrText>
        </w:r>
        <w:r>
          <w:rPr>
            <w:noProof/>
            <w:webHidden/>
          </w:rPr>
        </w:r>
        <w:r>
          <w:rPr>
            <w:noProof/>
            <w:webHidden/>
          </w:rPr>
          <w:fldChar w:fldCharType="separate"/>
        </w:r>
        <w:r>
          <w:rPr>
            <w:noProof/>
            <w:webHidden/>
          </w:rPr>
          <w:t>77</w:t>
        </w:r>
        <w:r>
          <w:rPr>
            <w:noProof/>
            <w:webHidden/>
          </w:rPr>
          <w:fldChar w:fldCharType="end"/>
        </w:r>
      </w:hyperlink>
    </w:p>
    <w:p w:rsidR="001C71CC" w:rsidRDefault="001C71CC">
      <w:pPr>
        <w:pStyle w:val="ndicedeilustraes"/>
        <w:tabs>
          <w:tab w:val="right" w:leader="dot" w:pos="9061"/>
        </w:tabs>
        <w:rPr>
          <w:rFonts w:asciiTheme="minorHAnsi" w:eastAsiaTheme="minorEastAsia" w:hAnsiTheme="minorHAnsi" w:cstheme="minorBidi"/>
          <w:noProof/>
          <w:sz w:val="22"/>
          <w:lang w:eastAsia="pt-BR"/>
        </w:rPr>
      </w:pPr>
      <w:hyperlink w:anchor="_Toc277710718" w:history="1">
        <w:r w:rsidRPr="00AC332B">
          <w:rPr>
            <w:rStyle w:val="Hyperlink"/>
            <w:noProof/>
          </w:rPr>
          <w:t>Tabela 11: Testes na Entrada do Brinquedo</w:t>
        </w:r>
        <w:r>
          <w:rPr>
            <w:noProof/>
            <w:webHidden/>
          </w:rPr>
          <w:tab/>
        </w:r>
        <w:r>
          <w:rPr>
            <w:noProof/>
            <w:webHidden/>
          </w:rPr>
          <w:fldChar w:fldCharType="begin"/>
        </w:r>
        <w:r>
          <w:rPr>
            <w:noProof/>
            <w:webHidden/>
          </w:rPr>
          <w:instrText xml:space="preserve"> PAGEREF _Toc277710718 \h </w:instrText>
        </w:r>
        <w:r>
          <w:rPr>
            <w:noProof/>
            <w:webHidden/>
          </w:rPr>
        </w:r>
        <w:r>
          <w:rPr>
            <w:noProof/>
            <w:webHidden/>
          </w:rPr>
          <w:fldChar w:fldCharType="separate"/>
        </w:r>
        <w:r>
          <w:rPr>
            <w:noProof/>
            <w:webHidden/>
          </w:rPr>
          <w:t>78</w:t>
        </w:r>
        <w:r>
          <w:rPr>
            <w:noProof/>
            <w:webHidden/>
          </w:rPr>
          <w:fldChar w:fldCharType="end"/>
        </w:r>
      </w:hyperlink>
    </w:p>
    <w:p w:rsidR="001C71CC" w:rsidRDefault="001C71CC">
      <w:pPr>
        <w:pStyle w:val="ndicedeilustraes"/>
        <w:tabs>
          <w:tab w:val="right" w:leader="dot" w:pos="9061"/>
        </w:tabs>
        <w:rPr>
          <w:rFonts w:asciiTheme="minorHAnsi" w:eastAsiaTheme="minorEastAsia" w:hAnsiTheme="minorHAnsi" w:cstheme="minorBidi"/>
          <w:noProof/>
          <w:sz w:val="22"/>
          <w:lang w:eastAsia="pt-BR"/>
        </w:rPr>
      </w:pPr>
      <w:hyperlink w:anchor="_Toc277710719" w:history="1">
        <w:r w:rsidRPr="00AC332B">
          <w:rPr>
            <w:rStyle w:val="Hyperlink"/>
            <w:noProof/>
          </w:rPr>
          <w:t>Tabela 12: Média da avaliação na Entrada do Brinquedo</w:t>
        </w:r>
        <w:r>
          <w:rPr>
            <w:noProof/>
            <w:webHidden/>
          </w:rPr>
          <w:tab/>
        </w:r>
        <w:r>
          <w:rPr>
            <w:noProof/>
            <w:webHidden/>
          </w:rPr>
          <w:fldChar w:fldCharType="begin"/>
        </w:r>
        <w:r>
          <w:rPr>
            <w:noProof/>
            <w:webHidden/>
          </w:rPr>
          <w:instrText xml:space="preserve"> PAGEREF _Toc277710719 \h </w:instrText>
        </w:r>
        <w:r>
          <w:rPr>
            <w:noProof/>
            <w:webHidden/>
          </w:rPr>
        </w:r>
        <w:r>
          <w:rPr>
            <w:noProof/>
            <w:webHidden/>
          </w:rPr>
          <w:fldChar w:fldCharType="separate"/>
        </w:r>
        <w:r>
          <w:rPr>
            <w:noProof/>
            <w:webHidden/>
          </w:rPr>
          <w:t>78</w:t>
        </w:r>
        <w:r>
          <w:rPr>
            <w:noProof/>
            <w:webHidden/>
          </w:rPr>
          <w:fldChar w:fldCharType="end"/>
        </w:r>
      </w:hyperlink>
    </w:p>
    <w:p w:rsidR="001C71CC" w:rsidRDefault="001C71CC">
      <w:pPr>
        <w:pStyle w:val="ndicedeilustraes"/>
        <w:tabs>
          <w:tab w:val="right" w:leader="dot" w:pos="9061"/>
        </w:tabs>
        <w:rPr>
          <w:rFonts w:asciiTheme="minorHAnsi" w:eastAsiaTheme="minorEastAsia" w:hAnsiTheme="minorHAnsi" w:cstheme="minorBidi"/>
          <w:noProof/>
          <w:sz w:val="22"/>
          <w:lang w:eastAsia="pt-BR"/>
        </w:rPr>
      </w:pPr>
      <w:hyperlink w:anchor="_Toc277710720" w:history="1">
        <w:r w:rsidRPr="00AC332B">
          <w:rPr>
            <w:rStyle w:val="Hyperlink"/>
            <w:noProof/>
          </w:rPr>
          <w:t>Tabela 13: Testes na Execução do Brinquedo</w:t>
        </w:r>
        <w:r>
          <w:rPr>
            <w:noProof/>
            <w:webHidden/>
          </w:rPr>
          <w:tab/>
        </w:r>
        <w:r>
          <w:rPr>
            <w:noProof/>
            <w:webHidden/>
          </w:rPr>
          <w:fldChar w:fldCharType="begin"/>
        </w:r>
        <w:r>
          <w:rPr>
            <w:noProof/>
            <w:webHidden/>
          </w:rPr>
          <w:instrText xml:space="preserve"> PAGEREF _Toc277710720 \h </w:instrText>
        </w:r>
        <w:r>
          <w:rPr>
            <w:noProof/>
            <w:webHidden/>
          </w:rPr>
        </w:r>
        <w:r>
          <w:rPr>
            <w:noProof/>
            <w:webHidden/>
          </w:rPr>
          <w:fldChar w:fldCharType="separate"/>
        </w:r>
        <w:r>
          <w:rPr>
            <w:noProof/>
            <w:webHidden/>
          </w:rPr>
          <w:t>79</w:t>
        </w:r>
        <w:r>
          <w:rPr>
            <w:noProof/>
            <w:webHidden/>
          </w:rPr>
          <w:fldChar w:fldCharType="end"/>
        </w:r>
      </w:hyperlink>
    </w:p>
    <w:p w:rsidR="001C71CC" w:rsidRDefault="001C71CC">
      <w:pPr>
        <w:pStyle w:val="ndicedeilustraes"/>
        <w:tabs>
          <w:tab w:val="right" w:leader="dot" w:pos="9061"/>
        </w:tabs>
        <w:rPr>
          <w:rFonts w:asciiTheme="minorHAnsi" w:eastAsiaTheme="minorEastAsia" w:hAnsiTheme="minorHAnsi" w:cstheme="minorBidi"/>
          <w:noProof/>
          <w:sz w:val="22"/>
          <w:lang w:eastAsia="pt-BR"/>
        </w:rPr>
      </w:pPr>
      <w:hyperlink w:anchor="_Toc277710721" w:history="1">
        <w:r w:rsidRPr="00AC332B">
          <w:rPr>
            <w:rStyle w:val="Hyperlink"/>
            <w:noProof/>
          </w:rPr>
          <w:t>Tabela 14: Média da avaliação da Execução do Brinquedo</w:t>
        </w:r>
        <w:r>
          <w:rPr>
            <w:noProof/>
            <w:webHidden/>
          </w:rPr>
          <w:tab/>
        </w:r>
        <w:r>
          <w:rPr>
            <w:noProof/>
            <w:webHidden/>
          </w:rPr>
          <w:fldChar w:fldCharType="begin"/>
        </w:r>
        <w:r>
          <w:rPr>
            <w:noProof/>
            <w:webHidden/>
          </w:rPr>
          <w:instrText xml:space="preserve"> PAGEREF _Toc277710721 \h </w:instrText>
        </w:r>
        <w:r>
          <w:rPr>
            <w:noProof/>
            <w:webHidden/>
          </w:rPr>
        </w:r>
        <w:r>
          <w:rPr>
            <w:noProof/>
            <w:webHidden/>
          </w:rPr>
          <w:fldChar w:fldCharType="separate"/>
        </w:r>
        <w:r>
          <w:rPr>
            <w:noProof/>
            <w:webHidden/>
          </w:rPr>
          <w:t>79</w:t>
        </w:r>
        <w:r>
          <w:rPr>
            <w:noProof/>
            <w:webHidden/>
          </w:rPr>
          <w:fldChar w:fldCharType="end"/>
        </w:r>
      </w:hyperlink>
    </w:p>
    <w:p w:rsidR="001C71CC" w:rsidRDefault="001C71CC">
      <w:pPr>
        <w:pStyle w:val="ndicedeilustraes"/>
        <w:tabs>
          <w:tab w:val="right" w:leader="dot" w:pos="9061"/>
        </w:tabs>
        <w:rPr>
          <w:rFonts w:asciiTheme="minorHAnsi" w:eastAsiaTheme="minorEastAsia" w:hAnsiTheme="minorHAnsi" w:cstheme="minorBidi"/>
          <w:noProof/>
          <w:sz w:val="22"/>
          <w:lang w:eastAsia="pt-BR"/>
        </w:rPr>
      </w:pPr>
      <w:hyperlink w:anchor="_Toc277710722" w:history="1">
        <w:r w:rsidRPr="00AC332B">
          <w:rPr>
            <w:rStyle w:val="Hyperlink"/>
            <w:noProof/>
          </w:rPr>
          <w:t>Tabela 15: Testes Gerais na Aplicação</w:t>
        </w:r>
        <w:r>
          <w:rPr>
            <w:noProof/>
            <w:webHidden/>
          </w:rPr>
          <w:tab/>
        </w:r>
        <w:r>
          <w:rPr>
            <w:noProof/>
            <w:webHidden/>
          </w:rPr>
          <w:fldChar w:fldCharType="begin"/>
        </w:r>
        <w:r>
          <w:rPr>
            <w:noProof/>
            <w:webHidden/>
          </w:rPr>
          <w:instrText xml:space="preserve"> PAGEREF _Toc277710722 \h </w:instrText>
        </w:r>
        <w:r>
          <w:rPr>
            <w:noProof/>
            <w:webHidden/>
          </w:rPr>
        </w:r>
        <w:r>
          <w:rPr>
            <w:noProof/>
            <w:webHidden/>
          </w:rPr>
          <w:fldChar w:fldCharType="separate"/>
        </w:r>
        <w:r>
          <w:rPr>
            <w:noProof/>
            <w:webHidden/>
          </w:rPr>
          <w:t>80</w:t>
        </w:r>
        <w:r>
          <w:rPr>
            <w:noProof/>
            <w:webHidden/>
          </w:rPr>
          <w:fldChar w:fldCharType="end"/>
        </w:r>
      </w:hyperlink>
    </w:p>
    <w:p w:rsidR="001C71CC" w:rsidRDefault="001C71CC">
      <w:pPr>
        <w:pStyle w:val="ndicedeilustraes"/>
        <w:tabs>
          <w:tab w:val="right" w:leader="dot" w:pos="9061"/>
        </w:tabs>
        <w:rPr>
          <w:rFonts w:asciiTheme="minorHAnsi" w:eastAsiaTheme="minorEastAsia" w:hAnsiTheme="minorHAnsi" w:cstheme="minorBidi"/>
          <w:noProof/>
          <w:sz w:val="22"/>
          <w:lang w:eastAsia="pt-BR"/>
        </w:rPr>
      </w:pPr>
      <w:hyperlink w:anchor="_Toc277710723" w:history="1">
        <w:r w:rsidRPr="00AC332B">
          <w:rPr>
            <w:rStyle w:val="Hyperlink"/>
            <w:noProof/>
          </w:rPr>
          <w:t>Tabela 16: Média da avaliação geral da aplicação</w:t>
        </w:r>
        <w:r>
          <w:rPr>
            <w:noProof/>
            <w:webHidden/>
          </w:rPr>
          <w:tab/>
        </w:r>
        <w:r>
          <w:rPr>
            <w:noProof/>
            <w:webHidden/>
          </w:rPr>
          <w:fldChar w:fldCharType="begin"/>
        </w:r>
        <w:r>
          <w:rPr>
            <w:noProof/>
            <w:webHidden/>
          </w:rPr>
          <w:instrText xml:space="preserve"> PAGEREF _Toc277710723 \h </w:instrText>
        </w:r>
        <w:r>
          <w:rPr>
            <w:noProof/>
            <w:webHidden/>
          </w:rPr>
        </w:r>
        <w:r>
          <w:rPr>
            <w:noProof/>
            <w:webHidden/>
          </w:rPr>
          <w:fldChar w:fldCharType="separate"/>
        </w:r>
        <w:r>
          <w:rPr>
            <w:noProof/>
            <w:webHidden/>
          </w:rPr>
          <w:t>80</w:t>
        </w:r>
        <w:r>
          <w:rPr>
            <w:noProof/>
            <w:webHidden/>
          </w:rPr>
          <w:fldChar w:fldCharType="end"/>
        </w:r>
      </w:hyperlink>
    </w:p>
    <w:p w:rsidR="001C71CC" w:rsidRDefault="001C71CC">
      <w:pPr>
        <w:pStyle w:val="ndicedeilustraes"/>
        <w:tabs>
          <w:tab w:val="right" w:leader="dot" w:pos="9061"/>
        </w:tabs>
        <w:rPr>
          <w:rFonts w:asciiTheme="minorHAnsi" w:eastAsiaTheme="minorEastAsia" w:hAnsiTheme="minorHAnsi" w:cstheme="minorBidi"/>
          <w:noProof/>
          <w:sz w:val="22"/>
          <w:lang w:eastAsia="pt-BR"/>
        </w:rPr>
      </w:pPr>
      <w:hyperlink w:anchor="_Toc277710724" w:history="1">
        <w:r w:rsidRPr="00AC332B">
          <w:rPr>
            <w:rStyle w:val="Hyperlink"/>
            <w:noProof/>
          </w:rPr>
          <w:t>Tabela 17: Informações sobre as Filas nos Parques de Diversão</w:t>
        </w:r>
        <w:r>
          <w:rPr>
            <w:noProof/>
            <w:webHidden/>
          </w:rPr>
          <w:tab/>
        </w:r>
        <w:r>
          <w:rPr>
            <w:noProof/>
            <w:webHidden/>
          </w:rPr>
          <w:fldChar w:fldCharType="begin"/>
        </w:r>
        <w:r>
          <w:rPr>
            <w:noProof/>
            <w:webHidden/>
          </w:rPr>
          <w:instrText xml:space="preserve"> PAGEREF _Toc277710724 \h </w:instrText>
        </w:r>
        <w:r>
          <w:rPr>
            <w:noProof/>
            <w:webHidden/>
          </w:rPr>
        </w:r>
        <w:r>
          <w:rPr>
            <w:noProof/>
            <w:webHidden/>
          </w:rPr>
          <w:fldChar w:fldCharType="separate"/>
        </w:r>
        <w:r>
          <w:rPr>
            <w:noProof/>
            <w:webHidden/>
          </w:rPr>
          <w:t>81</w:t>
        </w:r>
        <w:r>
          <w:rPr>
            <w:noProof/>
            <w:webHidden/>
          </w:rPr>
          <w:fldChar w:fldCharType="end"/>
        </w:r>
      </w:hyperlink>
    </w:p>
    <w:p w:rsidR="001C71CC" w:rsidRDefault="001C71CC">
      <w:pPr>
        <w:pStyle w:val="ndicedeilustraes"/>
        <w:tabs>
          <w:tab w:val="right" w:leader="dot" w:pos="9061"/>
        </w:tabs>
        <w:rPr>
          <w:rFonts w:asciiTheme="minorHAnsi" w:eastAsiaTheme="minorEastAsia" w:hAnsiTheme="minorHAnsi" w:cstheme="minorBidi"/>
          <w:noProof/>
          <w:sz w:val="22"/>
          <w:lang w:eastAsia="pt-BR"/>
        </w:rPr>
      </w:pPr>
      <w:hyperlink w:anchor="_Toc277710725" w:history="1">
        <w:r w:rsidRPr="00AC332B">
          <w:rPr>
            <w:rStyle w:val="Hyperlink"/>
            <w:noProof/>
          </w:rPr>
          <w:t>Tabela 18: Comparação dos tempos de fila</w:t>
        </w:r>
        <w:r>
          <w:rPr>
            <w:noProof/>
            <w:webHidden/>
          </w:rPr>
          <w:tab/>
        </w:r>
        <w:r>
          <w:rPr>
            <w:noProof/>
            <w:webHidden/>
          </w:rPr>
          <w:fldChar w:fldCharType="begin"/>
        </w:r>
        <w:r>
          <w:rPr>
            <w:noProof/>
            <w:webHidden/>
          </w:rPr>
          <w:instrText xml:space="preserve"> PAGEREF _Toc277710725 \h </w:instrText>
        </w:r>
        <w:r>
          <w:rPr>
            <w:noProof/>
            <w:webHidden/>
          </w:rPr>
        </w:r>
        <w:r>
          <w:rPr>
            <w:noProof/>
            <w:webHidden/>
          </w:rPr>
          <w:fldChar w:fldCharType="separate"/>
        </w:r>
        <w:r>
          <w:rPr>
            <w:noProof/>
            <w:webHidden/>
          </w:rPr>
          <w:t>82</w:t>
        </w:r>
        <w:r>
          <w:rPr>
            <w:noProof/>
            <w:webHidden/>
          </w:rPr>
          <w:fldChar w:fldCharType="end"/>
        </w:r>
      </w:hyperlink>
    </w:p>
    <w:p w:rsidR="001063D9" w:rsidRPr="00D60B8C" w:rsidRDefault="00E57B07" w:rsidP="00D60B8C">
      <w:pPr>
        <w:spacing w:line="360" w:lineRule="auto"/>
        <w:jc w:val="both"/>
        <w:rPr>
          <w:rFonts w:ascii="Times New Roman" w:eastAsiaTheme="minorHAnsi" w:hAnsi="Times New Roman"/>
          <w:b/>
          <w:sz w:val="24"/>
          <w:szCs w:val="24"/>
        </w:rPr>
      </w:pPr>
      <w:r w:rsidRPr="00D60B8C">
        <w:rPr>
          <w:rFonts w:ascii="Times New Roman" w:eastAsiaTheme="minorHAnsi" w:hAnsi="Times New Roman"/>
          <w:b/>
          <w:sz w:val="24"/>
          <w:szCs w:val="24"/>
        </w:rPr>
        <w:fldChar w:fldCharType="end"/>
      </w:r>
    </w:p>
    <w:p w:rsidR="003777ED" w:rsidRDefault="003777ED" w:rsidP="00D60B8C">
      <w:pPr>
        <w:jc w:val="both"/>
        <w:rPr>
          <w:rFonts w:ascii="Times New Roman" w:eastAsiaTheme="minorHAnsi" w:hAnsi="Times New Roman"/>
          <w:b/>
          <w:sz w:val="24"/>
          <w:szCs w:val="24"/>
        </w:rPr>
        <w:sectPr w:rsidR="003777ED" w:rsidSect="004A4084">
          <w:pgSz w:w="11906" w:h="16838"/>
          <w:pgMar w:top="1701" w:right="1134" w:bottom="1134" w:left="1701" w:header="709" w:footer="709" w:gutter="0"/>
          <w:cols w:space="708"/>
          <w:titlePg/>
          <w:docGrid w:linePitch="360"/>
        </w:sectPr>
      </w:pPr>
    </w:p>
    <w:p w:rsidR="00F04140" w:rsidRPr="00D60B8C" w:rsidRDefault="003777ED" w:rsidP="003777ED">
      <w:pPr>
        <w:jc w:val="both"/>
        <w:rPr>
          <w:rFonts w:ascii="Times New Roman" w:eastAsiaTheme="minorHAnsi" w:hAnsi="Times New Roman"/>
          <w:b/>
          <w:sz w:val="24"/>
          <w:szCs w:val="24"/>
        </w:rPr>
      </w:pPr>
      <w:r>
        <w:rPr>
          <w:rFonts w:ascii="Times New Roman" w:eastAsiaTheme="minorHAnsi" w:hAnsi="Times New Roman"/>
          <w:b/>
          <w:sz w:val="24"/>
          <w:szCs w:val="24"/>
        </w:rPr>
        <w:lastRenderedPageBreak/>
        <w:t>L</w:t>
      </w:r>
      <w:r w:rsidR="009D1462" w:rsidRPr="00D60B8C">
        <w:rPr>
          <w:rFonts w:ascii="Times New Roman" w:eastAsiaTheme="minorHAnsi" w:hAnsi="Times New Roman"/>
          <w:b/>
          <w:sz w:val="24"/>
          <w:szCs w:val="24"/>
        </w:rPr>
        <w:t>ISTA DE FIGURAS</w:t>
      </w:r>
    </w:p>
    <w:p w:rsidR="001063D9" w:rsidRPr="00D60B8C" w:rsidRDefault="001063D9" w:rsidP="00D60B8C">
      <w:pPr>
        <w:autoSpaceDE w:val="0"/>
        <w:autoSpaceDN w:val="0"/>
        <w:adjustRightInd w:val="0"/>
        <w:spacing w:after="0" w:line="360" w:lineRule="auto"/>
        <w:jc w:val="both"/>
        <w:rPr>
          <w:rFonts w:ascii="Times New Roman" w:eastAsiaTheme="minorHAnsi" w:hAnsi="Times New Roman"/>
          <w:b/>
          <w:sz w:val="24"/>
          <w:szCs w:val="24"/>
        </w:rPr>
      </w:pPr>
    </w:p>
    <w:p w:rsidR="001C71CC" w:rsidRDefault="00E57B07">
      <w:pPr>
        <w:pStyle w:val="ndicedeilustraes"/>
        <w:tabs>
          <w:tab w:val="right" w:leader="dot" w:pos="9061"/>
        </w:tabs>
        <w:rPr>
          <w:rFonts w:asciiTheme="minorHAnsi" w:eastAsiaTheme="minorEastAsia" w:hAnsiTheme="minorHAnsi" w:cstheme="minorBidi"/>
          <w:noProof/>
          <w:sz w:val="22"/>
          <w:lang w:eastAsia="pt-BR"/>
        </w:rPr>
      </w:pPr>
      <w:r w:rsidRPr="00D60B8C">
        <w:rPr>
          <w:rFonts w:eastAsiaTheme="minorHAnsi"/>
          <w:szCs w:val="24"/>
        </w:rPr>
        <w:fldChar w:fldCharType="begin"/>
      </w:r>
      <w:r w:rsidR="009D1462" w:rsidRPr="00D60B8C">
        <w:rPr>
          <w:rFonts w:eastAsiaTheme="minorHAnsi"/>
          <w:szCs w:val="24"/>
        </w:rPr>
        <w:instrText xml:space="preserve"> TOC \h \z \c "Figura" </w:instrText>
      </w:r>
      <w:r w:rsidRPr="00D60B8C">
        <w:rPr>
          <w:rFonts w:eastAsiaTheme="minorHAnsi"/>
          <w:szCs w:val="24"/>
        </w:rPr>
        <w:fldChar w:fldCharType="separate"/>
      </w:r>
      <w:hyperlink w:anchor="_Toc277710726" w:history="1">
        <w:r w:rsidR="001C71CC" w:rsidRPr="00157969">
          <w:rPr>
            <w:rStyle w:val="Hyperlink"/>
            <w:noProof/>
          </w:rPr>
          <w:t>Figura 1: Arquitetura SMS</w:t>
        </w:r>
        <w:r w:rsidR="001C71CC">
          <w:rPr>
            <w:noProof/>
            <w:webHidden/>
          </w:rPr>
          <w:tab/>
        </w:r>
        <w:r w:rsidR="001C71CC">
          <w:rPr>
            <w:noProof/>
            <w:webHidden/>
          </w:rPr>
          <w:fldChar w:fldCharType="begin"/>
        </w:r>
        <w:r w:rsidR="001C71CC">
          <w:rPr>
            <w:noProof/>
            <w:webHidden/>
          </w:rPr>
          <w:instrText xml:space="preserve"> PAGEREF _Toc277710726 \h </w:instrText>
        </w:r>
        <w:r w:rsidR="001C71CC">
          <w:rPr>
            <w:noProof/>
            <w:webHidden/>
          </w:rPr>
        </w:r>
        <w:r w:rsidR="001C71CC">
          <w:rPr>
            <w:noProof/>
            <w:webHidden/>
          </w:rPr>
          <w:fldChar w:fldCharType="separate"/>
        </w:r>
        <w:r w:rsidR="001C71CC">
          <w:rPr>
            <w:noProof/>
            <w:webHidden/>
          </w:rPr>
          <w:t>35</w:t>
        </w:r>
        <w:r w:rsidR="001C71CC">
          <w:rPr>
            <w:noProof/>
            <w:webHidden/>
          </w:rPr>
          <w:fldChar w:fldCharType="end"/>
        </w:r>
      </w:hyperlink>
    </w:p>
    <w:p w:rsidR="001C71CC" w:rsidRDefault="001C71CC">
      <w:pPr>
        <w:pStyle w:val="ndicedeilustraes"/>
        <w:tabs>
          <w:tab w:val="right" w:leader="dot" w:pos="9061"/>
        </w:tabs>
        <w:rPr>
          <w:rFonts w:asciiTheme="minorHAnsi" w:eastAsiaTheme="minorEastAsia" w:hAnsiTheme="minorHAnsi" w:cstheme="minorBidi"/>
          <w:noProof/>
          <w:sz w:val="22"/>
          <w:lang w:eastAsia="pt-BR"/>
        </w:rPr>
      </w:pPr>
      <w:hyperlink w:anchor="_Toc277710727" w:history="1">
        <w:r w:rsidRPr="00157969">
          <w:rPr>
            <w:rStyle w:val="Hyperlink"/>
            <w:noProof/>
          </w:rPr>
          <w:t>Figura 2: Arquitetura da Solução</w:t>
        </w:r>
        <w:r>
          <w:rPr>
            <w:noProof/>
            <w:webHidden/>
          </w:rPr>
          <w:tab/>
        </w:r>
        <w:r>
          <w:rPr>
            <w:noProof/>
            <w:webHidden/>
          </w:rPr>
          <w:fldChar w:fldCharType="begin"/>
        </w:r>
        <w:r>
          <w:rPr>
            <w:noProof/>
            <w:webHidden/>
          </w:rPr>
          <w:instrText xml:space="preserve"> PAGEREF _Toc277710727 \h </w:instrText>
        </w:r>
        <w:r>
          <w:rPr>
            <w:noProof/>
            <w:webHidden/>
          </w:rPr>
        </w:r>
        <w:r>
          <w:rPr>
            <w:noProof/>
            <w:webHidden/>
          </w:rPr>
          <w:fldChar w:fldCharType="separate"/>
        </w:r>
        <w:r>
          <w:rPr>
            <w:noProof/>
            <w:webHidden/>
          </w:rPr>
          <w:t>39</w:t>
        </w:r>
        <w:r>
          <w:rPr>
            <w:noProof/>
            <w:webHidden/>
          </w:rPr>
          <w:fldChar w:fldCharType="end"/>
        </w:r>
      </w:hyperlink>
    </w:p>
    <w:p w:rsidR="001C71CC" w:rsidRDefault="001C71CC">
      <w:pPr>
        <w:pStyle w:val="ndicedeilustraes"/>
        <w:tabs>
          <w:tab w:val="right" w:leader="dot" w:pos="9061"/>
        </w:tabs>
        <w:rPr>
          <w:rFonts w:asciiTheme="minorHAnsi" w:eastAsiaTheme="minorEastAsia" w:hAnsiTheme="minorHAnsi" w:cstheme="minorBidi"/>
          <w:noProof/>
          <w:sz w:val="22"/>
          <w:lang w:eastAsia="pt-BR"/>
        </w:rPr>
      </w:pPr>
      <w:hyperlink w:anchor="_Toc277710728" w:history="1">
        <w:r w:rsidRPr="00157969">
          <w:rPr>
            <w:rStyle w:val="Hyperlink"/>
            <w:noProof/>
          </w:rPr>
          <w:t>Figura 3: Fluxograma A</w:t>
        </w:r>
        <w:r>
          <w:rPr>
            <w:noProof/>
            <w:webHidden/>
          </w:rPr>
          <w:tab/>
        </w:r>
        <w:r>
          <w:rPr>
            <w:noProof/>
            <w:webHidden/>
          </w:rPr>
          <w:fldChar w:fldCharType="begin"/>
        </w:r>
        <w:r>
          <w:rPr>
            <w:noProof/>
            <w:webHidden/>
          </w:rPr>
          <w:instrText xml:space="preserve"> PAGEREF _Toc277710728 \h </w:instrText>
        </w:r>
        <w:r>
          <w:rPr>
            <w:noProof/>
            <w:webHidden/>
          </w:rPr>
        </w:r>
        <w:r>
          <w:rPr>
            <w:noProof/>
            <w:webHidden/>
          </w:rPr>
          <w:fldChar w:fldCharType="separate"/>
        </w:r>
        <w:r>
          <w:rPr>
            <w:noProof/>
            <w:webHidden/>
          </w:rPr>
          <w:t>40</w:t>
        </w:r>
        <w:r>
          <w:rPr>
            <w:noProof/>
            <w:webHidden/>
          </w:rPr>
          <w:fldChar w:fldCharType="end"/>
        </w:r>
      </w:hyperlink>
    </w:p>
    <w:p w:rsidR="001C71CC" w:rsidRDefault="001C71CC">
      <w:pPr>
        <w:pStyle w:val="ndicedeilustraes"/>
        <w:tabs>
          <w:tab w:val="right" w:leader="dot" w:pos="9061"/>
        </w:tabs>
        <w:rPr>
          <w:rFonts w:asciiTheme="minorHAnsi" w:eastAsiaTheme="minorEastAsia" w:hAnsiTheme="minorHAnsi" w:cstheme="minorBidi"/>
          <w:noProof/>
          <w:sz w:val="22"/>
          <w:lang w:eastAsia="pt-BR"/>
        </w:rPr>
      </w:pPr>
      <w:hyperlink w:anchor="_Toc277710729" w:history="1">
        <w:r w:rsidRPr="00157969">
          <w:rPr>
            <w:rStyle w:val="Hyperlink"/>
            <w:noProof/>
          </w:rPr>
          <w:t>Figura 4: Fluxograma B</w:t>
        </w:r>
        <w:r>
          <w:rPr>
            <w:noProof/>
            <w:webHidden/>
          </w:rPr>
          <w:tab/>
        </w:r>
        <w:r>
          <w:rPr>
            <w:noProof/>
            <w:webHidden/>
          </w:rPr>
          <w:fldChar w:fldCharType="begin"/>
        </w:r>
        <w:r>
          <w:rPr>
            <w:noProof/>
            <w:webHidden/>
          </w:rPr>
          <w:instrText xml:space="preserve"> PAGEREF _Toc277710729 \h </w:instrText>
        </w:r>
        <w:r>
          <w:rPr>
            <w:noProof/>
            <w:webHidden/>
          </w:rPr>
        </w:r>
        <w:r>
          <w:rPr>
            <w:noProof/>
            <w:webHidden/>
          </w:rPr>
          <w:fldChar w:fldCharType="separate"/>
        </w:r>
        <w:r>
          <w:rPr>
            <w:noProof/>
            <w:webHidden/>
          </w:rPr>
          <w:t>41</w:t>
        </w:r>
        <w:r>
          <w:rPr>
            <w:noProof/>
            <w:webHidden/>
          </w:rPr>
          <w:fldChar w:fldCharType="end"/>
        </w:r>
      </w:hyperlink>
    </w:p>
    <w:p w:rsidR="001C71CC" w:rsidRDefault="001C71CC">
      <w:pPr>
        <w:pStyle w:val="ndicedeilustraes"/>
        <w:tabs>
          <w:tab w:val="right" w:leader="dot" w:pos="9061"/>
        </w:tabs>
        <w:rPr>
          <w:rFonts w:asciiTheme="minorHAnsi" w:eastAsiaTheme="minorEastAsia" w:hAnsiTheme="minorHAnsi" w:cstheme="minorBidi"/>
          <w:noProof/>
          <w:sz w:val="22"/>
          <w:lang w:eastAsia="pt-BR"/>
        </w:rPr>
      </w:pPr>
      <w:hyperlink w:anchor="_Toc277710730" w:history="1">
        <w:r w:rsidRPr="00157969">
          <w:rPr>
            <w:rStyle w:val="Hyperlink"/>
            <w:noProof/>
          </w:rPr>
          <w:t>Figura 5: Fluxograma C</w:t>
        </w:r>
        <w:r>
          <w:rPr>
            <w:noProof/>
            <w:webHidden/>
          </w:rPr>
          <w:tab/>
        </w:r>
        <w:r>
          <w:rPr>
            <w:noProof/>
            <w:webHidden/>
          </w:rPr>
          <w:fldChar w:fldCharType="begin"/>
        </w:r>
        <w:r>
          <w:rPr>
            <w:noProof/>
            <w:webHidden/>
          </w:rPr>
          <w:instrText xml:space="preserve"> PAGEREF _Toc277710730 \h </w:instrText>
        </w:r>
        <w:r>
          <w:rPr>
            <w:noProof/>
            <w:webHidden/>
          </w:rPr>
        </w:r>
        <w:r>
          <w:rPr>
            <w:noProof/>
            <w:webHidden/>
          </w:rPr>
          <w:fldChar w:fldCharType="separate"/>
        </w:r>
        <w:r>
          <w:rPr>
            <w:noProof/>
            <w:webHidden/>
          </w:rPr>
          <w:t>41</w:t>
        </w:r>
        <w:r>
          <w:rPr>
            <w:noProof/>
            <w:webHidden/>
          </w:rPr>
          <w:fldChar w:fldCharType="end"/>
        </w:r>
      </w:hyperlink>
    </w:p>
    <w:p w:rsidR="001C71CC" w:rsidRDefault="001C71CC">
      <w:pPr>
        <w:pStyle w:val="ndicedeilustraes"/>
        <w:tabs>
          <w:tab w:val="right" w:leader="dot" w:pos="9061"/>
        </w:tabs>
        <w:rPr>
          <w:rFonts w:asciiTheme="minorHAnsi" w:eastAsiaTheme="minorEastAsia" w:hAnsiTheme="minorHAnsi" w:cstheme="minorBidi"/>
          <w:noProof/>
          <w:sz w:val="22"/>
          <w:lang w:eastAsia="pt-BR"/>
        </w:rPr>
      </w:pPr>
      <w:hyperlink w:anchor="_Toc277710731" w:history="1">
        <w:r w:rsidRPr="00157969">
          <w:rPr>
            <w:rStyle w:val="Hyperlink"/>
            <w:noProof/>
          </w:rPr>
          <w:t>Figura 6: Fluxograma D</w:t>
        </w:r>
        <w:r>
          <w:rPr>
            <w:noProof/>
            <w:webHidden/>
          </w:rPr>
          <w:tab/>
        </w:r>
        <w:r>
          <w:rPr>
            <w:noProof/>
            <w:webHidden/>
          </w:rPr>
          <w:fldChar w:fldCharType="begin"/>
        </w:r>
        <w:r>
          <w:rPr>
            <w:noProof/>
            <w:webHidden/>
          </w:rPr>
          <w:instrText xml:space="preserve"> PAGEREF _Toc277710731 \h </w:instrText>
        </w:r>
        <w:r>
          <w:rPr>
            <w:noProof/>
            <w:webHidden/>
          </w:rPr>
        </w:r>
        <w:r>
          <w:rPr>
            <w:noProof/>
            <w:webHidden/>
          </w:rPr>
          <w:fldChar w:fldCharType="separate"/>
        </w:r>
        <w:r>
          <w:rPr>
            <w:noProof/>
            <w:webHidden/>
          </w:rPr>
          <w:t>42</w:t>
        </w:r>
        <w:r>
          <w:rPr>
            <w:noProof/>
            <w:webHidden/>
          </w:rPr>
          <w:fldChar w:fldCharType="end"/>
        </w:r>
      </w:hyperlink>
    </w:p>
    <w:p w:rsidR="001C71CC" w:rsidRDefault="001C71CC">
      <w:pPr>
        <w:pStyle w:val="ndicedeilustraes"/>
        <w:tabs>
          <w:tab w:val="right" w:leader="dot" w:pos="9061"/>
        </w:tabs>
        <w:rPr>
          <w:rFonts w:asciiTheme="minorHAnsi" w:eastAsiaTheme="minorEastAsia" w:hAnsiTheme="minorHAnsi" w:cstheme="minorBidi"/>
          <w:noProof/>
          <w:sz w:val="22"/>
          <w:lang w:eastAsia="pt-BR"/>
        </w:rPr>
      </w:pPr>
      <w:hyperlink w:anchor="_Toc277710732" w:history="1">
        <w:r w:rsidRPr="00157969">
          <w:rPr>
            <w:rStyle w:val="Hyperlink"/>
            <w:noProof/>
          </w:rPr>
          <w:t>Figura 7: Fluxograma E</w:t>
        </w:r>
        <w:r>
          <w:rPr>
            <w:noProof/>
            <w:webHidden/>
          </w:rPr>
          <w:tab/>
        </w:r>
        <w:r>
          <w:rPr>
            <w:noProof/>
            <w:webHidden/>
          </w:rPr>
          <w:fldChar w:fldCharType="begin"/>
        </w:r>
        <w:r>
          <w:rPr>
            <w:noProof/>
            <w:webHidden/>
          </w:rPr>
          <w:instrText xml:space="preserve"> PAGEREF _Toc277710732 \h </w:instrText>
        </w:r>
        <w:r>
          <w:rPr>
            <w:noProof/>
            <w:webHidden/>
          </w:rPr>
        </w:r>
        <w:r>
          <w:rPr>
            <w:noProof/>
            <w:webHidden/>
          </w:rPr>
          <w:fldChar w:fldCharType="separate"/>
        </w:r>
        <w:r>
          <w:rPr>
            <w:noProof/>
            <w:webHidden/>
          </w:rPr>
          <w:t>42</w:t>
        </w:r>
        <w:r>
          <w:rPr>
            <w:noProof/>
            <w:webHidden/>
          </w:rPr>
          <w:fldChar w:fldCharType="end"/>
        </w:r>
      </w:hyperlink>
    </w:p>
    <w:p w:rsidR="001C71CC" w:rsidRDefault="001C71CC">
      <w:pPr>
        <w:pStyle w:val="ndicedeilustraes"/>
        <w:tabs>
          <w:tab w:val="right" w:leader="dot" w:pos="9061"/>
        </w:tabs>
        <w:rPr>
          <w:rFonts w:asciiTheme="minorHAnsi" w:eastAsiaTheme="minorEastAsia" w:hAnsiTheme="minorHAnsi" w:cstheme="minorBidi"/>
          <w:noProof/>
          <w:sz w:val="22"/>
          <w:lang w:eastAsia="pt-BR"/>
        </w:rPr>
      </w:pPr>
      <w:hyperlink w:anchor="_Toc277710733" w:history="1">
        <w:r w:rsidRPr="00157969">
          <w:rPr>
            <w:rStyle w:val="Hyperlink"/>
            <w:noProof/>
          </w:rPr>
          <w:t>Figura 8: Legenda do Fluxograma</w:t>
        </w:r>
        <w:r>
          <w:rPr>
            <w:noProof/>
            <w:webHidden/>
          </w:rPr>
          <w:tab/>
        </w:r>
        <w:r>
          <w:rPr>
            <w:noProof/>
            <w:webHidden/>
          </w:rPr>
          <w:fldChar w:fldCharType="begin"/>
        </w:r>
        <w:r>
          <w:rPr>
            <w:noProof/>
            <w:webHidden/>
          </w:rPr>
          <w:instrText xml:space="preserve"> PAGEREF _Toc277710733 \h </w:instrText>
        </w:r>
        <w:r>
          <w:rPr>
            <w:noProof/>
            <w:webHidden/>
          </w:rPr>
        </w:r>
        <w:r>
          <w:rPr>
            <w:noProof/>
            <w:webHidden/>
          </w:rPr>
          <w:fldChar w:fldCharType="separate"/>
        </w:r>
        <w:r>
          <w:rPr>
            <w:noProof/>
            <w:webHidden/>
          </w:rPr>
          <w:t>42</w:t>
        </w:r>
        <w:r>
          <w:rPr>
            <w:noProof/>
            <w:webHidden/>
          </w:rPr>
          <w:fldChar w:fldCharType="end"/>
        </w:r>
      </w:hyperlink>
    </w:p>
    <w:p w:rsidR="001C71CC" w:rsidRDefault="001C71CC">
      <w:pPr>
        <w:pStyle w:val="ndicedeilustraes"/>
        <w:tabs>
          <w:tab w:val="right" w:leader="dot" w:pos="9061"/>
        </w:tabs>
        <w:rPr>
          <w:rFonts w:asciiTheme="minorHAnsi" w:eastAsiaTheme="minorEastAsia" w:hAnsiTheme="minorHAnsi" w:cstheme="minorBidi"/>
          <w:noProof/>
          <w:sz w:val="22"/>
          <w:lang w:eastAsia="pt-BR"/>
        </w:rPr>
      </w:pPr>
      <w:hyperlink w:anchor="_Toc277710734" w:history="1">
        <w:r w:rsidRPr="00157969">
          <w:rPr>
            <w:rStyle w:val="Hyperlink"/>
            <w:noProof/>
          </w:rPr>
          <w:t>Figura 9: Caso de Uso do Contexto</w:t>
        </w:r>
        <w:r>
          <w:rPr>
            <w:noProof/>
            <w:webHidden/>
          </w:rPr>
          <w:tab/>
        </w:r>
        <w:r>
          <w:rPr>
            <w:noProof/>
            <w:webHidden/>
          </w:rPr>
          <w:fldChar w:fldCharType="begin"/>
        </w:r>
        <w:r>
          <w:rPr>
            <w:noProof/>
            <w:webHidden/>
          </w:rPr>
          <w:instrText xml:space="preserve"> PAGEREF _Toc277710734 \h </w:instrText>
        </w:r>
        <w:r>
          <w:rPr>
            <w:noProof/>
            <w:webHidden/>
          </w:rPr>
        </w:r>
        <w:r>
          <w:rPr>
            <w:noProof/>
            <w:webHidden/>
          </w:rPr>
          <w:fldChar w:fldCharType="separate"/>
        </w:r>
        <w:r>
          <w:rPr>
            <w:noProof/>
            <w:webHidden/>
          </w:rPr>
          <w:t>43</w:t>
        </w:r>
        <w:r>
          <w:rPr>
            <w:noProof/>
            <w:webHidden/>
          </w:rPr>
          <w:fldChar w:fldCharType="end"/>
        </w:r>
      </w:hyperlink>
    </w:p>
    <w:p w:rsidR="001C71CC" w:rsidRDefault="001C71CC">
      <w:pPr>
        <w:pStyle w:val="ndicedeilustraes"/>
        <w:tabs>
          <w:tab w:val="right" w:leader="dot" w:pos="9061"/>
        </w:tabs>
        <w:rPr>
          <w:rFonts w:asciiTheme="minorHAnsi" w:eastAsiaTheme="minorEastAsia" w:hAnsiTheme="minorHAnsi" w:cstheme="minorBidi"/>
          <w:noProof/>
          <w:sz w:val="22"/>
          <w:lang w:eastAsia="pt-BR"/>
        </w:rPr>
      </w:pPr>
      <w:hyperlink w:anchor="_Toc277710735" w:history="1">
        <w:r w:rsidRPr="00157969">
          <w:rPr>
            <w:rStyle w:val="Hyperlink"/>
            <w:noProof/>
          </w:rPr>
          <w:t>Figura 10: Caso de Uso dos Cadastros do Sistema</w:t>
        </w:r>
        <w:r>
          <w:rPr>
            <w:noProof/>
            <w:webHidden/>
          </w:rPr>
          <w:tab/>
        </w:r>
        <w:r>
          <w:rPr>
            <w:noProof/>
            <w:webHidden/>
          </w:rPr>
          <w:fldChar w:fldCharType="begin"/>
        </w:r>
        <w:r>
          <w:rPr>
            <w:noProof/>
            <w:webHidden/>
          </w:rPr>
          <w:instrText xml:space="preserve"> PAGEREF _Toc277710735 \h </w:instrText>
        </w:r>
        <w:r>
          <w:rPr>
            <w:noProof/>
            <w:webHidden/>
          </w:rPr>
        </w:r>
        <w:r>
          <w:rPr>
            <w:noProof/>
            <w:webHidden/>
          </w:rPr>
          <w:fldChar w:fldCharType="separate"/>
        </w:r>
        <w:r>
          <w:rPr>
            <w:noProof/>
            <w:webHidden/>
          </w:rPr>
          <w:t>44</w:t>
        </w:r>
        <w:r>
          <w:rPr>
            <w:noProof/>
            <w:webHidden/>
          </w:rPr>
          <w:fldChar w:fldCharType="end"/>
        </w:r>
      </w:hyperlink>
    </w:p>
    <w:p w:rsidR="001C71CC" w:rsidRDefault="001C71CC">
      <w:pPr>
        <w:pStyle w:val="ndicedeilustraes"/>
        <w:tabs>
          <w:tab w:val="right" w:leader="dot" w:pos="9061"/>
        </w:tabs>
        <w:rPr>
          <w:rFonts w:asciiTheme="minorHAnsi" w:eastAsiaTheme="minorEastAsia" w:hAnsiTheme="minorHAnsi" w:cstheme="minorBidi"/>
          <w:noProof/>
          <w:sz w:val="22"/>
          <w:lang w:eastAsia="pt-BR"/>
        </w:rPr>
      </w:pPr>
      <w:hyperlink w:anchor="_Toc277710736" w:history="1">
        <w:r w:rsidRPr="00157969">
          <w:rPr>
            <w:rStyle w:val="Hyperlink"/>
            <w:noProof/>
          </w:rPr>
          <w:t>Figura 11: Caso de Uso da Entrada do Cliente no Parque</w:t>
        </w:r>
        <w:r>
          <w:rPr>
            <w:noProof/>
            <w:webHidden/>
          </w:rPr>
          <w:tab/>
        </w:r>
        <w:r>
          <w:rPr>
            <w:noProof/>
            <w:webHidden/>
          </w:rPr>
          <w:fldChar w:fldCharType="begin"/>
        </w:r>
        <w:r>
          <w:rPr>
            <w:noProof/>
            <w:webHidden/>
          </w:rPr>
          <w:instrText xml:space="preserve"> PAGEREF _Toc277710736 \h </w:instrText>
        </w:r>
        <w:r>
          <w:rPr>
            <w:noProof/>
            <w:webHidden/>
          </w:rPr>
        </w:r>
        <w:r>
          <w:rPr>
            <w:noProof/>
            <w:webHidden/>
          </w:rPr>
          <w:fldChar w:fldCharType="separate"/>
        </w:r>
        <w:r>
          <w:rPr>
            <w:noProof/>
            <w:webHidden/>
          </w:rPr>
          <w:t>45</w:t>
        </w:r>
        <w:r>
          <w:rPr>
            <w:noProof/>
            <w:webHidden/>
          </w:rPr>
          <w:fldChar w:fldCharType="end"/>
        </w:r>
      </w:hyperlink>
    </w:p>
    <w:p w:rsidR="001C71CC" w:rsidRDefault="001C71CC">
      <w:pPr>
        <w:pStyle w:val="ndicedeilustraes"/>
        <w:tabs>
          <w:tab w:val="right" w:leader="dot" w:pos="9061"/>
        </w:tabs>
        <w:rPr>
          <w:rFonts w:asciiTheme="minorHAnsi" w:eastAsiaTheme="minorEastAsia" w:hAnsiTheme="minorHAnsi" w:cstheme="minorBidi"/>
          <w:noProof/>
          <w:sz w:val="22"/>
          <w:lang w:eastAsia="pt-BR"/>
        </w:rPr>
      </w:pPr>
      <w:hyperlink w:anchor="_Toc277710737" w:history="1">
        <w:r w:rsidRPr="00157969">
          <w:rPr>
            <w:rStyle w:val="Hyperlink"/>
            <w:noProof/>
          </w:rPr>
          <w:t>Figura 12: Caso de Uso da Movimentação da Fila do Brinquedo</w:t>
        </w:r>
        <w:r>
          <w:rPr>
            <w:noProof/>
            <w:webHidden/>
          </w:rPr>
          <w:tab/>
        </w:r>
        <w:r>
          <w:rPr>
            <w:noProof/>
            <w:webHidden/>
          </w:rPr>
          <w:fldChar w:fldCharType="begin"/>
        </w:r>
        <w:r>
          <w:rPr>
            <w:noProof/>
            <w:webHidden/>
          </w:rPr>
          <w:instrText xml:space="preserve"> PAGEREF _Toc277710737 \h </w:instrText>
        </w:r>
        <w:r>
          <w:rPr>
            <w:noProof/>
            <w:webHidden/>
          </w:rPr>
        </w:r>
        <w:r>
          <w:rPr>
            <w:noProof/>
            <w:webHidden/>
          </w:rPr>
          <w:fldChar w:fldCharType="separate"/>
        </w:r>
        <w:r>
          <w:rPr>
            <w:noProof/>
            <w:webHidden/>
          </w:rPr>
          <w:t>46</w:t>
        </w:r>
        <w:r>
          <w:rPr>
            <w:noProof/>
            <w:webHidden/>
          </w:rPr>
          <w:fldChar w:fldCharType="end"/>
        </w:r>
      </w:hyperlink>
    </w:p>
    <w:p w:rsidR="001C71CC" w:rsidRDefault="001C71CC">
      <w:pPr>
        <w:pStyle w:val="ndicedeilustraes"/>
        <w:tabs>
          <w:tab w:val="right" w:leader="dot" w:pos="9061"/>
        </w:tabs>
        <w:rPr>
          <w:rFonts w:asciiTheme="minorHAnsi" w:eastAsiaTheme="minorEastAsia" w:hAnsiTheme="minorHAnsi" w:cstheme="minorBidi"/>
          <w:noProof/>
          <w:sz w:val="22"/>
          <w:lang w:eastAsia="pt-BR"/>
        </w:rPr>
      </w:pPr>
      <w:hyperlink w:anchor="_Toc277710738" w:history="1">
        <w:r w:rsidRPr="00157969">
          <w:rPr>
            <w:rStyle w:val="Hyperlink"/>
            <w:noProof/>
          </w:rPr>
          <w:t>Figura 13: Caso de Uso da Execução do Brinquedo</w:t>
        </w:r>
        <w:r>
          <w:rPr>
            <w:noProof/>
            <w:webHidden/>
          </w:rPr>
          <w:tab/>
        </w:r>
        <w:r>
          <w:rPr>
            <w:noProof/>
            <w:webHidden/>
          </w:rPr>
          <w:fldChar w:fldCharType="begin"/>
        </w:r>
        <w:r>
          <w:rPr>
            <w:noProof/>
            <w:webHidden/>
          </w:rPr>
          <w:instrText xml:space="preserve"> PAGEREF _Toc277710738 \h </w:instrText>
        </w:r>
        <w:r>
          <w:rPr>
            <w:noProof/>
            <w:webHidden/>
          </w:rPr>
        </w:r>
        <w:r>
          <w:rPr>
            <w:noProof/>
            <w:webHidden/>
          </w:rPr>
          <w:fldChar w:fldCharType="separate"/>
        </w:r>
        <w:r>
          <w:rPr>
            <w:noProof/>
            <w:webHidden/>
          </w:rPr>
          <w:t>46</w:t>
        </w:r>
        <w:r>
          <w:rPr>
            <w:noProof/>
            <w:webHidden/>
          </w:rPr>
          <w:fldChar w:fldCharType="end"/>
        </w:r>
      </w:hyperlink>
    </w:p>
    <w:p w:rsidR="001C71CC" w:rsidRDefault="001C71CC">
      <w:pPr>
        <w:pStyle w:val="ndicedeilustraes"/>
        <w:tabs>
          <w:tab w:val="right" w:leader="dot" w:pos="9061"/>
        </w:tabs>
        <w:rPr>
          <w:rFonts w:asciiTheme="minorHAnsi" w:eastAsiaTheme="minorEastAsia" w:hAnsiTheme="minorHAnsi" w:cstheme="minorBidi"/>
          <w:noProof/>
          <w:sz w:val="22"/>
          <w:lang w:eastAsia="pt-BR"/>
        </w:rPr>
      </w:pPr>
      <w:hyperlink w:anchor="_Toc277710739" w:history="1">
        <w:r w:rsidRPr="00157969">
          <w:rPr>
            <w:rStyle w:val="Hyperlink"/>
            <w:noProof/>
          </w:rPr>
          <w:t>Figura 14: Caso de Uso da Saída do Cliente do Parque de Diversão</w:t>
        </w:r>
        <w:r>
          <w:rPr>
            <w:noProof/>
            <w:webHidden/>
          </w:rPr>
          <w:tab/>
        </w:r>
        <w:r>
          <w:rPr>
            <w:noProof/>
            <w:webHidden/>
          </w:rPr>
          <w:fldChar w:fldCharType="begin"/>
        </w:r>
        <w:r>
          <w:rPr>
            <w:noProof/>
            <w:webHidden/>
          </w:rPr>
          <w:instrText xml:space="preserve"> PAGEREF _Toc277710739 \h </w:instrText>
        </w:r>
        <w:r>
          <w:rPr>
            <w:noProof/>
            <w:webHidden/>
          </w:rPr>
        </w:r>
        <w:r>
          <w:rPr>
            <w:noProof/>
            <w:webHidden/>
          </w:rPr>
          <w:fldChar w:fldCharType="separate"/>
        </w:r>
        <w:r>
          <w:rPr>
            <w:noProof/>
            <w:webHidden/>
          </w:rPr>
          <w:t>47</w:t>
        </w:r>
        <w:r>
          <w:rPr>
            <w:noProof/>
            <w:webHidden/>
          </w:rPr>
          <w:fldChar w:fldCharType="end"/>
        </w:r>
      </w:hyperlink>
    </w:p>
    <w:p w:rsidR="001C71CC" w:rsidRDefault="001C71CC">
      <w:pPr>
        <w:pStyle w:val="ndicedeilustraes"/>
        <w:tabs>
          <w:tab w:val="right" w:leader="dot" w:pos="9061"/>
        </w:tabs>
        <w:rPr>
          <w:rFonts w:asciiTheme="minorHAnsi" w:eastAsiaTheme="minorEastAsia" w:hAnsiTheme="minorHAnsi" w:cstheme="minorBidi"/>
          <w:noProof/>
          <w:sz w:val="22"/>
          <w:lang w:eastAsia="pt-BR"/>
        </w:rPr>
      </w:pPr>
      <w:hyperlink r:id="rId11" w:anchor="_Toc277710740" w:history="1">
        <w:r w:rsidRPr="00157969">
          <w:rPr>
            <w:rStyle w:val="Hyperlink"/>
            <w:noProof/>
          </w:rPr>
          <w:t>Figura 15: Modelagem do Banco de dados</w:t>
        </w:r>
        <w:r>
          <w:rPr>
            <w:noProof/>
            <w:webHidden/>
          </w:rPr>
          <w:tab/>
        </w:r>
        <w:r>
          <w:rPr>
            <w:noProof/>
            <w:webHidden/>
          </w:rPr>
          <w:fldChar w:fldCharType="begin"/>
        </w:r>
        <w:r>
          <w:rPr>
            <w:noProof/>
            <w:webHidden/>
          </w:rPr>
          <w:instrText xml:space="preserve"> PAGEREF _Toc277710740 \h </w:instrText>
        </w:r>
        <w:r>
          <w:rPr>
            <w:noProof/>
            <w:webHidden/>
          </w:rPr>
        </w:r>
        <w:r>
          <w:rPr>
            <w:noProof/>
            <w:webHidden/>
          </w:rPr>
          <w:fldChar w:fldCharType="separate"/>
        </w:r>
        <w:r>
          <w:rPr>
            <w:noProof/>
            <w:webHidden/>
          </w:rPr>
          <w:t>48</w:t>
        </w:r>
        <w:r>
          <w:rPr>
            <w:noProof/>
            <w:webHidden/>
          </w:rPr>
          <w:fldChar w:fldCharType="end"/>
        </w:r>
      </w:hyperlink>
    </w:p>
    <w:p w:rsidR="001C71CC" w:rsidRDefault="001C71CC">
      <w:pPr>
        <w:pStyle w:val="ndicedeilustraes"/>
        <w:tabs>
          <w:tab w:val="right" w:leader="dot" w:pos="9061"/>
        </w:tabs>
        <w:rPr>
          <w:rFonts w:asciiTheme="minorHAnsi" w:eastAsiaTheme="minorEastAsia" w:hAnsiTheme="minorHAnsi" w:cstheme="minorBidi"/>
          <w:noProof/>
          <w:sz w:val="22"/>
          <w:lang w:eastAsia="pt-BR"/>
        </w:rPr>
      </w:pPr>
      <w:hyperlink w:anchor="_Toc277710741" w:history="1">
        <w:r w:rsidRPr="00157969">
          <w:rPr>
            <w:rStyle w:val="Hyperlink"/>
            <w:noProof/>
          </w:rPr>
          <w:t>Figura 16: Tela de Brinquedos</w:t>
        </w:r>
        <w:r>
          <w:rPr>
            <w:noProof/>
            <w:webHidden/>
          </w:rPr>
          <w:tab/>
        </w:r>
        <w:r>
          <w:rPr>
            <w:noProof/>
            <w:webHidden/>
          </w:rPr>
          <w:fldChar w:fldCharType="begin"/>
        </w:r>
        <w:r>
          <w:rPr>
            <w:noProof/>
            <w:webHidden/>
          </w:rPr>
          <w:instrText xml:space="preserve"> PAGEREF _Toc277710741 \h </w:instrText>
        </w:r>
        <w:r>
          <w:rPr>
            <w:noProof/>
            <w:webHidden/>
          </w:rPr>
        </w:r>
        <w:r>
          <w:rPr>
            <w:noProof/>
            <w:webHidden/>
          </w:rPr>
          <w:fldChar w:fldCharType="separate"/>
        </w:r>
        <w:r>
          <w:rPr>
            <w:noProof/>
            <w:webHidden/>
          </w:rPr>
          <w:t>61</w:t>
        </w:r>
        <w:r>
          <w:rPr>
            <w:noProof/>
            <w:webHidden/>
          </w:rPr>
          <w:fldChar w:fldCharType="end"/>
        </w:r>
      </w:hyperlink>
    </w:p>
    <w:p w:rsidR="001C71CC" w:rsidRDefault="001C71CC">
      <w:pPr>
        <w:pStyle w:val="ndicedeilustraes"/>
        <w:tabs>
          <w:tab w:val="right" w:leader="dot" w:pos="9061"/>
        </w:tabs>
        <w:rPr>
          <w:rFonts w:asciiTheme="minorHAnsi" w:eastAsiaTheme="minorEastAsia" w:hAnsiTheme="minorHAnsi" w:cstheme="minorBidi"/>
          <w:noProof/>
          <w:sz w:val="22"/>
          <w:lang w:eastAsia="pt-BR"/>
        </w:rPr>
      </w:pPr>
      <w:hyperlink w:anchor="_Toc277710742" w:history="1">
        <w:r w:rsidRPr="00157969">
          <w:rPr>
            <w:rStyle w:val="Hyperlink"/>
            <w:noProof/>
          </w:rPr>
          <w:t>Figura 17: Cadastro de Brinquedos</w:t>
        </w:r>
        <w:r>
          <w:rPr>
            <w:noProof/>
            <w:webHidden/>
          </w:rPr>
          <w:tab/>
        </w:r>
        <w:r>
          <w:rPr>
            <w:noProof/>
            <w:webHidden/>
          </w:rPr>
          <w:fldChar w:fldCharType="begin"/>
        </w:r>
        <w:r>
          <w:rPr>
            <w:noProof/>
            <w:webHidden/>
          </w:rPr>
          <w:instrText xml:space="preserve"> PAGEREF _Toc277710742 \h </w:instrText>
        </w:r>
        <w:r>
          <w:rPr>
            <w:noProof/>
            <w:webHidden/>
          </w:rPr>
        </w:r>
        <w:r>
          <w:rPr>
            <w:noProof/>
            <w:webHidden/>
          </w:rPr>
          <w:fldChar w:fldCharType="separate"/>
        </w:r>
        <w:r>
          <w:rPr>
            <w:noProof/>
            <w:webHidden/>
          </w:rPr>
          <w:t>62</w:t>
        </w:r>
        <w:r>
          <w:rPr>
            <w:noProof/>
            <w:webHidden/>
          </w:rPr>
          <w:fldChar w:fldCharType="end"/>
        </w:r>
      </w:hyperlink>
    </w:p>
    <w:p w:rsidR="001C71CC" w:rsidRDefault="001C71CC">
      <w:pPr>
        <w:pStyle w:val="ndicedeilustraes"/>
        <w:tabs>
          <w:tab w:val="right" w:leader="dot" w:pos="9061"/>
        </w:tabs>
        <w:rPr>
          <w:rFonts w:asciiTheme="minorHAnsi" w:eastAsiaTheme="minorEastAsia" w:hAnsiTheme="minorHAnsi" w:cstheme="minorBidi"/>
          <w:noProof/>
          <w:sz w:val="22"/>
          <w:lang w:eastAsia="pt-BR"/>
        </w:rPr>
      </w:pPr>
      <w:hyperlink w:anchor="_Toc277710743" w:history="1">
        <w:r w:rsidRPr="00157969">
          <w:rPr>
            <w:rStyle w:val="Hyperlink"/>
            <w:noProof/>
          </w:rPr>
          <w:t>Figura 18: Visualização de Brinquedos</w:t>
        </w:r>
        <w:r>
          <w:rPr>
            <w:noProof/>
            <w:webHidden/>
          </w:rPr>
          <w:tab/>
        </w:r>
        <w:r>
          <w:rPr>
            <w:noProof/>
            <w:webHidden/>
          </w:rPr>
          <w:fldChar w:fldCharType="begin"/>
        </w:r>
        <w:r>
          <w:rPr>
            <w:noProof/>
            <w:webHidden/>
          </w:rPr>
          <w:instrText xml:space="preserve"> PAGEREF _Toc277710743 \h </w:instrText>
        </w:r>
        <w:r>
          <w:rPr>
            <w:noProof/>
            <w:webHidden/>
          </w:rPr>
        </w:r>
        <w:r>
          <w:rPr>
            <w:noProof/>
            <w:webHidden/>
          </w:rPr>
          <w:fldChar w:fldCharType="separate"/>
        </w:r>
        <w:r>
          <w:rPr>
            <w:noProof/>
            <w:webHidden/>
          </w:rPr>
          <w:t>62</w:t>
        </w:r>
        <w:r>
          <w:rPr>
            <w:noProof/>
            <w:webHidden/>
          </w:rPr>
          <w:fldChar w:fldCharType="end"/>
        </w:r>
      </w:hyperlink>
    </w:p>
    <w:p w:rsidR="001C71CC" w:rsidRDefault="001C71CC">
      <w:pPr>
        <w:pStyle w:val="ndicedeilustraes"/>
        <w:tabs>
          <w:tab w:val="right" w:leader="dot" w:pos="9061"/>
        </w:tabs>
        <w:rPr>
          <w:rFonts w:asciiTheme="minorHAnsi" w:eastAsiaTheme="minorEastAsia" w:hAnsiTheme="minorHAnsi" w:cstheme="minorBidi"/>
          <w:noProof/>
          <w:sz w:val="22"/>
          <w:lang w:eastAsia="pt-BR"/>
        </w:rPr>
      </w:pPr>
      <w:hyperlink w:anchor="_Toc277710744" w:history="1">
        <w:r w:rsidRPr="00157969">
          <w:rPr>
            <w:rStyle w:val="Hyperlink"/>
            <w:noProof/>
          </w:rPr>
          <w:t>Figura 19: Editar Brinquedos</w:t>
        </w:r>
        <w:r>
          <w:rPr>
            <w:noProof/>
            <w:webHidden/>
          </w:rPr>
          <w:tab/>
        </w:r>
        <w:r>
          <w:rPr>
            <w:noProof/>
            <w:webHidden/>
          </w:rPr>
          <w:fldChar w:fldCharType="begin"/>
        </w:r>
        <w:r>
          <w:rPr>
            <w:noProof/>
            <w:webHidden/>
          </w:rPr>
          <w:instrText xml:space="preserve"> PAGEREF _Toc277710744 \h </w:instrText>
        </w:r>
        <w:r>
          <w:rPr>
            <w:noProof/>
            <w:webHidden/>
          </w:rPr>
        </w:r>
        <w:r>
          <w:rPr>
            <w:noProof/>
            <w:webHidden/>
          </w:rPr>
          <w:fldChar w:fldCharType="separate"/>
        </w:r>
        <w:r>
          <w:rPr>
            <w:noProof/>
            <w:webHidden/>
          </w:rPr>
          <w:t>63</w:t>
        </w:r>
        <w:r>
          <w:rPr>
            <w:noProof/>
            <w:webHidden/>
          </w:rPr>
          <w:fldChar w:fldCharType="end"/>
        </w:r>
      </w:hyperlink>
    </w:p>
    <w:p w:rsidR="001C71CC" w:rsidRDefault="001C71CC">
      <w:pPr>
        <w:pStyle w:val="ndicedeilustraes"/>
        <w:tabs>
          <w:tab w:val="right" w:leader="dot" w:pos="9061"/>
        </w:tabs>
        <w:rPr>
          <w:rFonts w:asciiTheme="minorHAnsi" w:eastAsiaTheme="minorEastAsia" w:hAnsiTheme="minorHAnsi" w:cstheme="minorBidi"/>
          <w:noProof/>
          <w:sz w:val="22"/>
          <w:lang w:eastAsia="pt-BR"/>
        </w:rPr>
      </w:pPr>
      <w:hyperlink w:anchor="_Toc277710745" w:history="1">
        <w:r w:rsidRPr="00157969">
          <w:rPr>
            <w:rStyle w:val="Hyperlink"/>
            <w:noProof/>
          </w:rPr>
          <w:t>Figura 20: Excluir Brinquedos</w:t>
        </w:r>
        <w:r>
          <w:rPr>
            <w:noProof/>
            <w:webHidden/>
          </w:rPr>
          <w:tab/>
        </w:r>
        <w:r>
          <w:rPr>
            <w:noProof/>
            <w:webHidden/>
          </w:rPr>
          <w:fldChar w:fldCharType="begin"/>
        </w:r>
        <w:r>
          <w:rPr>
            <w:noProof/>
            <w:webHidden/>
          </w:rPr>
          <w:instrText xml:space="preserve"> PAGEREF _Toc277710745 \h </w:instrText>
        </w:r>
        <w:r>
          <w:rPr>
            <w:noProof/>
            <w:webHidden/>
          </w:rPr>
        </w:r>
        <w:r>
          <w:rPr>
            <w:noProof/>
            <w:webHidden/>
          </w:rPr>
          <w:fldChar w:fldCharType="separate"/>
        </w:r>
        <w:r>
          <w:rPr>
            <w:noProof/>
            <w:webHidden/>
          </w:rPr>
          <w:t>63</w:t>
        </w:r>
        <w:r>
          <w:rPr>
            <w:noProof/>
            <w:webHidden/>
          </w:rPr>
          <w:fldChar w:fldCharType="end"/>
        </w:r>
      </w:hyperlink>
    </w:p>
    <w:p w:rsidR="001C71CC" w:rsidRDefault="001C71CC">
      <w:pPr>
        <w:pStyle w:val="ndicedeilustraes"/>
        <w:tabs>
          <w:tab w:val="right" w:leader="dot" w:pos="9061"/>
        </w:tabs>
        <w:rPr>
          <w:rFonts w:asciiTheme="minorHAnsi" w:eastAsiaTheme="minorEastAsia" w:hAnsiTheme="minorHAnsi" w:cstheme="minorBidi"/>
          <w:noProof/>
          <w:sz w:val="22"/>
          <w:lang w:eastAsia="pt-BR"/>
        </w:rPr>
      </w:pPr>
      <w:hyperlink w:anchor="_Toc277710746" w:history="1">
        <w:r w:rsidRPr="00157969">
          <w:rPr>
            <w:rStyle w:val="Hyperlink"/>
            <w:noProof/>
          </w:rPr>
          <w:t>Figura 21: Consulta Catracas</w:t>
        </w:r>
        <w:r>
          <w:rPr>
            <w:noProof/>
            <w:webHidden/>
          </w:rPr>
          <w:tab/>
        </w:r>
        <w:r>
          <w:rPr>
            <w:noProof/>
            <w:webHidden/>
          </w:rPr>
          <w:fldChar w:fldCharType="begin"/>
        </w:r>
        <w:r>
          <w:rPr>
            <w:noProof/>
            <w:webHidden/>
          </w:rPr>
          <w:instrText xml:space="preserve"> PAGEREF _Toc277710746 \h </w:instrText>
        </w:r>
        <w:r>
          <w:rPr>
            <w:noProof/>
            <w:webHidden/>
          </w:rPr>
        </w:r>
        <w:r>
          <w:rPr>
            <w:noProof/>
            <w:webHidden/>
          </w:rPr>
          <w:fldChar w:fldCharType="separate"/>
        </w:r>
        <w:r>
          <w:rPr>
            <w:noProof/>
            <w:webHidden/>
          </w:rPr>
          <w:t>64</w:t>
        </w:r>
        <w:r>
          <w:rPr>
            <w:noProof/>
            <w:webHidden/>
          </w:rPr>
          <w:fldChar w:fldCharType="end"/>
        </w:r>
      </w:hyperlink>
    </w:p>
    <w:p w:rsidR="001C71CC" w:rsidRDefault="001C71CC">
      <w:pPr>
        <w:pStyle w:val="ndicedeilustraes"/>
        <w:tabs>
          <w:tab w:val="right" w:leader="dot" w:pos="9061"/>
        </w:tabs>
        <w:rPr>
          <w:rFonts w:asciiTheme="minorHAnsi" w:eastAsiaTheme="minorEastAsia" w:hAnsiTheme="minorHAnsi" w:cstheme="minorBidi"/>
          <w:noProof/>
          <w:sz w:val="22"/>
          <w:lang w:eastAsia="pt-BR"/>
        </w:rPr>
      </w:pPr>
      <w:hyperlink w:anchor="_Toc277710747" w:history="1">
        <w:r w:rsidRPr="00157969">
          <w:rPr>
            <w:rStyle w:val="Hyperlink"/>
            <w:noProof/>
          </w:rPr>
          <w:t>Figura 22: Consulta Código de Barras</w:t>
        </w:r>
        <w:r>
          <w:rPr>
            <w:noProof/>
            <w:webHidden/>
          </w:rPr>
          <w:tab/>
        </w:r>
        <w:r>
          <w:rPr>
            <w:noProof/>
            <w:webHidden/>
          </w:rPr>
          <w:fldChar w:fldCharType="begin"/>
        </w:r>
        <w:r>
          <w:rPr>
            <w:noProof/>
            <w:webHidden/>
          </w:rPr>
          <w:instrText xml:space="preserve"> PAGEREF _Toc277710747 \h </w:instrText>
        </w:r>
        <w:r>
          <w:rPr>
            <w:noProof/>
            <w:webHidden/>
          </w:rPr>
        </w:r>
        <w:r>
          <w:rPr>
            <w:noProof/>
            <w:webHidden/>
          </w:rPr>
          <w:fldChar w:fldCharType="separate"/>
        </w:r>
        <w:r>
          <w:rPr>
            <w:noProof/>
            <w:webHidden/>
          </w:rPr>
          <w:t>64</w:t>
        </w:r>
        <w:r>
          <w:rPr>
            <w:noProof/>
            <w:webHidden/>
          </w:rPr>
          <w:fldChar w:fldCharType="end"/>
        </w:r>
      </w:hyperlink>
    </w:p>
    <w:p w:rsidR="001C71CC" w:rsidRDefault="001C71CC">
      <w:pPr>
        <w:pStyle w:val="ndicedeilustraes"/>
        <w:tabs>
          <w:tab w:val="right" w:leader="dot" w:pos="9061"/>
        </w:tabs>
        <w:rPr>
          <w:rFonts w:asciiTheme="minorHAnsi" w:eastAsiaTheme="minorEastAsia" w:hAnsiTheme="minorHAnsi" w:cstheme="minorBidi"/>
          <w:noProof/>
          <w:sz w:val="22"/>
          <w:lang w:eastAsia="pt-BR"/>
        </w:rPr>
      </w:pPr>
      <w:hyperlink w:anchor="_Toc277710748" w:history="1">
        <w:r w:rsidRPr="00157969">
          <w:rPr>
            <w:rStyle w:val="Hyperlink"/>
            <w:noProof/>
          </w:rPr>
          <w:t>Figura 23: Consulta Clientes</w:t>
        </w:r>
        <w:r>
          <w:rPr>
            <w:noProof/>
            <w:webHidden/>
          </w:rPr>
          <w:tab/>
        </w:r>
        <w:r>
          <w:rPr>
            <w:noProof/>
            <w:webHidden/>
          </w:rPr>
          <w:fldChar w:fldCharType="begin"/>
        </w:r>
        <w:r>
          <w:rPr>
            <w:noProof/>
            <w:webHidden/>
          </w:rPr>
          <w:instrText xml:space="preserve"> PAGEREF _Toc277710748 \h </w:instrText>
        </w:r>
        <w:r>
          <w:rPr>
            <w:noProof/>
            <w:webHidden/>
          </w:rPr>
        </w:r>
        <w:r>
          <w:rPr>
            <w:noProof/>
            <w:webHidden/>
          </w:rPr>
          <w:fldChar w:fldCharType="separate"/>
        </w:r>
        <w:r>
          <w:rPr>
            <w:noProof/>
            <w:webHidden/>
          </w:rPr>
          <w:t>65</w:t>
        </w:r>
        <w:r>
          <w:rPr>
            <w:noProof/>
            <w:webHidden/>
          </w:rPr>
          <w:fldChar w:fldCharType="end"/>
        </w:r>
      </w:hyperlink>
    </w:p>
    <w:p w:rsidR="001C71CC" w:rsidRDefault="001C71CC">
      <w:pPr>
        <w:pStyle w:val="ndicedeilustraes"/>
        <w:tabs>
          <w:tab w:val="right" w:leader="dot" w:pos="9061"/>
        </w:tabs>
        <w:rPr>
          <w:rFonts w:asciiTheme="minorHAnsi" w:eastAsiaTheme="minorEastAsia" w:hAnsiTheme="minorHAnsi" w:cstheme="minorBidi"/>
          <w:noProof/>
          <w:sz w:val="22"/>
          <w:lang w:eastAsia="pt-BR"/>
        </w:rPr>
      </w:pPr>
      <w:hyperlink w:anchor="_Toc277710749" w:history="1">
        <w:r w:rsidRPr="00157969">
          <w:rPr>
            <w:rStyle w:val="Hyperlink"/>
            <w:noProof/>
          </w:rPr>
          <w:t>Figura 24: Associa Código de Barras ao Cliente</w:t>
        </w:r>
        <w:r>
          <w:rPr>
            <w:noProof/>
            <w:webHidden/>
          </w:rPr>
          <w:tab/>
        </w:r>
        <w:r>
          <w:rPr>
            <w:noProof/>
            <w:webHidden/>
          </w:rPr>
          <w:fldChar w:fldCharType="begin"/>
        </w:r>
        <w:r>
          <w:rPr>
            <w:noProof/>
            <w:webHidden/>
          </w:rPr>
          <w:instrText xml:space="preserve"> PAGEREF _Toc277710749 \h </w:instrText>
        </w:r>
        <w:r>
          <w:rPr>
            <w:noProof/>
            <w:webHidden/>
          </w:rPr>
        </w:r>
        <w:r>
          <w:rPr>
            <w:noProof/>
            <w:webHidden/>
          </w:rPr>
          <w:fldChar w:fldCharType="separate"/>
        </w:r>
        <w:r>
          <w:rPr>
            <w:noProof/>
            <w:webHidden/>
          </w:rPr>
          <w:t>65</w:t>
        </w:r>
        <w:r>
          <w:rPr>
            <w:noProof/>
            <w:webHidden/>
          </w:rPr>
          <w:fldChar w:fldCharType="end"/>
        </w:r>
      </w:hyperlink>
    </w:p>
    <w:p w:rsidR="001C71CC" w:rsidRDefault="001C71CC">
      <w:pPr>
        <w:pStyle w:val="ndicedeilustraes"/>
        <w:tabs>
          <w:tab w:val="right" w:leader="dot" w:pos="9061"/>
        </w:tabs>
        <w:rPr>
          <w:rFonts w:asciiTheme="minorHAnsi" w:eastAsiaTheme="minorEastAsia" w:hAnsiTheme="minorHAnsi" w:cstheme="minorBidi"/>
          <w:noProof/>
          <w:sz w:val="22"/>
          <w:lang w:eastAsia="pt-BR"/>
        </w:rPr>
      </w:pPr>
      <w:hyperlink w:anchor="_Toc277710750" w:history="1">
        <w:r w:rsidRPr="00157969">
          <w:rPr>
            <w:rStyle w:val="Hyperlink"/>
            <w:noProof/>
          </w:rPr>
          <w:t>Figura 25: Histórico de Visitas do Cliente ao Parque de Diversão</w:t>
        </w:r>
        <w:r>
          <w:rPr>
            <w:noProof/>
            <w:webHidden/>
          </w:rPr>
          <w:tab/>
        </w:r>
        <w:r>
          <w:rPr>
            <w:noProof/>
            <w:webHidden/>
          </w:rPr>
          <w:fldChar w:fldCharType="begin"/>
        </w:r>
        <w:r>
          <w:rPr>
            <w:noProof/>
            <w:webHidden/>
          </w:rPr>
          <w:instrText xml:space="preserve"> PAGEREF _Toc277710750 \h </w:instrText>
        </w:r>
        <w:r>
          <w:rPr>
            <w:noProof/>
            <w:webHidden/>
          </w:rPr>
        </w:r>
        <w:r>
          <w:rPr>
            <w:noProof/>
            <w:webHidden/>
          </w:rPr>
          <w:fldChar w:fldCharType="separate"/>
        </w:r>
        <w:r>
          <w:rPr>
            <w:noProof/>
            <w:webHidden/>
          </w:rPr>
          <w:t>66</w:t>
        </w:r>
        <w:r>
          <w:rPr>
            <w:noProof/>
            <w:webHidden/>
          </w:rPr>
          <w:fldChar w:fldCharType="end"/>
        </w:r>
      </w:hyperlink>
    </w:p>
    <w:p w:rsidR="001C71CC" w:rsidRDefault="001C71CC">
      <w:pPr>
        <w:pStyle w:val="ndicedeilustraes"/>
        <w:tabs>
          <w:tab w:val="right" w:leader="dot" w:pos="9061"/>
        </w:tabs>
        <w:rPr>
          <w:rFonts w:asciiTheme="minorHAnsi" w:eastAsiaTheme="minorEastAsia" w:hAnsiTheme="minorHAnsi" w:cstheme="minorBidi"/>
          <w:noProof/>
          <w:sz w:val="22"/>
          <w:lang w:eastAsia="pt-BR"/>
        </w:rPr>
      </w:pPr>
      <w:hyperlink w:anchor="_Toc277710751" w:history="1">
        <w:r w:rsidRPr="00157969">
          <w:rPr>
            <w:rStyle w:val="Hyperlink"/>
            <w:noProof/>
          </w:rPr>
          <w:t>Figura 26: Desassocia código de barras</w:t>
        </w:r>
        <w:r>
          <w:rPr>
            <w:noProof/>
            <w:webHidden/>
          </w:rPr>
          <w:tab/>
        </w:r>
        <w:r>
          <w:rPr>
            <w:noProof/>
            <w:webHidden/>
          </w:rPr>
          <w:fldChar w:fldCharType="begin"/>
        </w:r>
        <w:r>
          <w:rPr>
            <w:noProof/>
            <w:webHidden/>
          </w:rPr>
          <w:instrText xml:space="preserve"> PAGEREF _Toc277710751 \h </w:instrText>
        </w:r>
        <w:r>
          <w:rPr>
            <w:noProof/>
            <w:webHidden/>
          </w:rPr>
        </w:r>
        <w:r>
          <w:rPr>
            <w:noProof/>
            <w:webHidden/>
          </w:rPr>
          <w:fldChar w:fldCharType="separate"/>
        </w:r>
        <w:r>
          <w:rPr>
            <w:noProof/>
            <w:webHidden/>
          </w:rPr>
          <w:t>67</w:t>
        </w:r>
        <w:r>
          <w:rPr>
            <w:noProof/>
            <w:webHidden/>
          </w:rPr>
          <w:fldChar w:fldCharType="end"/>
        </w:r>
      </w:hyperlink>
    </w:p>
    <w:p w:rsidR="001C71CC" w:rsidRDefault="001C71CC">
      <w:pPr>
        <w:pStyle w:val="ndicedeilustraes"/>
        <w:tabs>
          <w:tab w:val="right" w:leader="dot" w:pos="9061"/>
        </w:tabs>
        <w:rPr>
          <w:rFonts w:asciiTheme="minorHAnsi" w:eastAsiaTheme="minorEastAsia" w:hAnsiTheme="minorHAnsi" w:cstheme="minorBidi"/>
          <w:noProof/>
          <w:sz w:val="22"/>
          <w:lang w:eastAsia="pt-BR"/>
        </w:rPr>
      </w:pPr>
      <w:hyperlink w:anchor="_Toc277710752" w:history="1">
        <w:r w:rsidRPr="00157969">
          <w:rPr>
            <w:rStyle w:val="Hyperlink"/>
            <w:noProof/>
          </w:rPr>
          <w:t>Figura 27: Aproximar Dispositivo</w:t>
        </w:r>
        <w:r>
          <w:rPr>
            <w:noProof/>
            <w:webHidden/>
          </w:rPr>
          <w:tab/>
        </w:r>
        <w:r>
          <w:rPr>
            <w:noProof/>
            <w:webHidden/>
          </w:rPr>
          <w:fldChar w:fldCharType="begin"/>
        </w:r>
        <w:r>
          <w:rPr>
            <w:noProof/>
            <w:webHidden/>
          </w:rPr>
          <w:instrText xml:space="preserve"> PAGEREF _Toc277710752 \h </w:instrText>
        </w:r>
        <w:r>
          <w:rPr>
            <w:noProof/>
            <w:webHidden/>
          </w:rPr>
        </w:r>
        <w:r>
          <w:rPr>
            <w:noProof/>
            <w:webHidden/>
          </w:rPr>
          <w:fldChar w:fldCharType="separate"/>
        </w:r>
        <w:r>
          <w:rPr>
            <w:noProof/>
            <w:webHidden/>
          </w:rPr>
          <w:t>67</w:t>
        </w:r>
        <w:r>
          <w:rPr>
            <w:noProof/>
            <w:webHidden/>
          </w:rPr>
          <w:fldChar w:fldCharType="end"/>
        </w:r>
      </w:hyperlink>
    </w:p>
    <w:p w:rsidR="001C71CC" w:rsidRDefault="001C71CC">
      <w:pPr>
        <w:pStyle w:val="ndicedeilustraes"/>
        <w:tabs>
          <w:tab w:val="right" w:leader="dot" w:pos="9061"/>
        </w:tabs>
        <w:rPr>
          <w:rFonts w:asciiTheme="minorHAnsi" w:eastAsiaTheme="minorEastAsia" w:hAnsiTheme="minorHAnsi" w:cstheme="minorBidi"/>
          <w:noProof/>
          <w:sz w:val="22"/>
          <w:lang w:eastAsia="pt-BR"/>
        </w:rPr>
      </w:pPr>
      <w:hyperlink w:anchor="_Toc277710753" w:history="1">
        <w:r w:rsidRPr="00157969">
          <w:rPr>
            <w:rStyle w:val="Hyperlink"/>
            <w:noProof/>
          </w:rPr>
          <w:t>Figura 28: Terminal de Consulta</w:t>
        </w:r>
        <w:r>
          <w:rPr>
            <w:noProof/>
            <w:webHidden/>
          </w:rPr>
          <w:tab/>
        </w:r>
        <w:r>
          <w:rPr>
            <w:noProof/>
            <w:webHidden/>
          </w:rPr>
          <w:fldChar w:fldCharType="begin"/>
        </w:r>
        <w:r>
          <w:rPr>
            <w:noProof/>
            <w:webHidden/>
          </w:rPr>
          <w:instrText xml:space="preserve"> PAGEREF _Toc277710753 \h </w:instrText>
        </w:r>
        <w:r>
          <w:rPr>
            <w:noProof/>
            <w:webHidden/>
          </w:rPr>
        </w:r>
        <w:r>
          <w:rPr>
            <w:noProof/>
            <w:webHidden/>
          </w:rPr>
          <w:fldChar w:fldCharType="separate"/>
        </w:r>
        <w:r>
          <w:rPr>
            <w:noProof/>
            <w:webHidden/>
          </w:rPr>
          <w:t>68</w:t>
        </w:r>
        <w:r>
          <w:rPr>
            <w:noProof/>
            <w:webHidden/>
          </w:rPr>
          <w:fldChar w:fldCharType="end"/>
        </w:r>
      </w:hyperlink>
    </w:p>
    <w:p w:rsidR="001C71CC" w:rsidRDefault="001C71CC">
      <w:pPr>
        <w:pStyle w:val="ndicedeilustraes"/>
        <w:tabs>
          <w:tab w:val="right" w:leader="dot" w:pos="9061"/>
        </w:tabs>
        <w:rPr>
          <w:rFonts w:asciiTheme="minorHAnsi" w:eastAsiaTheme="minorEastAsia" w:hAnsiTheme="minorHAnsi" w:cstheme="minorBidi"/>
          <w:noProof/>
          <w:sz w:val="22"/>
          <w:lang w:eastAsia="pt-BR"/>
        </w:rPr>
      </w:pPr>
      <w:hyperlink w:anchor="_Toc277710754" w:history="1">
        <w:r w:rsidRPr="00157969">
          <w:rPr>
            <w:rStyle w:val="Hyperlink"/>
            <w:noProof/>
          </w:rPr>
          <w:t>Figura 29: Arquitetura da Solução, usando WEB</w:t>
        </w:r>
        <w:r>
          <w:rPr>
            <w:noProof/>
            <w:webHidden/>
          </w:rPr>
          <w:tab/>
        </w:r>
        <w:r>
          <w:rPr>
            <w:noProof/>
            <w:webHidden/>
          </w:rPr>
          <w:fldChar w:fldCharType="begin"/>
        </w:r>
        <w:r>
          <w:rPr>
            <w:noProof/>
            <w:webHidden/>
          </w:rPr>
          <w:instrText xml:space="preserve"> PAGEREF _Toc277710754 \h </w:instrText>
        </w:r>
        <w:r>
          <w:rPr>
            <w:noProof/>
            <w:webHidden/>
          </w:rPr>
        </w:r>
        <w:r>
          <w:rPr>
            <w:noProof/>
            <w:webHidden/>
          </w:rPr>
          <w:fldChar w:fldCharType="separate"/>
        </w:r>
        <w:r>
          <w:rPr>
            <w:noProof/>
            <w:webHidden/>
          </w:rPr>
          <w:t>70</w:t>
        </w:r>
        <w:r>
          <w:rPr>
            <w:noProof/>
            <w:webHidden/>
          </w:rPr>
          <w:fldChar w:fldCharType="end"/>
        </w:r>
      </w:hyperlink>
    </w:p>
    <w:p w:rsidR="001C71CC" w:rsidRDefault="001C71CC">
      <w:pPr>
        <w:pStyle w:val="ndicedeilustraes"/>
        <w:tabs>
          <w:tab w:val="right" w:leader="dot" w:pos="9061"/>
        </w:tabs>
        <w:rPr>
          <w:rFonts w:asciiTheme="minorHAnsi" w:eastAsiaTheme="minorEastAsia" w:hAnsiTheme="minorHAnsi" w:cstheme="minorBidi"/>
          <w:noProof/>
          <w:sz w:val="22"/>
          <w:lang w:eastAsia="pt-BR"/>
        </w:rPr>
      </w:pPr>
      <w:hyperlink w:anchor="_Toc277710755" w:history="1">
        <w:r w:rsidRPr="00157969">
          <w:rPr>
            <w:rStyle w:val="Hyperlink"/>
            <w:noProof/>
          </w:rPr>
          <w:t>Figura 30: Questionário para avaliação das telas de cadastro</w:t>
        </w:r>
        <w:r>
          <w:rPr>
            <w:noProof/>
            <w:webHidden/>
          </w:rPr>
          <w:tab/>
        </w:r>
        <w:r>
          <w:rPr>
            <w:noProof/>
            <w:webHidden/>
          </w:rPr>
          <w:fldChar w:fldCharType="begin"/>
        </w:r>
        <w:r>
          <w:rPr>
            <w:noProof/>
            <w:webHidden/>
          </w:rPr>
          <w:instrText xml:space="preserve"> PAGEREF _Toc277710755 \h </w:instrText>
        </w:r>
        <w:r>
          <w:rPr>
            <w:noProof/>
            <w:webHidden/>
          </w:rPr>
        </w:r>
        <w:r>
          <w:rPr>
            <w:noProof/>
            <w:webHidden/>
          </w:rPr>
          <w:fldChar w:fldCharType="separate"/>
        </w:r>
        <w:r>
          <w:rPr>
            <w:noProof/>
            <w:webHidden/>
          </w:rPr>
          <w:t>86</w:t>
        </w:r>
        <w:r>
          <w:rPr>
            <w:noProof/>
            <w:webHidden/>
          </w:rPr>
          <w:fldChar w:fldCharType="end"/>
        </w:r>
      </w:hyperlink>
    </w:p>
    <w:p w:rsidR="001C71CC" w:rsidRDefault="001C71CC">
      <w:pPr>
        <w:pStyle w:val="ndicedeilustraes"/>
        <w:tabs>
          <w:tab w:val="right" w:leader="dot" w:pos="9061"/>
        </w:tabs>
        <w:rPr>
          <w:rFonts w:asciiTheme="minorHAnsi" w:eastAsiaTheme="minorEastAsia" w:hAnsiTheme="minorHAnsi" w:cstheme="minorBidi"/>
          <w:noProof/>
          <w:sz w:val="22"/>
          <w:lang w:eastAsia="pt-BR"/>
        </w:rPr>
      </w:pPr>
      <w:hyperlink w:anchor="_Toc277710756" w:history="1">
        <w:r w:rsidRPr="00157969">
          <w:rPr>
            <w:rStyle w:val="Hyperlink"/>
            <w:noProof/>
          </w:rPr>
          <w:t>Figura 31: Questionário para avaliação da entrada e saída do Parque</w:t>
        </w:r>
        <w:r>
          <w:rPr>
            <w:noProof/>
            <w:webHidden/>
          </w:rPr>
          <w:tab/>
        </w:r>
        <w:r>
          <w:rPr>
            <w:noProof/>
            <w:webHidden/>
          </w:rPr>
          <w:fldChar w:fldCharType="begin"/>
        </w:r>
        <w:r>
          <w:rPr>
            <w:noProof/>
            <w:webHidden/>
          </w:rPr>
          <w:instrText xml:space="preserve"> PAGEREF _Toc277710756 \h </w:instrText>
        </w:r>
        <w:r>
          <w:rPr>
            <w:noProof/>
            <w:webHidden/>
          </w:rPr>
        </w:r>
        <w:r>
          <w:rPr>
            <w:noProof/>
            <w:webHidden/>
          </w:rPr>
          <w:fldChar w:fldCharType="separate"/>
        </w:r>
        <w:r>
          <w:rPr>
            <w:noProof/>
            <w:webHidden/>
          </w:rPr>
          <w:t>87</w:t>
        </w:r>
        <w:r>
          <w:rPr>
            <w:noProof/>
            <w:webHidden/>
          </w:rPr>
          <w:fldChar w:fldCharType="end"/>
        </w:r>
      </w:hyperlink>
    </w:p>
    <w:p w:rsidR="001C71CC" w:rsidRDefault="001C71CC">
      <w:pPr>
        <w:pStyle w:val="ndicedeilustraes"/>
        <w:tabs>
          <w:tab w:val="right" w:leader="dot" w:pos="9061"/>
        </w:tabs>
        <w:rPr>
          <w:rFonts w:asciiTheme="minorHAnsi" w:eastAsiaTheme="minorEastAsia" w:hAnsiTheme="minorHAnsi" w:cstheme="minorBidi"/>
          <w:noProof/>
          <w:sz w:val="22"/>
          <w:lang w:eastAsia="pt-BR"/>
        </w:rPr>
      </w:pPr>
      <w:hyperlink w:anchor="_Toc277710757" w:history="1">
        <w:r w:rsidRPr="00157969">
          <w:rPr>
            <w:rStyle w:val="Hyperlink"/>
            <w:noProof/>
          </w:rPr>
          <w:t>Figura 32: Questionário para avaliação da entrada na fila</w:t>
        </w:r>
        <w:r>
          <w:rPr>
            <w:noProof/>
            <w:webHidden/>
          </w:rPr>
          <w:tab/>
        </w:r>
        <w:r>
          <w:rPr>
            <w:noProof/>
            <w:webHidden/>
          </w:rPr>
          <w:fldChar w:fldCharType="begin"/>
        </w:r>
        <w:r>
          <w:rPr>
            <w:noProof/>
            <w:webHidden/>
          </w:rPr>
          <w:instrText xml:space="preserve"> PAGEREF _Toc277710757 \h </w:instrText>
        </w:r>
        <w:r>
          <w:rPr>
            <w:noProof/>
            <w:webHidden/>
          </w:rPr>
        </w:r>
        <w:r>
          <w:rPr>
            <w:noProof/>
            <w:webHidden/>
          </w:rPr>
          <w:fldChar w:fldCharType="separate"/>
        </w:r>
        <w:r>
          <w:rPr>
            <w:noProof/>
            <w:webHidden/>
          </w:rPr>
          <w:t>88</w:t>
        </w:r>
        <w:r>
          <w:rPr>
            <w:noProof/>
            <w:webHidden/>
          </w:rPr>
          <w:fldChar w:fldCharType="end"/>
        </w:r>
      </w:hyperlink>
    </w:p>
    <w:p w:rsidR="001C71CC" w:rsidRDefault="001C71CC">
      <w:pPr>
        <w:pStyle w:val="ndicedeilustraes"/>
        <w:tabs>
          <w:tab w:val="right" w:leader="dot" w:pos="9061"/>
        </w:tabs>
        <w:rPr>
          <w:rFonts w:asciiTheme="minorHAnsi" w:eastAsiaTheme="minorEastAsia" w:hAnsiTheme="minorHAnsi" w:cstheme="minorBidi"/>
          <w:noProof/>
          <w:sz w:val="22"/>
          <w:lang w:eastAsia="pt-BR"/>
        </w:rPr>
      </w:pPr>
      <w:hyperlink w:anchor="_Toc277710758" w:history="1">
        <w:r w:rsidRPr="00157969">
          <w:rPr>
            <w:rStyle w:val="Hyperlink"/>
            <w:noProof/>
          </w:rPr>
          <w:t>Figura 33: Questionário para avaliação da Entrada no Brinquedo</w:t>
        </w:r>
        <w:r>
          <w:rPr>
            <w:noProof/>
            <w:webHidden/>
          </w:rPr>
          <w:tab/>
        </w:r>
        <w:r>
          <w:rPr>
            <w:noProof/>
            <w:webHidden/>
          </w:rPr>
          <w:fldChar w:fldCharType="begin"/>
        </w:r>
        <w:r>
          <w:rPr>
            <w:noProof/>
            <w:webHidden/>
          </w:rPr>
          <w:instrText xml:space="preserve"> PAGEREF _Toc277710758 \h </w:instrText>
        </w:r>
        <w:r>
          <w:rPr>
            <w:noProof/>
            <w:webHidden/>
          </w:rPr>
        </w:r>
        <w:r>
          <w:rPr>
            <w:noProof/>
            <w:webHidden/>
          </w:rPr>
          <w:fldChar w:fldCharType="separate"/>
        </w:r>
        <w:r>
          <w:rPr>
            <w:noProof/>
            <w:webHidden/>
          </w:rPr>
          <w:t>88</w:t>
        </w:r>
        <w:r>
          <w:rPr>
            <w:noProof/>
            <w:webHidden/>
          </w:rPr>
          <w:fldChar w:fldCharType="end"/>
        </w:r>
      </w:hyperlink>
    </w:p>
    <w:p w:rsidR="001C71CC" w:rsidRDefault="001C71CC">
      <w:pPr>
        <w:pStyle w:val="ndicedeilustraes"/>
        <w:tabs>
          <w:tab w:val="right" w:leader="dot" w:pos="9061"/>
        </w:tabs>
        <w:rPr>
          <w:rFonts w:asciiTheme="minorHAnsi" w:eastAsiaTheme="minorEastAsia" w:hAnsiTheme="minorHAnsi" w:cstheme="minorBidi"/>
          <w:noProof/>
          <w:sz w:val="22"/>
          <w:lang w:eastAsia="pt-BR"/>
        </w:rPr>
      </w:pPr>
      <w:hyperlink w:anchor="_Toc277710759" w:history="1">
        <w:r w:rsidRPr="00157969">
          <w:rPr>
            <w:rStyle w:val="Hyperlink"/>
            <w:noProof/>
          </w:rPr>
          <w:t>Figura 34: Questionário para avaliação da Execução do Brinquedo</w:t>
        </w:r>
        <w:r>
          <w:rPr>
            <w:noProof/>
            <w:webHidden/>
          </w:rPr>
          <w:tab/>
        </w:r>
        <w:r>
          <w:rPr>
            <w:noProof/>
            <w:webHidden/>
          </w:rPr>
          <w:fldChar w:fldCharType="begin"/>
        </w:r>
        <w:r>
          <w:rPr>
            <w:noProof/>
            <w:webHidden/>
          </w:rPr>
          <w:instrText xml:space="preserve"> PAGEREF _Toc277710759 \h </w:instrText>
        </w:r>
        <w:r>
          <w:rPr>
            <w:noProof/>
            <w:webHidden/>
          </w:rPr>
        </w:r>
        <w:r>
          <w:rPr>
            <w:noProof/>
            <w:webHidden/>
          </w:rPr>
          <w:fldChar w:fldCharType="separate"/>
        </w:r>
        <w:r>
          <w:rPr>
            <w:noProof/>
            <w:webHidden/>
          </w:rPr>
          <w:t>89</w:t>
        </w:r>
        <w:r>
          <w:rPr>
            <w:noProof/>
            <w:webHidden/>
          </w:rPr>
          <w:fldChar w:fldCharType="end"/>
        </w:r>
      </w:hyperlink>
    </w:p>
    <w:p w:rsidR="001C71CC" w:rsidRDefault="001C71CC">
      <w:pPr>
        <w:pStyle w:val="ndicedeilustraes"/>
        <w:tabs>
          <w:tab w:val="right" w:leader="dot" w:pos="9061"/>
        </w:tabs>
        <w:rPr>
          <w:rFonts w:asciiTheme="minorHAnsi" w:eastAsiaTheme="minorEastAsia" w:hAnsiTheme="minorHAnsi" w:cstheme="minorBidi"/>
          <w:noProof/>
          <w:sz w:val="22"/>
          <w:lang w:eastAsia="pt-BR"/>
        </w:rPr>
      </w:pPr>
      <w:hyperlink w:anchor="_Toc277710760" w:history="1">
        <w:r w:rsidRPr="00157969">
          <w:rPr>
            <w:rStyle w:val="Hyperlink"/>
            <w:noProof/>
          </w:rPr>
          <w:t>Figura 35: Questionário para avaliação da aplicação</w:t>
        </w:r>
        <w:r>
          <w:rPr>
            <w:noProof/>
            <w:webHidden/>
          </w:rPr>
          <w:tab/>
        </w:r>
        <w:r>
          <w:rPr>
            <w:noProof/>
            <w:webHidden/>
          </w:rPr>
          <w:fldChar w:fldCharType="begin"/>
        </w:r>
        <w:r>
          <w:rPr>
            <w:noProof/>
            <w:webHidden/>
          </w:rPr>
          <w:instrText xml:space="preserve"> PAGEREF _Toc277710760 \h </w:instrText>
        </w:r>
        <w:r>
          <w:rPr>
            <w:noProof/>
            <w:webHidden/>
          </w:rPr>
        </w:r>
        <w:r>
          <w:rPr>
            <w:noProof/>
            <w:webHidden/>
          </w:rPr>
          <w:fldChar w:fldCharType="separate"/>
        </w:r>
        <w:r>
          <w:rPr>
            <w:noProof/>
            <w:webHidden/>
          </w:rPr>
          <w:t>89</w:t>
        </w:r>
        <w:r>
          <w:rPr>
            <w:noProof/>
            <w:webHidden/>
          </w:rPr>
          <w:fldChar w:fldCharType="end"/>
        </w:r>
      </w:hyperlink>
    </w:p>
    <w:p w:rsidR="001C71CC" w:rsidRDefault="00E57B07" w:rsidP="003777ED">
      <w:pPr>
        <w:autoSpaceDE w:val="0"/>
        <w:autoSpaceDN w:val="0"/>
        <w:adjustRightInd w:val="0"/>
        <w:spacing w:after="0" w:line="360" w:lineRule="auto"/>
        <w:jc w:val="both"/>
        <w:rPr>
          <w:rFonts w:ascii="Times New Roman" w:eastAsiaTheme="minorHAnsi" w:hAnsi="Times New Roman"/>
          <w:sz w:val="24"/>
          <w:szCs w:val="24"/>
        </w:rPr>
      </w:pPr>
      <w:r w:rsidRPr="00D60B8C">
        <w:rPr>
          <w:rFonts w:ascii="Times New Roman" w:eastAsiaTheme="minorHAnsi" w:hAnsi="Times New Roman"/>
          <w:sz w:val="24"/>
          <w:szCs w:val="24"/>
        </w:rPr>
        <w:fldChar w:fldCharType="end"/>
      </w:r>
    </w:p>
    <w:p w:rsidR="001C71CC" w:rsidRDefault="001C71CC" w:rsidP="003777ED">
      <w:pPr>
        <w:autoSpaceDE w:val="0"/>
        <w:autoSpaceDN w:val="0"/>
        <w:adjustRightInd w:val="0"/>
        <w:spacing w:after="0" w:line="360" w:lineRule="auto"/>
        <w:jc w:val="both"/>
        <w:rPr>
          <w:rFonts w:ascii="Times New Roman" w:eastAsiaTheme="minorHAnsi" w:hAnsi="Times New Roman"/>
          <w:sz w:val="24"/>
          <w:szCs w:val="24"/>
        </w:rPr>
      </w:pPr>
    </w:p>
    <w:p w:rsidR="001C71CC" w:rsidRDefault="001C71CC" w:rsidP="003777ED">
      <w:pPr>
        <w:autoSpaceDE w:val="0"/>
        <w:autoSpaceDN w:val="0"/>
        <w:adjustRightInd w:val="0"/>
        <w:spacing w:after="0" w:line="360" w:lineRule="auto"/>
        <w:jc w:val="both"/>
        <w:rPr>
          <w:rFonts w:ascii="Times New Roman" w:eastAsiaTheme="minorHAnsi" w:hAnsi="Times New Roman"/>
          <w:sz w:val="24"/>
          <w:szCs w:val="24"/>
        </w:rPr>
      </w:pPr>
    </w:p>
    <w:p w:rsidR="001C71CC" w:rsidRDefault="001C71CC" w:rsidP="003777ED">
      <w:pPr>
        <w:autoSpaceDE w:val="0"/>
        <w:autoSpaceDN w:val="0"/>
        <w:adjustRightInd w:val="0"/>
        <w:spacing w:after="0" w:line="360" w:lineRule="auto"/>
        <w:jc w:val="both"/>
        <w:rPr>
          <w:rFonts w:ascii="Times New Roman" w:eastAsiaTheme="minorHAnsi" w:hAnsi="Times New Roman"/>
          <w:sz w:val="24"/>
          <w:szCs w:val="24"/>
        </w:rPr>
      </w:pPr>
    </w:p>
    <w:p w:rsidR="001C71CC" w:rsidRDefault="001C71CC" w:rsidP="003777ED">
      <w:pPr>
        <w:autoSpaceDE w:val="0"/>
        <w:autoSpaceDN w:val="0"/>
        <w:adjustRightInd w:val="0"/>
        <w:spacing w:after="0" w:line="360" w:lineRule="auto"/>
        <w:jc w:val="both"/>
        <w:rPr>
          <w:rFonts w:ascii="Times New Roman" w:eastAsiaTheme="minorHAnsi" w:hAnsi="Times New Roman"/>
          <w:sz w:val="24"/>
          <w:szCs w:val="24"/>
        </w:rPr>
      </w:pPr>
    </w:p>
    <w:p w:rsidR="00F04140" w:rsidRPr="00D60B8C" w:rsidRDefault="00F04140" w:rsidP="003777ED">
      <w:pPr>
        <w:autoSpaceDE w:val="0"/>
        <w:autoSpaceDN w:val="0"/>
        <w:adjustRightInd w:val="0"/>
        <w:spacing w:after="0" w:line="360" w:lineRule="auto"/>
        <w:jc w:val="both"/>
        <w:rPr>
          <w:rFonts w:ascii="Times New Roman" w:eastAsiaTheme="minorHAnsi" w:hAnsi="Times New Roman"/>
          <w:b/>
          <w:sz w:val="24"/>
          <w:szCs w:val="24"/>
        </w:rPr>
      </w:pPr>
      <w:r w:rsidRPr="00D60B8C">
        <w:rPr>
          <w:rFonts w:ascii="Times New Roman" w:eastAsiaTheme="minorHAnsi" w:hAnsi="Times New Roman"/>
          <w:b/>
          <w:sz w:val="24"/>
          <w:szCs w:val="24"/>
        </w:rPr>
        <w:lastRenderedPageBreak/>
        <w:t xml:space="preserve">LISTA DE </w:t>
      </w:r>
      <w:r w:rsidR="009D1462" w:rsidRPr="00D60B8C">
        <w:rPr>
          <w:rFonts w:ascii="Times New Roman" w:eastAsiaTheme="minorHAnsi" w:hAnsi="Times New Roman"/>
          <w:b/>
          <w:sz w:val="24"/>
          <w:szCs w:val="24"/>
        </w:rPr>
        <w:t>GRÁFICOS</w:t>
      </w:r>
    </w:p>
    <w:p w:rsidR="00783CB6" w:rsidRPr="00D60B8C" w:rsidRDefault="00783CB6" w:rsidP="00D60B8C">
      <w:pPr>
        <w:autoSpaceDE w:val="0"/>
        <w:autoSpaceDN w:val="0"/>
        <w:adjustRightInd w:val="0"/>
        <w:spacing w:after="0" w:line="360" w:lineRule="auto"/>
        <w:jc w:val="both"/>
        <w:rPr>
          <w:rFonts w:ascii="Times New Roman" w:eastAsiaTheme="minorHAnsi" w:hAnsi="Times New Roman"/>
          <w:sz w:val="24"/>
          <w:szCs w:val="24"/>
        </w:rPr>
      </w:pPr>
    </w:p>
    <w:p w:rsidR="001C71CC" w:rsidRDefault="00E57B07">
      <w:pPr>
        <w:pStyle w:val="ndicedeilustraes"/>
        <w:tabs>
          <w:tab w:val="right" w:leader="dot" w:pos="9061"/>
        </w:tabs>
        <w:rPr>
          <w:rFonts w:asciiTheme="minorHAnsi" w:eastAsiaTheme="minorEastAsia" w:hAnsiTheme="minorHAnsi" w:cstheme="minorBidi"/>
          <w:noProof/>
          <w:sz w:val="22"/>
          <w:lang w:eastAsia="pt-BR"/>
        </w:rPr>
      </w:pPr>
      <w:r w:rsidRPr="00D60B8C">
        <w:rPr>
          <w:rFonts w:eastAsiaTheme="minorHAnsi"/>
          <w:szCs w:val="24"/>
        </w:rPr>
        <w:fldChar w:fldCharType="begin"/>
      </w:r>
      <w:r w:rsidR="002872DE" w:rsidRPr="00D60B8C">
        <w:rPr>
          <w:rFonts w:eastAsiaTheme="minorHAnsi"/>
          <w:szCs w:val="24"/>
        </w:rPr>
        <w:instrText xml:space="preserve"> TOC \h \z \c "Gráfico" </w:instrText>
      </w:r>
      <w:r w:rsidRPr="00D60B8C">
        <w:rPr>
          <w:rFonts w:eastAsiaTheme="minorHAnsi"/>
          <w:szCs w:val="24"/>
        </w:rPr>
        <w:fldChar w:fldCharType="separate"/>
      </w:r>
      <w:hyperlink w:anchor="_Toc277710761" w:history="1">
        <w:r w:rsidR="001C71CC" w:rsidRPr="00084F24">
          <w:rPr>
            <w:rStyle w:val="Hyperlink"/>
            <w:noProof/>
          </w:rPr>
          <w:t>Gráfico 1: Percentual do sexo dos entrevistados</w:t>
        </w:r>
        <w:r w:rsidR="001C71CC">
          <w:rPr>
            <w:noProof/>
            <w:webHidden/>
          </w:rPr>
          <w:tab/>
        </w:r>
        <w:r w:rsidR="001C71CC">
          <w:rPr>
            <w:noProof/>
            <w:webHidden/>
          </w:rPr>
          <w:fldChar w:fldCharType="begin"/>
        </w:r>
        <w:r w:rsidR="001C71CC">
          <w:rPr>
            <w:noProof/>
            <w:webHidden/>
          </w:rPr>
          <w:instrText xml:space="preserve"> PAGEREF _Toc277710761 \h </w:instrText>
        </w:r>
        <w:r w:rsidR="001C71CC">
          <w:rPr>
            <w:noProof/>
            <w:webHidden/>
          </w:rPr>
        </w:r>
        <w:r w:rsidR="001C71CC">
          <w:rPr>
            <w:noProof/>
            <w:webHidden/>
          </w:rPr>
          <w:fldChar w:fldCharType="separate"/>
        </w:r>
        <w:r w:rsidR="001C71CC">
          <w:rPr>
            <w:noProof/>
            <w:webHidden/>
          </w:rPr>
          <w:t>72</w:t>
        </w:r>
        <w:r w:rsidR="001C71CC">
          <w:rPr>
            <w:noProof/>
            <w:webHidden/>
          </w:rPr>
          <w:fldChar w:fldCharType="end"/>
        </w:r>
      </w:hyperlink>
    </w:p>
    <w:p w:rsidR="001C71CC" w:rsidRDefault="001C71CC">
      <w:pPr>
        <w:pStyle w:val="ndicedeilustraes"/>
        <w:tabs>
          <w:tab w:val="right" w:leader="dot" w:pos="9061"/>
        </w:tabs>
        <w:rPr>
          <w:rFonts w:asciiTheme="minorHAnsi" w:eastAsiaTheme="minorEastAsia" w:hAnsiTheme="minorHAnsi" w:cstheme="minorBidi"/>
          <w:noProof/>
          <w:sz w:val="22"/>
          <w:lang w:eastAsia="pt-BR"/>
        </w:rPr>
      </w:pPr>
      <w:hyperlink w:anchor="_Toc277710762" w:history="1">
        <w:r w:rsidRPr="00084F24">
          <w:rPr>
            <w:rStyle w:val="Hyperlink"/>
            <w:noProof/>
          </w:rPr>
          <w:t>Gráfico 2: Percentual da idade dos entrevistados</w:t>
        </w:r>
        <w:r>
          <w:rPr>
            <w:noProof/>
            <w:webHidden/>
          </w:rPr>
          <w:tab/>
        </w:r>
        <w:r>
          <w:rPr>
            <w:noProof/>
            <w:webHidden/>
          </w:rPr>
          <w:fldChar w:fldCharType="begin"/>
        </w:r>
        <w:r>
          <w:rPr>
            <w:noProof/>
            <w:webHidden/>
          </w:rPr>
          <w:instrText xml:space="preserve"> PAGEREF _Toc277710762 \h </w:instrText>
        </w:r>
        <w:r>
          <w:rPr>
            <w:noProof/>
            <w:webHidden/>
          </w:rPr>
        </w:r>
        <w:r>
          <w:rPr>
            <w:noProof/>
            <w:webHidden/>
          </w:rPr>
          <w:fldChar w:fldCharType="separate"/>
        </w:r>
        <w:r>
          <w:rPr>
            <w:noProof/>
            <w:webHidden/>
          </w:rPr>
          <w:t>73</w:t>
        </w:r>
        <w:r>
          <w:rPr>
            <w:noProof/>
            <w:webHidden/>
          </w:rPr>
          <w:fldChar w:fldCharType="end"/>
        </w:r>
      </w:hyperlink>
    </w:p>
    <w:p w:rsidR="001C71CC" w:rsidRDefault="001C71CC">
      <w:pPr>
        <w:pStyle w:val="ndicedeilustraes"/>
        <w:tabs>
          <w:tab w:val="right" w:leader="dot" w:pos="9061"/>
        </w:tabs>
        <w:rPr>
          <w:rFonts w:asciiTheme="minorHAnsi" w:eastAsiaTheme="minorEastAsia" w:hAnsiTheme="minorHAnsi" w:cstheme="minorBidi"/>
          <w:noProof/>
          <w:sz w:val="22"/>
          <w:lang w:eastAsia="pt-BR"/>
        </w:rPr>
      </w:pPr>
      <w:hyperlink w:anchor="_Toc277710763" w:history="1">
        <w:r w:rsidRPr="00084F24">
          <w:rPr>
            <w:rStyle w:val="Hyperlink"/>
            <w:noProof/>
          </w:rPr>
          <w:t>Gráfico 3: Percentual da avaliação das telas de cadastro</w:t>
        </w:r>
        <w:r>
          <w:rPr>
            <w:noProof/>
            <w:webHidden/>
          </w:rPr>
          <w:tab/>
        </w:r>
        <w:r>
          <w:rPr>
            <w:noProof/>
            <w:webHidden/>
          </w:rPr>
          <w:fldChar w:fldCharType="begin"/>
        </w:r>
        <w:r>
          <w:rPr>
            <w:noProof/>
            <w:webHidden/>
          </w:rPr>
          <w:instrText xml:space="preserve"> PAGEREF _Toc277710763 \h </w:instrText>
        </w:r>
        <w:r>
          <w:rPr>
            <w:noProof/>
            <w:webHidden/>
          </w:rPr>
        </w:r>
        <w:r>
          <w:rPr>
            <w:noProof/>
            <w:webHidden/>
          </w:rPr>
          <w:fldChar w:fldCharType="separate"/>
        </w:r>
        <w:r>
          <w:rPr>
            <w:noProof/>
            <w:webHidden/>
          </w:rPr>
          <w:t>74</w:t>
        </w:r>
        <w:r>
          <w:rPr>
            <w:noProof/>
            <w:webHidden/>
          </w:rPr>
          <w:fldChar w:fldCharType="end"/>
        </w:r>
      </w:hyperlink>
    </w:p>
    <w:p w:rsidR="001C71CC" w:rsidRDefault="001C71CC">
      <w:pPr>
        <w:pStyle w:val="ndicedeilustraes"/>
        <w:tabs>
          <w:tab w:val="right" w:leader="dot" w:pos="9061"/>
        </w:tabs>
        <w:rPr>
          <w:rFonts w:asciiTheme="minorHAnsi" w:eastAsiaTheme="minorEastAsia" w:hAnsiTheme="minorHAnsi" w:cstheme="minorBidi"/>
          <w:noProof/>
          <w:sz w:val="22"/>
          <w:lang w:eastAsia="pt-BR"/>
        </w:rPr>
      </w:pPr>
      <w:hyperlink w:anchor="_Toc277710764" w:history="1">
        <w:r w:rsidRPr="00084F24">
          <w:rPr>
            <w:rStyle w:val="Hyperlink"/>
            <w:noProof/>
          </w:rPr>
          <w:t>Gráfico 4: Percentual da avaliação da entrada e saída do Parque</w:t>
        </w:r>
        <w:r>
          <w:rPr>
            <w:noProof/>
            <w:webHidden/>
          </w:rPr>
          <w:tab/>
        </w:r>
        <w:r>
          <w:rPr>
            <w:noProof/>
            <w:webHidden/>
          </w:rPr>
          <w:fldChar w:fldCharType="begin"/>
        </w:r>
        <w:r>
          <w:rPr>
            <w:noProof/>
            <w:webHidden/>
          </w:rPr>
          <w:instrText xml:space="preserve"> PAGEREF _Toc277710764 \h </w:instrText>
        </w:r>
        <w:r>
          <w:rPr>
            <w:noProof/>
            <w:webHidden/>
          </w:rPr>
        </w:r>
        <w:r>
          <w:rPr>
            <w:noProof/>
            <w:webHidden/>
          </w:rPr>
          <w:fldChar w:fldCharType="separate"/>
        </w:r>
        <w:r>
          <w:rPr>
            <w:noProof/>
            <w:webHidden/>
          </w:rPr>
          <w:t>76</w:t>
        </w:r>
        <w:r>
          <w:rPr>
            <w:noProof/>
            <w:webHidden/>
          </w:rPr>
          <w:fldChar w:fldCharType="end"/>
        </w:r>
      </w:hyperlink>
    </w:p>
    <w:p w:rsidR="001C71CC" w:rsidRDefault="001C71CC">
      <w:pPr>
        <w:pStyle w:val="ndicedeilustraes"/>
        <w:tabs>
          <w:tab w:val="right" w:leader="dot" w:pos="9061"/>
        </w:tabs>
        <w:rPr>
          <w:rFonts w:asciiTheme="minorHAnsi" w:eastAsiaTheme="minorEastAsia" w:hAnsiTheme="minorHAnsi" w:cstheme="minorBidi"/>
          <w:noProof/>
          <w:sz w:val="22"/>
          <w:lang w:eastAsia="pt-BR"/>
        </w:rPr>
      </w:pPr>
      <w:hyperlink w:anchor="_Toc277710765" w:history="1">
        <w:r w:rsidRPr="00084F24">
          <w:rPr>
            <w:rStyle w:val="Hyperlink"/>
            <w:noProof/>
          </w:rPr>
          <w:t>Gráfico 5: Percentual da avaliação da entrada na fila</w:t>
        </w:r>
        <w:r>
          <w:rPr>
            <w:noProof/>
            <w:webHidden/>
          </w:rPr>
          <w:tab/>
        </w:r>
        <w:r>
          <w:rPr>
            <w:noProof/>
            <w:webHidden/>
          </w:rPr>
          <w:fldChar w:fldCharType="begin"/>
        </w:r>
        <w:r>
          <w:rPr>
            <w:noProof/>
            <w:webHidden/>
          </w:rPr>
          <w:instrText xml:space="preserve"> PAGEREF _Toc277710765 \h </w:instrText>
        </w:r>
        <w:r>
          <w:rPr>
            <w:noProof/>
            <w:webHidden/>
          </w:rPr>
        </w:r>
        <w:r>
          <w:rPr>
            <w:noProof/>
            <w:webHidden/>
          </w:rPr>
          <w:fldChar w:fldCharType="separate"/>
        </w:r>
        <w:r>
          <w:rPr>
            <w:noProof/>
            <w:webHidden/>
          </w:rPr>
          <w:t>77</w:t>
        </w:r>
        <w:r>
          <w:rPr>
            <w:noProof/>
            <w:webHidden/>
          </w:rPr>
          <w:fldChar w:fldCharType="end"/>
        </w:r>
      </w:hyperlink>
    </w:p>
    <w:p w:rsidR="001C71CC" w:rsidRDefault="001C71CC">
      <w:pPr>
        <w:pStyle w:val="ndicedeilustraes"/>
        <w:tabs>
          <w:tab w:val="right" w:leader="dot" w:pos="9061"/>
        </w:tabs>
        <w:rPr>
          <w:rFonts w:asciiTheme="minorHAnsi" w:eastAsiaTheme="minorEastAsia" w:hAnsiTheme="minorHAnsi" w:cstheme="minorBidi"/>
          <w:noProof/>
          <w:sz w:val="22"/>
          <w:lang w:eastAsia="pt-BR"/>
        </w:rPr>
      </w:pPr>
      <w:hyperlink w:anchor="_Toc277710766" w:history="1">
        <w:r w:rsidRPr="00084F24">
          <w:rPr>
            <w:rStyle w:val="Hyperlink"/>
            <w:noProof/>
          </w:rPr>
          <w:t>Gráfico 6: Percentual da avaliação da Entrada do Brinquedo</w:t>
        </w:r>
        <w:r>
          <w:rPr>
            <w:noProof/>
            <w:webHidden/>
          </w:rPr>
          <w:tab/>
        </w:r>
        <w:r>
          <w:rPr>
            <w:noProof/>
            <w:webHidden/>
          </w:rPr>
          <w:fldChar w:fldCharType="begin"/>
        </w:r>
        <w:r>
          <w:rPr>
            <w:noProof/>
            <w:webHidden/>
          </w:rPr>
          <w:instrText xml:space="preserve"> PAGEREF _Toc277710766 \h </w:instrText>
        </w:r>
        <w:r>
          <w:rPr>
            <w:noProof/>
            <w:webHidden/>
          </w:rPr>
        </w:r>
        <w:r>
          <w:rPr>
            <w:noProof/>
            <w:webHidden/>
          </w:rPr>
          <w:fldChar w:fldCharType="separate"/>
        </w:r>
        <w:r>
          <w:rPr>
            <w:noProof/>
            <w:webHidden/>
          </w:rPr>
          <w:t>78</w:t>
        </w:r>
        <w:r>
          <w:rPr>
            <w:noProof/>
            <w:webHidden/>
          </w:rPr>
          <w:fldChar w:fldCharType="end"/>
        </w:r>
      </w:hyperlink>
    </w:p>
    <w:p w:rsidR="001C71CC" w:rsidRDefault="001C71CC">
      <w:pPr>
        <w:pStyle w:val="ndicedeilustraes"/>
        <w:tabs>
          <w:tab w:val="right" w:leader="dot" w:pos="9061"/>
        </w:tabs>
        <w:rPr>
          <w:rFonts w:asciiTheme="minorHAnsi" w:eastAsiaTheme="minorEastAsia" w:hAnsiTheme="minorHAnsi" w:cstheme="minorBidi"/>
          <w:noProof/>
          <w:sz w:val="22"/>
          <w:lang w:eastAsia="pt-BR"/>
        </w:rPr>
      </w:pPr>
      <w:hyperlink w:anchor="_Toc277710767" w:history="1">
        <w:r w:rsidRPr="00084F24">
          <w:rPr>
            <w:rStyle w:val="Hyperlink"/>
            <w:noProof/>
          </w:rPr>
          <w:t>Gráfico 7: Percentual da avaliação da Execução do Brinquedo</w:t>
        </w:r>
        <w:r>
          <w:rPr>
            <w:noProof/>
            <w:webHidden/>
          </w:rPr>
          <w:tab/>
        </w:r>
        <w:r>
          <w:rPr>
            <w:noProof/>
            <w:webHidden/>
          </w:rPr>
          <w:fldChar w:fldCharType="begin"/>
        </w:r>
        <w:r>
          <w:rPr>
            <w:noProof/>
            <w:webHidden/>
          </w:rPr>
          <w:instrText xml:space="preserve"> PAGEREF _Toc277710767 \h </w:instrText>
        </w:r>
        <w:r>
          <w:rPr>
            <w:noProof/>
            <w:webHidden/>
          </w:rPr>
        </w:r>
        <w:r>
          <w:rPr>
            <w:noProof/>
            <w:webHidden/>
          </w:rPr>
          <w:fldChar w:fldCharType="separate"/>
        </w:r>
        <w:r>
          <w:rPr>
            <w:noProof/>
            <w:webHidden/>
          </w:rPr>
          <w:t>79</w:t>
        </w:r>
        <w:r>
          <w:rPr>
            <w:noProof/>
            <w:webHidden/>
          </w:rPr>
          <w:fldChar w:fldCharType="end"/>
        </w:r>
      </w:hyperlink>
    </w:p>
    <w:p w:rsidR="001C71CC" w:rsidRDefault="001C71CC">
      <w:pPr>
        <w:pStyle w:val="ndicedeilustraes"/>
        <w:tabs>
          <w:tab w:val="right" w:leader="dot" w:pos="9061"/>
        </w:tabs>
        <w:rPr>
          <w:rFonts w:asciiTheme="minorHAnsi" w:eastAsiaTheme="minorEastAsia" w:hAnsiTheme="minorHAnsi" w:cstheme="minorBidi"/>
          <w:noProof/>
          <w:sz w:val="22"/>
          <w:lang w:eastAsia="pt-BR"/>
        </w:rPr>
      </w:pPr>
      <w:hyperlink w:anchor="_Toc277710768" w:history="1">
        <w:r w:rsidRPr="00084F24">
          <w:rPr>
            <w:rStyle w:val="Hyperlink"/>
            <w:noProof/>
          </w:rPr>
          <w:t>Gráfico 8: Percentual da avaliação geral da aplicação</w:t>
        </w:r>
        <w:r>
          <w:rPr>
            <w:noProof/>
            <w:webHidden/>
          </w:rPr>
          <w:tab/>
        </w:r>
        <w:r>
          <w:rPr>
            <w:noProof/>
            <w:webHidden/>
          </w:rPr>
          <w:fldChar w:fldCharType="begin"/>
        </w:r>
        <w:r>
          <w:rPr>
            <w:noProof/>
            <w:webHidden/>
          </w:rPr>
          <w:instrText xml:space="preserve"> PAGEREF _Toc277710768 \h </w:instrText>
        </w:r>
        <w:r>
          <w:rPr>
            <w:noProof/>
            <w:webHidden/>
          </w:rPr>
        </w:r>
        <w:r>
          <w:rPr>
            <w:noProof/>
            <w:webHidden/>
          </w:rPr>
          <w:fldChar w:fldCharType="separate"/>
        </w:r>
        <w:r>
          <w:rPr>
            <w:noProof/>
            <w:webHidden/>
          </w:rPr>
          <w:t>80</w:t>
        </w:r>
        <w:r>
          <w:rPr>
            <w:noProof/>
            <w:webHidden/>
          </w:rPr>
          <w:fldChar w:fldCharType="end"/>
        </w:r>
      </w:hyperlink>
    </w:p>
    <w:p w:rsidR="002872DE" w:rsidRPr="00D60B8C" w:rsidRDefault="00E57B07" w:rsidP="00D60B8C">
      <w:pPr>
        <w:autoSpaceDE w:val="0"/>
        <w:autoSpaceDN w:val="0"/>
        <w:adjustRightInd w:val="0"/>
        <w:spacing w:after="0" w:line="360" w:lineRule="auto"/>
        <w:jc w:val="both"/>
        <w:rPr>
          <w:rFonts w:ascii="Times New Roman" w:eastAsiaTheme="minorHAnsi" w:hAnsi="Times New Roman"/>
          <w:sz w:val="24"/>
          <w:szCs w:val="24"/>
        </w:rPr>
      </w:pPr>
      <w:r w:rsidRPr="00D60B8C">
        <w:rPr>
          <w:rFonts w:ascii="Times New Roman" w:eastAsiaTheme="minorHAnsi" w:hAnsi="Times New Roman"/>
          <w:sz w:val="24"/>
          <w:szCs w:val="24"/>
        </w:rPr>
        <w:fldChar w:fldCharType="end"/>
      </w:r>
    </w:p>
    <w:p w:rsidR="00783CB6" w:rsidRPr="00D60B8C" w:rsidRDefault="00783CB6" w:rsidP="00D60B8C">
      <w:pPr>
        <w:autoSpaceDE w:val="0"/>
        <w:autoSpaceDN w:val="0"/>
        <w:adjustRightInd w:val="0"/>
        <w:spacing w:after="0" w:line="240" w:lineRule="auto"/>
        <w:jc w:val="both"/>
        <w:rPr>
          <w:rFonts w:ascii="Times New Roman" w:eastAsiaTheme="minorHAnsi" w:hAnsi="Times New Roman"/>
          <w:sz w:val="24"/>
          <w:szCs w:val="24"/>
        </w:rPr>
      </w:pPr>
    </w:p>
    <w:p w:rsidR="003777ED" w:rsidRDefault="00F04140" w:rsidP="00D60B8C">
      <w:pPr>
        <w:jc w:val="both"/>
        <w:rPr>
          <w:rFonts w:ascii="Times New Roman" w:eastAsiaTheme="minorHAnsi" w:hAnsi="Times New Roman"/>
          <w:sz w:val="24"/>
          <w:szCs w:val="24"/>
        </w:rPr>
        <w:sectPr w:rsidR="003777ED" w:rsidSect="004A4084">
          <w:pgSz w:w="11906" w:h="16838"/>
          <w:pgMar w:top="1701" w:right="1134" w:bottom="1134" w:left="1701" w:header="709" w:footer="709" w:gutter="0"/>
          <w:cols w:space="708"/>
          <w:titlePg/>
          <w:docGrid w:linePitch="360"/>
        </w:sectPr>
      </w:pPr>
      <w:r w:rsidRPr="00D60B8C">
        <w:rPr>
          <w:rFonts w:ascii="Times New Roman" w:eastAsiaTheme="minorHAnsi" w:hAnsi="Times New Roman"/>
          <w:sz w:val="24"/>
          <w:szCs w:val="24"/>
        </w:rPr>
        <w:br w:type="page"/>
      </w:r>
    </w:p>
    <w:p w:rsidR="00F04140" w:rsidRPr="003777ED" w:rsidRDefault="003777ED" w:rsidP="003777ED">
      <w:pPr>
        <w:ind w:firstLine="708"/>
        <w:jc w:val="both"/>
        <w:rPr>
          <w:rFonts w:ascii="Times New Roman" w:eastAsiaTheme="minorHAnsi" w:hAnsi="Times New Roman"/>
          <w:b/>
          <w:sz w:val="24"/>
          <w:szCs w:val="24"/>
        </w:rPr>
      </w:pPr>
      <w:r w:rsidRPr="003777ED">
        <w:rPr>
          <w:rFonts w:ascii="Times New Roman" w:eastAsiaTheme="minorHAnsi" w:hAnsi="Times New Roman"/>
          <w:b/>
          <w:sz w:val="24"/>
          <w:szCs w:val="24"/>
        </w:rPr>
        <w:lastRenderedPageBreak/>
        <w:t>SUMÁRIO</w:t>
      </w:r>
    </w:p>
    <w:sdt>
      <w:sdtPr>
        <w:rPr>
          <w:rFonts w:ascii="Times New Roman" w:eastAsia="Calibri" w:hAnsi="Times New Roman" w:cs="Times New Roman"/>
          <w:b/>
          <w:bCs/>
          <w:sz w:val="24"/>
          <w:szCs w:val="24"/>
        </w:rPr>
        <w:id w:val="21078908"/>
        <w:docPartObj>
          <w:docPartGallery w:val="Table of Contents"/>
          <w:docPartUnique/>
        </w:docPartObj>
      </w:sdtPr>
      <w:sdtEndPr>
        <w:rPr>
          <w:b w:val="0"/>
          <w:bCs w:val="0"/>
        </w:rPr>
      </w:sdtEndPr>
      <w:sdtContent>
        <w:p w:rsidR="00026DC9" w:rsidRDefault="00E57B07">
          <w:pPr>
            <w:pStyle w:val="Sumrio1"/>
            <w:tabs>
              <w:tab w:val="left" w:pos="440"/>
              <w:tab w:val="right" w:leader="dot" w:pos="9061"/>
            </w:tabs>
            <w:rPr>
              <w:noProof/>
              <w:lang w:eastAsia="pt-BR"/>
            </w:rPr>
          </w:pPr>
          <w:r w:rsidRPr="00E57B07">
            <w:rPr>
              <w:rFonts w:ascii="Times New Roman" w:hAnsi="Times New Roman" w:cs="Times New Roman"/>
              <w:sz w:val="24"/>
              <w:szCs w:val="24"/>
            </w:rPr>
            <w:fldChar w:fldCharType="begin"/>
          </w:r>
          <w:r w:rsidR="00B95C66" w:rsidRPr="00D60B8C">
            <w:rPr>
              <w:rFonts w:ascii="Times New Roman" w:hAnsi="Times New Roman" w:cs="Times New Roman"/>
              <w:sz w:val="24"/>
              <w:szCs w:val="24"/>
            </w:rPr>
            <w:instrText xml:space="preserve"> TOC \o "1-3" \h \z \u </w:instrText>
          </w:r>
          <w:r w:rsidRPr="00E57B07">
            <w:rPr>
              <w:rFonts w:ascii="Times New Roman" w:hAnsi="Times New Roman" w:cs="Times New Roman"/>
              <w:sz w:val="24"/>
              <w:szCs w:val="24"/>
            </w:rPr>
            <w:fldChar w:fldCharType="separate"/>
          </w:r>
          <w:hyperlink w:anchor="_Toc277712128" w:history="1">
            <w:r w:rsidR="00026DC9" w:rsidRPr="000A611D">
              <w:rPr>
                <w:rStyle w:val="Hyperlink"/>
                <w:rFonts w:ascii="Times New Roman" w:hAnsi="Times New Roman" w:cs="Times New Roman"/>
                <w:caps/>
                <w:noProof/>
              </w:rPr>
              <w:t>1</w:t>
            </w:r>
            <w:r w:rsidR="00026DC9">
              <w:rPr>
                <w:noProof/>
                <w:lang w:eastAsia="pt-BR"/>
              </w:rPr>
              <w:tab/>
            </w:r>
            <w:r w:rsidR="00026DC9" w:rsidRPr="000A611D">
              <w:rPr>
                <w:rStyle w:val="Hyperlink"/>
                <w:rFonts w:ascii="Times New Roman" w:hAnsi="Times New Roman" w:cs="Times New Roman"/>
                <w:noProof/>
              </w:rPr>
              <w:t>INTRODUÇÃO</w:t>
            </w:r>
            <w:r w:rsidR="00026DC9">
              <w:rPr>
                <w:noProof/>
                <w:webHidden/>
              </w:rPr>
              <w:tab/>
            </w:r>
            <w:r w:rsidR="00026DC9">
              <w:rPr>
                <w:noProof/>
                <w:webHidden/>
              </w:rPr>
              <w:fldChar w:fldCharType="begin"/>
            </w:r>
            <w:r w:rsidR="00026DC9">
              <w:rPr>
                <w:noProof/>
                <w:webHidden/>
              </w:rPr>
              <w:instrText xml:space="preserve"> PAGEREF _Toc277712128 \h </w:instrText>
            </w:r>
            <w:r w:rsidR="00026DC9">
              <w:rPr>
                <w:noProof/>
                <w:webHidden/>
              </w:rPr>
            </w:r>
            <w:r w:rsidR="00026DC9">
              <w:rPr>
                <w:noProof/>
                <w:webHidden/>
              </w:rPr>
              <w:fldChar w:fldCharType="separate"/>
            </w:r>
            <w:r w:rsidR="00026DC9">
              <w:rPr>
                <w:noProof/>
                <w:webHidden/>
              </w:rPr>
              <w:t>13</w:t>
            </w:r>
            <w:r w:rsidR="00026DC9">
              <w:rPr>
                <w:noProof/>
                <w:webHidden/>
              </w:rPr>
              <w:fldChar w:fldCharType="end"/>
            </w:r>
          </w:hyperlink>
        </w:p>
        <w:p w:rsidR="00026DC9" w:rsidRDefault="00026DC9">
          <w:pPr>
            <w:pStyle w:val="Sumrio2"/>
            <w:tabs>
              <w:tab w:val="left" w:pos="880"/>
              <w:tab w:val="right" w:leader="dot" w:pos="9061"/>
            </w:tabs>
            <w:rPr>
              <w:noProof/>
              <w:lang w:eastAsia="pt-BR"/>
            </w:rPr>
          </w:pPr>
          <w:hyperlink w:anchor="_Toc277712129" w:history="1">
            <w:r w:rsidRPr="000A611D">
              <w:rPr>
                <w:rStyle w:val="Hyperlink"/>
                <w:rFonts w:ascii="Times New Roman" w:hAnsi="Times New Roman" w:cs="Times New Roman"/>
                <w:caps/>
                <w:noProof/>
              </w:rPr>
              <w:t>1.1</w:t>
            </w:r>
            <w:r>
              <w:rPr>
                <w:noProof/>
                <w:lang w:eastAsia="pt-BR"/>
              </w:rPr>
              <w:tab/>
            </w:r>
            <w:r w:rsidRPr="000A611D">
              <w:rPr>
                <w:rStyle w:val="Hyperlink"/>
                <w:rFonts w:ascii="Times New Roman" w:hAnsi="Times New Roman" w:cs="Times New Roman"/>
                <w:noProof/>
              </w:rPr>
              <w:t>OBJETIVO</w:t>
            </w:r>
            <w:r>
              <w:rPr>
                <w:noProof/>
                <w:webHidden/>
              </w:rPr>
              <w:tab/>
            </w:r>
            <w:r>
              <w:rPr>
                <w:noProof/>
                <w:webHidden/>
              </w:rPr>
              <w:fldChar w:fldCharType="begin"/>
            </w:r>
            <w:r>
              <w:rPr>
                <w:noProof/>
                <w:webHidden/>
              </w:rPr>
              <w:instrText xml:space="preserve"> PAGEREF _Toc277712129 \h </w:instrText>
            </w:r>
            <w:r>
              <w:rPr>
                <w:noProof/>
                <w:webHidden/>
              </w:rPr>
            </w:r>
            <w:r>
              <w:rPr>
                <w:noProof/>
                <w:webHidden/>
              </w:rPr>
              <w:fldChar w:fldCharType="separate"/>
            </w:r>
            <w:r>
              <w:rPr>
                <w:noProof/>
                <w:webHidden/>
              </w:rPr>
              <w:t>15</w:t>
            </w:r>
            <w:r>
              <w:rPr>
                <w:noProof/>
                <w:webHidden/>
              </w:rPr>
              <w:fldChar w:fldCharType="end"/>
            </w:r>
          </w:hyperlink>
        </w:p>
        <w:p w:rsidR="00026DC9" w:rsidRDefault="00026DC9">
          <w:pPr>
            <w:pStyle w:val="Sumrio2"/>
            <w:tabs>
              <w:tab w:val="left" w:pos="880"/>
              <w:tab w:val="right" w:leader="dot" w:pos="9061"/>
            </w:tabs>
            <w:rPr>
              <w:noProof/>
              <w:lang w:eastAsia="pt-BR"/>
            </w:rPr>
          </w:pPr>
          <w:hyperlink w:anchor="_Toc277712130" w:history="1">
            <w:r w:rsidRPr="000A611D">
              <w:rPr>
                <w:rStyle w:val="Hyperlink"/>
                <w:rFonts w:ascii="Times New Roman" w:hAnsi="Times New Roman" w:cs="Times New Roman"/>
                <w:caps/>
                <w:noProof/>
              </w:rPr>
              <w:t>1.2</w:t>
            </w:r>
            <w:r>
              <w:rPr>
                <w:noProof/>
                <w:lang w:eastAsia="pt-BR"/>
              </w:rPr>
              <w:tab/>
            </w:r>
            <w:r w:rsidRPr="000A611D">
              <w:rPr>
                <w:rStyle w:val="Hyperlink"/>
                <w:rFonts w:ascii="Times New Roman" w:hAnsi="Times New Roman" w:cs="Times New Roman"/>
                <w:noProof/>
              </w:rPr>
              <w:t>ORGANIZAÇÃO DO TRABALHO</w:t>
            </w:r>
            <w:r>
              <w:rPr>
                <w:noProof/>
                <w:webHidden/>
              </w:rPr>
              <w:tab/>
            </w:r>
            <w:r>
              <w:rPr>
                <w:noProof/>
                <w:webHidden/>
              </w:rPr>
              <w:fldChar w:fldCharType="begin"/>
            </w:r>
            <w:r>
              <w:rPr>
                <w:noProof/>
                <w:webHidden/>
              </w:rPr>
              <w:instrText xml:space="preserve"> PAGEREF _Toc277712130 \h </w:instrText>
            </w:r>
            <w:r>
              <w:rPr>
                <w:noProof/>
                <w:webHidden/>
              </w:rPr>
            </w:r>
            <w:r>
              <w:rPr>
                <w:noProof/>
                <w:webHidden/>
              </w:rPr>
              <w:fldChar w:fldCharType="separate"/>
            </w:r>
            <w:r>
              <w:rPr>
                <w:noProof/>
                <w:webHidden/>
              </w:rPr>
              <w:t>15</w:t>
            </w:r>
            <w:r>
              <w:rPr>
                <w:noProof/>
                <w:webHidden/>
              </w:rPr>
              <w:fldChar w:fldCharType="end"/>
            </w:r>
          </w:hyperlink>
        </w:p>
        <w:p w:rsidR="00026DC9" w:rsidRDefault="00026DC9">
          <w:pPr>
            <w:pStyle w:val="Sumrio1"/>
            <w:tabs>
              <w:tab w:val="left" w:pos="440"/>
              <w:tab w:val="right" w:leader="dot" w:pos="9061"/>
            </w:tabs>
            <w:rPr>
              <w:noProof/>
              <w:lang w:eastAsia="pt-BR"/>
            </w:rPr>
          </w:pPr>
          <w:hyperlink w:anchor="_Toc277712131" w:history="1">
            <w:r w:rsidRPr="000A611D">
              <w:rPr>
                <w:rStyle w:val="Hyperlink"/>
                <w:rFonts w:ascii="Times New Roman" w:hAnsi="Times New Roman" w:cs="Times New Roman"/>
                <w:b/>
                <w:caps/>
                <w:noProof/>
              </w:rPr>
              <w:t>2</w:t>
            </w:r>
            <w:r>
              <w:rPr>
                <w:noProof/>
                <w:lang w:eastAsia="pt-BR"/>
              </w:rPr>
              <w:tab/>
            </w:r>
            <w:r w:rsidRPr="000A611D">
              <w:rPr>
                <w:rStyle w:val="Hyperlink"/>
                <w:rFonts w:ascii="Times New Roman" w:hAnsi="Times New Roman" w:cs="Times New Roman"/>
                <w:b/>
                <w:noProof/>
              </w:rPr>
              <w:t>REVISÃO DA LITERATURA</w:t>
            </w:r>
            <w:r>
              <w:rPr>
                <w:noProof/>
                <w:webHidden/>
              </w:rPr>
              <w:tab/>
            </w:r>
            <w:r>
              <w:rPr>
                <w:noProof/>
                <w:webHidden/>
              </w:rPr>
              <w:fldChar w:fldCharType="begin"/>
            </w:r>
            <w:r>
              <w:rPr>
                <w:noProof/>
                <w:webHidden/>
              </w:rPr>
              <w:instrText xml:space="preserve"> PAGEREF _Toc277712131 \h </w:instrText>
            </w:r>
            <w:r>
              <w:rPr>
                <w:noProof/>
                <w:webHidden/>
              </w:rPr>
            </w:r>
            <w:r>
              <w:rPr>
                <w:noProof/>
                <w:webHidden/>
              </w:rPr>
              <w:fldChar w:fldCharType="separate"/>
            </w:r>
            <w:r>
              <w:rPr>
                <w:noProof/>
                <w:webHidden/>
              </w:rPr>
              <w:t>17</w:t>
            </w:r>
            <w:r>
              <w:rPr>
                <w:noProof/>
                <w:webHidden/>
              </w:rPr>
              <w:fldChar w:fldCharType="end"/>
            </w:r>
          </w:hyperlink>
        </w:p>
        <w:p w:rsidR="00026DC9" w:rsidRDefault="00026DC9">
          <w:pPr>
            <w:pStyle w:val="Sumrio2"/>
            <w:tabs>
              <w:tab w:val="left" w:pos="880"/>
              <w:tab w:val="right" w:leader="dot" w:pos="9061"/>
            </w:tabs>
            <w:rPr>
              <w:noProof/>
              <w:lang w:eastAsia="pt-BR"/>
            </w:rPr>
          </w:pPr>
          <w:hyperlink w:anchor="_Toc277712132" w:history="1">
            <w:r w:rsidRPr="000A611D">
              <w:rPr>
                <w:rStyle w:val="Hyperlink"/>
                <w:rFonts w:ascii="Times New Roman" w:hAnsi="Times New Roman" w:cs="Times New Roman"/>
                <w:caps/>
                <w:noProof/>
              </w:rPr>
              <w:t>2.1</w:t>
            </w:r>
            <w:r>
              <w:rPr>
                <w:noProof/>
                <w:lang w:eastAsia="pt-BR"/>
              </w:rPr>
              <w:tab/>
            </w:r>
            <w:r w:rsidRPr="000A611D">
              <w:rPr>
                <w:rStyle w:val="Hyperlink"/>
                <w:rFonts w:ascii="Times New Roman" w:hAnsi="Times New Roman" w:cs="Times New Roman"/>
                <w:noProof/>
              </w:rPr>
              <w:t>O FUTURO DAS EDITORAS UNIVERSITÁRIAS E AS MÍDIAS ELETRÔNICAS.</w:t>
            </w:r>
            <w:r>
              <w:rPr>
                <w:noProof/>
                <w:webHidden/>
              </w:rPr>
              <w:tab/>
            </w:r>
            <w:r>
              <w:rPr>
                <w:noProof/>
                <w:webHidden/>
              </w:rPr>
              <w:fldChar w:fldCharType="begin"/>
            </w:r>
            <w:r>
              <w:rPr>
                <w:noProof/>
                <w:webHidden/>
              </w:rPr>
              <w:instrText xml:space="preserve"> PAGEREF _Toc277712132 \h </w:instrText>
            </w:r>
            <w:r>
              <w:rPr>
                <w:noProof/>
                <w:webHidden/>
              </w:rPr>
            </w:r>
            <w:r>
              <w:rPr>
                <w:noProof/>
                <w:webHidden/>
              </w:rPr>
              <w:fldChar w:fldCharType="separate"/>
            </w:r>
            <w:r>
              <w:rPr>
                <w:noProof/>
                <w:webHidden/>
              </w:rPr>
              <w:t>17</w:t>
            </w:r>
            <w:r>
              <w:rPr>
                <w:noProof/>
                <w:webHidden/>
              </w:rPr>
              <w:fldChar w:fldCharType="end"/>
            </w:r>
          </w:hyperlink>
        </w:p>
        <w:p w:rsidR="00026DC9" w:rsidRDefault="00026DC9">
          <w:pPr>
            <w:pStyle w:val="Sumrio2"/>
            <w:tabs>
              <w:tab w:val="left" w:pos="880"/>
              <w:tab w:val="right" w:leader="dot" w:pos="9061"/>
            </w:tabs>
            <w:rPr>
              <w:noProof/>
              <w:lang w:eastAsia="pt-BR"/>
            </w:rPr>
          </w:pPr>
          <w:hyperlink w:anchor="_Toc277712133" w:history="1">
            <w:r w:rsidRPr="000A611D">
              <w:rPr>
                <w:rStyle w:val="Hyperlink"/>
                <w:rFonts w:ascii="Times New Roman" w:hAnsi="Times New Roman" w:cs="Times New Roman"/>
                <w:caps/>
                <w:noProof/>
              </w:rPr>
              <w:t>2.2</w:t>
            </w:r>
            <w:r>
              <w:rPr>
                <w:noProof/>
                <w:lang w:eastAsia="pt-BR"/>
              </w:rPr>
              <w:tab/>
            </w:r>
            <w:r w:rsidRPr="000A611D">
              <w:rPr>
                <w:rStyle w:val="Hyperlink"/>
                <w:rFonts w:ascii="Times New Roman" w:hAnsi="Times New Roman" w:cs="Times New Roman"/>
                <w:noProof/>
              </w:rPr>
              <w:t>MULTIMÍDIAS MÓVEIS</w:t>
            </w:r>
            <w:r>
              <w:rPr>
                <w:noProof/>
                <w:webHidden/>
              </w:rPr>
              <w:tab/>
            </w:r>
            <w:r>
              <w:rPr>
                <w:noProof/>
                <w:webHidden/>
              </w:rPr>
              <w:fldChar w:fldCharType="begin"/>
            </w:r>
            <w:r>
              <w:rPr>
                <w:noProof/>
                <w:webHidden/>
              </w:rPr>
              <w:instrText xml:space="preserve"> PAGEREF _Toc277712133 \h </w:instrText>
            </w:r>
            <w:r>
              <w:rPr>
                <w:noProof/>
                <w:webHidden/>
              </w:rPr>
            </w:r>
            <w:r>
              <w:rPr>
                <w:noProof/>
                <w:webHidden/>
              </w:rPr>
              <w:fldChar w:fldCharType="separate"/>
            </w:r>
            <w:r>
              <w:rPr>
                <w:noProof/>
                <w:webHidden/>
              </w:rPr>
              <w:t>18</w:t>
            </w:r>
            <w:r>
              <w:rPr>
                <w:noProof/>
                <w:webHidden/>
              </w:rPr>
              <w:fldChar w:fldCharType="end"/>
            </w:r>
          </w:hyperlink>
        </w:p>
        <w:p w:rsidR="00026DC9" w:rsidRDefault="00026DC9">
          <w:pPr>
            <w:pStyle w:val="Sumrio2"/>
            <w:tabs>
              <w:tab w:val="left" w:pos="880"/>
              <w:tab w:val="right" w:leader="dot" w:pos="9061"/>
            </w:tabs>
            <w:rPr>
              <w:noProof/>
              <w:lang w:eastAsia="pt-BR"/>
            </w:rPr>
          </w:pPr>
          <w:hyperlink w:anchor="_Toc277712134" w:history="1">
            <w:r w:rsidRPr="000A611D">
              <w:rPr>
                <w:rStyle w:val="Hyperlink"/>
                <w:rFonts w:ascii="Times New Roman" w:hAnsi="Times New Roman" w:cs="Times New Roman"/>
                <w:caps/>
                <w:noProof/>
              </w:rPr>
              <w:t>2.3</w:t>
            </w:r>
            <w:r>
              <w:rPr>
                <w:noProof/>
                <w:lang w:eastAsia="pt-BR"/>
              </w:rPr>
              <w:tab/>
            </w:r>
            <w:r w:rsidRPr="000A611D">
              <w:rPr>
                <w:rStyle w:val="Hyperlink"/>
                <w:rFonts w:ascii="Times New Roman" w:hAnsi="Times New Roman" w:cs="Times New Roman"/>
                <w:noProof/>
              </w:rPr>
              <w:t>A RELAÇÃO ENTRE A SATISFAÇÃO E A FIDELIDADE DOS CLIENTES COM A LUCRATIVIDADE DAS EMPRESAS.</w:t>
            </w:r>
            <w:r>
              <w:rPr>
                <w:noProof/>
                <w:webHidden/>
              </w:rPr>
              <w:tab/>
            </w:r>
            <w:r>
              <w:rPr>
                <w:noProof/>
                <w:webHidden/>
              </w:rPr>
              <w:fldChar w:fldCharType="begin"/>
            </w:r>
            <w:r>
              <w:rPr>
                <w:noProof/>
                <w:webHidden/>
              </w:rPr>
              <w:instrText xml:space="preserve"> PAGEREF _Toc277712134 \h </w:instrText>
            </w:r>
            <w:r>
              <w:rPr>
                <w:noProof/>
                <w:webHidden/>
              </w:rPr>
            </w:r>
            <w:r>
              <w:rPr>
                <w:noProof/>
                <w:webHidden/>
              </w:rPr>
              <w:fldChar w:fldCharType="separate"/>
            </w:r>
            <w:r>
              <w:rPr>
                <w:noProof/>
                <w:webHidden/>
              </w:rPr>
              <w:t>19</w:t>
            </w:r>
            <w:r>
              <w:rPr>
                <w:noProof/>
                <w:webHidden/>
              </w:rPr>
              <w:fldChar w:fldCharType="end"/>
            </w:r>
          </w:hyperlink>
        </w:p>
        <w:p w:rsidR="00026DC9" w:rsidRDefault="00026DC9">
          <w:pPr>
            <w:pStyle w:val="Sumrio2"/>
            <w:tabs>
              <w:tab w:val="left" w:pos="880"/>
              <w:tab w:val="right" w:leader="dot" w:pos="9061"/>
            </w:tabs>
            <w:rPr>
              <w:noProof/>
              <w:lang w:eastAsia="pt-BR"/>
            </w:rPr>
          </w:pPr>
          <w:hyperlink w:anchor="_Toc277712135" w:history="1">
            <w:r w:rsidRPr="000A611D">
              <w:rPr>
                <w:rStyle w:val="Hyperlink"/>
                <w:rFonts w:ascii="Times New Roman" w:hAnsi="Times New Roman" w:cs="Times New Roman"/>
                <w:caps/>
                <w:noProof/>
              </w:rPr>
              <w:t>2.4</w:t>
            </w:r>
            <w:r>
              <w:rPr>
                <w:noProof/>
                <w:lang w:eastAsia="pt-BR"/>
              </w:rPr>
              <w:tab/>
            </w:r>
            <w:r w:rsidRPr="000A611D">
              <w:rPr>
                <w:rStyle w:val="Hyperlink"/>
                <w:rFonts w:ascii="Times New Roman" w:hAnsi="Times New Roman" w:cs="Times New Roman"/>
                <w:noProof/>
              </w:rPr>
              <w:t>TECNOLOGIA PARA GERENCIAMENTO DE FILAS.</w:t>
            </w:r>
            <w:r>
              <w:rPr>
                <w:noProof/>
                <w:webHidden/>
              </w:rPr>
              <w:tab/>
            </w:r>
            <w:r>
              <w:rPr>
                <w:noProof/>
                <w:webHidden/>
              </w:rPr>
              <w:fldChar w:fldCharType="begin"/>
            </w:r>
            <w:r>
              <w:rPr>
                <w:noProof/>
                <w:webHidden/>
              </w:rPr>
              <w:instrText xml:space="preserve"> PAGEREF _Toc277712135 \h </w:instrText>
            </w:r>
            <w:r>
              <w:rPr>
                <w:noProof/>
                <w:webHidden/>
              </w:rPr>
            </w:r>
            <w:r>
              <w:rPr>
                <w:noProof/>
                <w:webHidden/>
              </w:rPr>
              <w:fldChar w:fldCharType="separate"/>
            </w:r>
            <w:r>
              <w:rPr>
                <w:noProof/>
                <w:webHidden/>
              </w:rPr>
              <w:t>20</w:t>
            </w:r>
            <w:r>
              <w:rPr>
                <w:noProof/>
                <w:webHidden/>
              </w:rPr>
              <w:fldChar w:fldCharType="end"/>
            </w:r>
          </w:hyperlink>
        </w:p>
        <w:p w:rsidR="00026DC9" w:rsidRDefault="00026DC9">
          <w:pPr>
            <w:pStyle w:val="Sumrio2"/>
            <w:tabs>
              <w:tab w:val="left" w:pos="880"/>
              <w:tab w:val="right" w:leader="dot" w:pos="9061"/>
            </w:tabs>
            <w:rPr>
              <w:noProof/>
              <w:lang w:eastAsia="pt-BR"/>
            </w:rPr>
          </w:pPr>
          <w:hyperlink w:anchor="_Toc277712136" w:history="1">
            <w:r w:rsidRPr="000A611D">
              <w:rPr>
                <w:rStyle w:val="Hyperlink"/>
                <w:rFonts w:ascii="Times New Roman" w:hAnsi="Times New Roman" w:cs="Times New Roman"/>
                <w:caps/>
                <w:noProof/>
              </w:rPr>
              <w:t>2.5</w:t>
            </w:r>
            <w:r>
              <w:rPr>
                <w:noProof/>
                <w:lang w:eastAsia="pt-BR"/>
              </w:rPr>
              <w:tab/>
            </w:r>
            <w:r w:rsidRPr="000A611D">
              <w:rPr>
                <w:rStyle w:val="Hyperlink"/>
                <w:rFonts w:ascii="Times New Roman" w:hAnsi="Times New Roman" w:cs="Times New Roman"/>
                <w:noProof/>
              </w:rPr>
              <w:t>A TECNOLOGIA RFID E OS BENEFÍCIOS DA ETIQUETA INTELIGENTE PARA OS NEGÓCIOS.</w:t>
            </w:r>
            <w:r>
              <w:rPr>
                <w:noProof/>
                <w:webHidden/>
              </w:rPr>
              <w:tab/>
            </w:r>
            <w:r>
              <w:rPr>
                <w:noProof/>
                <w:webHidden/>
              </w:rPr>
              <w:fldChar w:fldCharType="begin"/>
            </w:r>
            <w:r>
              <w:rPr>
                <w:noProof/>
                <w:webHidden/>
              </w:rPr>
              <w:instrText xml:space="preserve"> PAGEREF _Toc277712136 \h </w:instrText>
            </w:r>
            <w:r>
              <w:rPr>
                <w:noProof/>
                <w:webHidden/>
              </w:rPr>
            </w:r>
            <w:r>
              <w:rPr>
                <w:noProof/>
                <w:webHidden/>
              </w:rPr>
              <w:fldChar w:fldCharType="separate"/>
            </w:r>
            <w:r>
              <w:rPr>
                <w:noProof/>
                <w:webHidden/>
              </w:rPr>
              <w:t>21</w:t>
            </w:r>
            <w:r>
              <w:rPr>
                <w:noProof/>
                <w:webHidden/>
              </w:rPr>
              <w:fldChar w:fldCharType="end"/>
            </w:r>
          </w:hyperlink>
        </w:p>
        <w:p w:rsidR="00026DC9" w:rsidRDefault="00026DC9">
          <w:pPr>
            <w:pStyle w:val="Sumrio2"/>
            <w:tabs>
              <w:tab w:val="left" w:pos="880"/>
              <w:tab w:val="right" w:leader="dot" w:pos="9061"/>
            </w:tabs>
            <w:rPr>
              <w:noProof/>
              <w:lang w:eastAsia="pt-BR"/>
            </w:rPr>
          </w:pPr>
          <w:hyperlink w:anchor="_Toc277712137" w:history="1">
            <w:r w:rsidRPr="000A611D">
              <w:rPr>
                <w:rStyle w:val="Hyperlink"/>
                <w:rFonts w:ascii="Times New Roman" w:hAnsi="Times New Roman" w:cs="Times New Roman"/>
                <w:caps/>
                <w:noProof/>
              </w:rPr>
              <w:t>2.6</w:t>
            </w:r>
            <w:r>
              <w:rPr>
                <w:noProof/>
                <w:lang w:eastAsia="pt-BR"/>
              </w:rPr>
              <w:tab/>
            </w:r>
            <w:r w:rsidRPr="000A611D">
              <w:rPr>
                <w:rStyle w:val="Hyperlink"/>
                <w:rFonts w:ascii="Times New Roman" w:hAnsi="Times New Roman" w:cs="Times New Roman"/>
                <w:noProof/>
              </w:rPr>
              <w:t>CONTROLE DE DISPOSITIVO UTILIZANDO MENSAGENS SMS COM TECNOLOGIA JAVA ME.</w:t>
            </w:r>
            <w:r>
              <w:rPr>
                <w:noProof/>
                <w:webHidden/>
              </w:rPr>
              <w:tab/>
            </w:r>
            <w:r>
              <w:rPr>
                <w:noProof/>
                <w:webHidden/>
              </w:rPr>
              <w:fldChar w:fldCharType="begin"/>
            </w:r>
            <w:r>
              <w:rPr>
                <w:noProof/>
                <w:webHidden/>
              </w:rPr>
              <w:instrText xml:space="preserve"> PAGEREF _Toc277712137 \h </w:instrText>
            </w:r>
            <w:r>
              <w:rPr>
                <w:noProof/>
                <w:webHidden/>
              </w:rPr>
            </w:r>
            <w:r>
              <w:rPr>
                <w:noProof/>
                <w:webHidden/>
              </w:rPr>
              <w:fldChar w:fldCharType="separate"/>
            </w:r>
            <w:r>
              <w:rPr>
                <w:noProof/>
                <w:webHidden/>
              </w:rPr>
              <w:t>22</w:t>
            </w:r>
            <w:r>
              <w:rPr>
                <w:noProof/>
                <w:webHidden/>
              </w:rPr>
              <w:fldChar w:fldCharType="end"/>
            </w:r>
          </w:hyperlink>
        </w:p>
        <w:p w:rsidR="00026DC9" w:rsidRDefault="00026DC9">
          <w:pPr>
            <w:pStyle w:val="Sumrio3"/>
            <w:tabs>
              <w:tab w:val="left" w:pos="1320"/>
              <w:tab w:val="right" w:leader="dot" w:pos="9061"/>
            </w:tabs>
            <w:rPr>
              <w:noProof/>
              <w:lang w:eastAsia="pt-BR"/>
            </w:rPr>
          </w:pPr>
          <w:hyperlink w:anchor="_Toc277712138" w:history="1">
            <w:r w:rsidRPr="000A611D">
              <w:rPr>
                <w:rStyle w:val="Hyperlink"/>
                <w:rFonts w:ascii="Times New Roman" w:hAnsi="Times New Roman" w:cs="Times New Roman"/>
                <w:b/>
                <w:noProof/>
              </w:rPr>
              <w:t>2.6.1</w:t>
            </w:r>
            <w:r>
              <w:rPr>
                <w:noProof/>
                <w:lang w:eastAsia="pt-BR"/>
              </w:rPr>
              <w:tab/>
            </w:r>
            <w:r w:rsidRPr="000A611D">
              <w:rPr>
                <w:rStyle w:val="Hyperlink"/>
                <w:rFonts w:ascii="Times New Roman" w:hAnsi="Times New Roman" w:cs="Times New Roman"/>
                <w:b/>
                <w:noProof/>
              </w:rPr>
              <w:t>Implementação.</w:t>
            </w:r>
            <w:r>
              <w:rPr>
                <w:noProof/>
                <w:webHidden/>
              </w:rPr>
              <w:tab/>
            </w:r>
            <w:r>
              <w:rPr>
                <w:noProof/>
                <w:webHidden/>
              </w:rPr>
              <w:fldChar w:fldCharType="begin"/>
            </w:r>
            <w:r>
              <w:rPr>
                <w:noProof/>
                <w:webHidden/>
              </w:rPr>
              <w:instrText xml:space="preserve"> PAGEREF _Toc277712138 \h </w:instrText>
            </w:r>
            <w:r>
              <w:rPr>
                <w:noProof/>
                <w:webHidden/>
              </w:rPr>
            </w:r>
            <w:r>
              <w:rPr>
                <w:noProof/>
                <w:webHidden/>
              </w:rPr>
              <w:fldChar w:fldCharType="separate"/>
            </w:r>
            <w:r>
              <w:rPr>
                <w:noProof/>
                <w:webHidden/>
              </w:rPr>
              <w:t>23</w:t>
            </w:r>
            <w:r>
              <w:rPr>
                <w:noProof/>
                <w:webHidden/>
              </w:rPr>
              <w:fldChar w:fldCharType="end"/>
            </w:r>
          </w:hyperlink>
        </w:p>
        <w:p w:rsidR="00026DC9" w:rsidRDefault="00026DC9">
          <w:pPr>
            <w:pStyle w:val="Sumrio3"/>
            <w:tabs>
              <w:tab w:val="left" w:pos="1320"/>
              <w:tab w:val="right" w:leader="dot" w:pos="9061"/>
            </w:tabs>
            <w:rPr>
              <w:noProof/>
              <w:lang w:eastAsia="pt-BR"/>
            </w:rPr>
          </w:pPr>
          <w:hyperlink w:anchor="_Toc277712139" w:history="1">
            <w:r w:rsidRPr="000A611D">
              <w:rPr>
                <w:rStyle w:val="Hyperlink"/>
                <w:rFonts w:ascii="Times New Roman" w:hAnsi="Times New Roman" w:cs="Times New Roman"/>
                <w:b/>
                <w:noProof/>
              </w:rPr>
              <w:t>2.6.2</w:t>
            </w:r>
            <w:r>
              <w:rPr>
                <w:noProof/>
                <w:lang w:eastAsia="pt-BR"/>
              </w:rPr>
              <w:tab/>
            </w:r>
            <w:r w:rsidRPr="000A611D">
              <w:rPr>
                <w:rStyle w:val="Hyperlink"/>
                <w:rFonts w:ascii="Times New Roman" w:hAnsi="Times New Roman" w:cs="Times New Roman"/>
                <w:b/>
                <w:noProof/>
              </w:rPr>
              <w:t>Execução.</w:t>
            </w:r>
            <w:r>
              <w:rPr>
                <w:noProof/>
                <w:webHidden/>
              </w:rPr>
              <w:tab/>
            </w:r>
            <w:r>
              <w:rPr>
                <w:noProof/>
                <w:webHidden/>
              </w:rPr>
              <w:fldChar w:fldCharType="begin"/>
            </w:r>
            <w:r>
              <w:rPr>
                <w:noProof/>
                <w:webHidden/>
              </w:rPr>
              <w:instrText xml:space="preserve"> PAGEREF _Toc277712139 \h </w:instrText>
            </w:r>
            <w:r>
              <w:rPr>
                <w:noProof/>
                <w:webHidden/>
              </w:rPr>
            </w:r>
            <w:r>
              <w:rPr>
                <w:noProof/>
                <w:webHidden/>
              </w:rPr>
              <w:fldChar w:fldCharType="separate"/>
            </w:r>
            <w:r>
              <w:rPr>
                <w:noProof/>
                <w:webHidden/>
              </w:rPr>
              <w:t>30</w:t>
            </w:r>
            <w:r>
              <w:rPr>
                <w:noProof/>
                <w:webHidden/>
              </w:rPr>
              <w:fldChar w:fldCharType="end"/>
            </w:r>
          </w:hyperlink>
        </w:p>
        <w:p w:rsidR="00026DC9" w:rsidRDefault="00026DC9">
          <w:pPr>
            <w:pStyle w:val="Sumrio2"/>
            <w:tabs>
              <w:tab w:val="left" w:pos="880"/>
              <w:tab w:val="right" w:leader="dot" w:pos="9061"/>
            </w:tabs>
            <w:rPr>
              <w:noProof/>
              <w:lang w:eastAsia="pt-BR"/>
            </w:rPr>
          </w:pPr>
          <w:hyperlink w:anchor="_Toc277712140" w:history="1">
            <w:r w:rsidRPr="000A611D">
              <w:rPr>
                <w:rStyle w:val="Hyperlink"/>
                <w:rFonts w:ascii="Times New Roman" w:hAnsi="Times New Roman" w:cs="Times New Roman"/>
                <w:caps/>
                <w:noProof/>
              </w:rPr>
              <w:t>2.7</w:t>
            </w:r>
            <w:r>
              <w:rPr>
                <w:noProof/>
                <w:lang w:eastAsia="pt-BR"/>
              </w:rPr>
              <w:tab/>
            </w:r>
            <w:r w:rsidRPr="000A611D">
              <w:rPr>
                <w:rStyle w:val="Hyperlink"/>
                <w:rFonts w:ascii="Times New Roman" w:hAnsi="Times New Roman" w:cs="Times New Roman"/>
                <w:noProof/>
              </w:rPr>
              <w:t>DISTRIBUIÇÃO DA DEMANDA TELEFÔNICA DE UM CALL CENTER ATRAVÉS DA CRIAÇÃO E PRIORIZAÇÃO DE FILAS INTELIGENTES.</w:t>
            </w:r>
            <w:r>
              <w:rPr>
                <w:noProof/>
                <w:webHidden/>
              </w:rPr>
              <w:tab/>
            </w:r>
            <w:r>
              <w:rPr>
                <w:noProof/>
                <w:webHidden/>
              </w:rPr>
              <w:fldChar w:fldCharType="begin"/>
            </w:r>
            <w:r>
              <w:rPr>
                <w:noProof/>
                <w:webHidden/>
              </w:rPr>
              <w:instrText xml:space="preserve"> PAGEREF _Toc277712140 \h </w:instrText>
            </w:r>
            <w:r>
              <w:rPr>
                <w:noProof/>
                <w:webHidden/>
              </w:rPr>
            </w:r>
            <w:r>
              <w:rPr>
                <w:noProof/>
                <w:webHidden/>
              </w:rPr>
              <w:fldChar w:fldCharType="separate"/>
            </w:r>
            <w:r>
              <w:rPr>
                <w:noProof/>
                <w:webHidden/>
              </w:rPr>
              <w:t>32</w:t>
            </w:r>
            <w:r>
              <w:rPr>
                <w:noProof/>
                <w:webHidden/>
              </w:rPr>
              <w:fldChar w:fldCharType="end"/>
            </w:r>
          </w:hyperlink>
        </w:p>
        <w:p w:rsidR="00026DC9" w:rsidRDefault="00026DC9">
          <w:pPr>
            <w:pStyle w:val="Sumrio2"/>
            <w:tabs>
              <w:tab w:val="left" w:pos="880"/>
              <w:tab w:val="right" w:leader="dot" w:pos="9061"/>
            </w:tabs>
            <w:rPr>
              <w:noProof/>
              <w:lang w:eastAsia="pt-BR"/>
            </w:rPr>
          </w:pPr>
          <w:hyperlink w:anchor="_Toc277712141" w:history="1">
            <w:r w:rsidRPr="000A611D">
              <w:rPr>
                <w:rStyle w:val="Hyperlink"/>
                <w:rFonts w:ascii="Times New Roman" w:hAnsi="Times New Roman" w:cs="Times New Roman"/>
                <w:caps/>
                <w:noProof/>
              </w:rPr>
              <w:t>2.8</w:t>
            </w:r>
            <w:r>
              <w:rPr>
                <w:noProof/>
                <w:lang w:eastAsia="pt-BR"/>
              </w:rPr>
              <w:tab/>
            </w:r>
            <w:r w:rsidRPr="000A611D">
              <w:rPr>
                <w:rStyle w:val="Hyperlink"/>
                <w:rFonts w:ascii="Times New Roman" w:hAnsi="Times New Roman" w:cs="Times New Roman"/>
                <w:noProof/>
              </w:rPr>
              <w:t>USO DO COMÉRCIO ELETRÔNICO COMO PRESTAÇÃO DE SERVIÇOS: ENVIO DE MENSAGENS SMS VIA TELEFONE CELULAR PARA INFORMAÇÕES INSTANTÂNEAS NO AGRONEGÓCIO.</w:t>
            </w:r>
            <w:r>
              <w:rPr>
                <w:noProof/>
                <w:webHidden/>
              </w:rPr>
              <w:tab/>
            </w:r>
            <w:r>
              <w:rPr>
                <w:noProof/>
                <w:webHidden/>
              </w:rPr>
              <w:fldChar w:fldCharType="begin"/>
            </w:r>
            <w:r>
              <w:rPr>
                <w:noProof/>
                <w:webHidden/>
              </w:rPr>
              <w:instrText xml:space="preserve"> PAGEREF _Toc277712141 \h </w:instrText>
            </w:r>
            <w:r>
              <w:rPr>
                <w:noProof/>
                <w:webHidden/>
              </w:rPr>
            </w:r>
            <w:r>
              <w:rPr>
                <w:noProof/>
                <w:webHidden/>
              </w:rPr>
              <w:fldChar w:fldCharType="separate"/>
            </w:r>
            <w:r>
              <w:rPr>
                <w:noProof/>
                <w:webHidden/>
              </w:rPr>
              <w:t>35</w:t>
            </w:r>
            <w:r>
              <w:rPr>
                <w:noProof/>
                <w:webHidden/>
              </w:rPr>
              <w:fldChar w:fldCharType="end"/>
            </w:r>
          </w:hyperlink>
        </w:p>
        <w:p w:rsidR="00026DC9" w:rsidRDefault="00026DC9">
          <w:pPr>
            <w:pStyle w:val="Sumrio2"/>
            <w:tabs>
              <w:tab w:val="left" w:pos="880"/>
              <w:tab w:val="right" w:leader="dot" w:pos="9061"/>
            </w:tabs>
            <w:rPr>
              <w:noProof/>
              <w:lang w:eastAsia="pt-BR"/>
            </w:rPr>
          </w:pPr>
          <w:hyperlink w:anchor="_Toc277712142" w:history="1">
            <w:r w:rsidRPr="000A611D">
              <w:rPr>
                <w:rStyle w:val="Hyperlink"/>
                <w:rFonts w:ascii="Times New Roman" w:hAnsi="Times New Roman" w:cs="Times New Roman"/>
                <w:caps/>
                <w:noProof/>
              </w:rPr>
              <w:t>2.9</w:t>
            </w:r>
            <w:r>
              <w:rPr>
                <w:noProof/>
                <w:lang w:eastAsia="pt-BR"/>
              </w:rPr>
              <w:tab/>
            </w:r>
            <w:r w:rsidRPr="000A611D">
              <w:rPr>
                <w:rStyle w:val="Hyperlink"/>
                <w:rFonts w:ascii="Times New Roman" w:hAnsi="Times New Roman" w:cs="Times New Roman"/>
                <w:noProof/>
              </w:rPr>
              <w:t>COMO FUNCIONA O SMS</w:t>
            </w:r>
            <w:r>
              <w:rPr>
                <w:noProof/>
                <w:webHidden/>
              </w:rPr>
              <w:tab/>
            </w:r>
            <w:r>
              <w:rPr>
                <w:noProof/>
                <w:webHidden/>
              </w:rPr>
              <w:fldChar w:fldCharType="begin"/>
            </w:r>
            <w:r>
              <w:rPr>
                <w:noProof/>
                <w:webHidden/>
              </w:rPr>
              <w:instrText xml:space="preserve"> PAGEREF _Toc277712142 \h </w:instrText>
            </w:r>
            <w:r>
              <w:rPr>
                <w:noProof/>
                <w:webHidden/>
              </w:rPr>
            </w:r>
            <w:r>
              <w:rPr>
                <w:noProof/>
                <w:webHidden/>
              </w:rPr>
              <w:fldChar w:fldCharType="separate"/>
            </w:r>
            <w:r>
              <w:rPr>
                <w:noProof/>
                <w:webHidden/>
              </w:rPr>
              <w:t>36</w:t>
            </w:r>
            <w:r>
              <w:rPr>
                <w:noProof/>
                <w:webHidden/>
              </w:rPr>
              <w:fldChar w:fldCharType="end"/>
            </w:r>
          </w:hyperlink>
        </w:p>
        <w:p w:rsidR="00026DC9" w:rsidRDefault="00026DC9">
          <w:pPr>
            <w:pStyle w:val="Sumrio1"/>
            <w:tabs>
              <w:tab w:val="left" w:pos="440"/>
              <w:tab w:val="right" w:leader="dot" w:pos="9061"/>
            </w:tabs>
            <w:rPr>
              <w:noProof/>
              <w:lang w:eastAsia="pt-BR"/>
            </w:rPr>
          </w:pPr>
          <w:hyperlink w:anchor="_Toc277712143" w:history="1">
            <w:r w:rsidRPr="000A611D">
              <w:rPr>
                <w:rStyle w:val="Hyperlink"/>
                <w:rFonts w:ascii="Times New Roman" w:hAnsi="Times New Roman" w:cs="Times New Roman"/>
                <w:b/>
                <w:caps/>
                <w:noProof/>
              </w:rPr>
              <w:t>3</w:t>
            </w:r>
            <w:r>
              <w:rPr>
                <w:noProof/>
                <w:lang w:eastAsia="pt-BR"/>
              </w:rPr>
              <w:tab/>
            </w:r>
            <w:r w:rsidRPr="000A611D">
              <w:rPr>
                <w:rStyle w:val="Hyperlink"/>
                <w:rFonts w:ascii="Times New Roman" w:hAnsi="Times New Roman" w:cs="Times New Roman"/>
                <w:b/>
                <w:noProof/>
              </w:rPr>
              <w:t>MATERIAIS E MÉTODOS</w:t>
            </w:r>
            <w:r>
              <w:rPr>
                <w:noProof/>
                <w:webHidden/>
              </w:rPr>
              <w:tab/>
            </w:r>
            <w:r>
              <w:rPr>
                <w:noProof/>
                <w:webHidden/>
              </w:rPr>
              <w:fldChar w:fldCharType="begin"/>
            </w:r>
            <w:r>
              <w:rPr>
                <w:noProof/>
                <w:webHidden/>
              </w:rPr>
              <w:instrText xml:space="preserve"> PAGEREF _Toc277712143 \h </w:instrText>
            </w:r>
            <w:r>
              <w:rPr>
                <w:noProof/>
                <w:webHidden/>
              </w:rPr>
            </w:r>
            <w:r>
              <w:rPr>
                <w:noProof/>
                <w:webHidden/>
              </w:rPr>
              <w:fldChar w:fldCharType="separate"/>
            </w:r>
            <w:r>
              <w:rPr>
                <w:noProof/>
                <w:webHidden/>
              </w:rPr>
              <w:t>39</w:t>
            </w:r>
            <w:r>
              <w:rPr>
                <w:noProof/>
                <w:webHidden/>
              </w:rPr>
              <w:fldChar w:fldCharType="end"/>
            </w:r>
          </w:hyperlink>
        </w:p>
        <w:p w:rsidR="00026DC9" w:rsidRDefault="00026DC9">
          <w:pPr>
            <w:pStyle w:val="Sumrio2"/>
            <w:tabs>
              <w:tab w:val="left" w:pos="880"/>
              <w:tab w:val="right" w:leader="dot" w:pos="9061"/>
            </w:tabs>
            <w:rPr>
              <w:noProof/>
              <w:lang w:eastAsia="pt-BR"/>
            </w:rPr>
          </w:pPr>
          <w:hyperlink w:anchor="_Toc277712144" w:history="1">
            <w:r w:rsidRPr="000A611D">
              <w:rPr>
                <w:rStyle w:val="Hyperlink"/>
                <w:rFonts w:ascii="Times New Roman" w:hAnsi="Times New Roman" w:cs="Times New Roman"/>
                <w:caps/>
                <w:noProof/>
              </w:rPr>
              <w:t>3.1</w:t>
            </w:r>
            <w:r>
              <w:rPr>
                <w:noProof/>
                <w:lang w:eastAsia="pt-BR"/>
              </w:rPr>
              <w:tab/>
            </w:r>
            <w:r w:rsidRPr="000A611D">
              <w:rPr>
                <w:rStyle w:val="Hyperlink"/>
                <w:rFonts w:ascii="Times New Roman" w:hAnsi="Times New Roman" w:cs="Times New Roman"/>
                <w:noProof/>
              </w:rPr>
              <w:t>DESCRIÇÃO DA SOLUÇÃO</w:t>
            </w:r>
            <w:r>
              <w:rPr>
                <w:noProof/>
                <w:webHidden/>
              </w:rPr>
              <w:tab/>
            </w:r>
            <w:r>
              <w:rPr>
                <w:noProof/>
                <w:webHidden/>
              </w:rPr>
              <w:fldChar w:fldCharType="begin"/>
            </w:r>
            <w:r>
              <w:rPr>
                <w:noProof/>
                <w:webHidden/>
              </w:rPr>
              <w:instrText xml:space="preserve"> PAGEREF _Toc277712144 \h </w:instrText>
            </w:r>
            <w:r>
              <w:rPr>
                <w:noProof/>
                <w:webHidden/>
              </w:rPr>
            </w:r>
            <w:r>
              <w:rPr>
                <w:noProof/>
                <w:webHidden/>
              </w:rPr>
              <w:fldChar w:fldCharType="separate"/>
            </w:r>
            <w:r>
              <w:rPr>
                <w:noProof/>
                <w:webHidden/>
              </w:rPr>
              <w:t>39</w:t>
            </w:r>
            <w:r>
              <w:rPr>
                <w:noProof/>
                <w:webHidden/>
              </w:rPr>
              <w:fldChar w:fldCharType="end"/>
            </w:r>
          </w:hyperlink>
        </w:p>
        <w:p w:rsidR="00026DC9" w:rsidRDefault="00026DC9">
          <w:pPr>
            <w:pStyle w:val="Sumrio2"/>
            <w:tabs>
              <w:tab w:val="left" w:pos="880"/>
              <w:tab w:val="right" w:leader="dot" w:pos="9061"/>
            </w:tabs>
            <w:rPr>
              <w:noProof/>
              <w:lang w:eastAsia="pt-BR"/>
            </w:rPr>
          </w:pPr>
          <w:hyperlink w:anchor="_Toc277712145" w:history="1">
            <w:r w:rsidRPr="000A611D">
              <w:rPr>
                <w:rStyle w:val="Hyperlink"/>
                <w:rFonts w:ascii="Times New Roman" w:hAnsi="Times New Roman" w:cs="Times New Roman"/>
                <w:caps/>
                <w:noProof/>
              </w:rPr>
              <w:t>3.2</w:t>
            </w:r>
            <w:r>
              <w:rPr>
                <w:noProof/>
                <w:lang w:eastAsia="pt-BR"/>
              </w:rPr>
              <w:tab/>
            </w:r>
            <w:r w:rsidRPr="000A611D">
              <w:rPr>
                <w:rStyle w:val="Hyperlink"/>
                <w:rFonts w:ascii="Times New Roman" w:hAnsi="Times New Roman" w:cs="Times New Roman"/>
                <w:noProof/>
              </w:rPr>
              <w:t>ARQUITETURA DA SOLUÇÃO</w:t>
            </w:r>
            <w:r>
              <w:rPr>
                <w:noProof/>
                <w:webHidden/>
              </w:rPr>
              <w:tab/>
            </w:r>
            <w:r>
              <w:rPr>
                <w:noProof/>
                <w:webHidden/>
              </w:rPr>
              <w:fldChar w:fldCharType="begin"/>
            </w:r>
            <w:r>
              <w:rPr>
                <w:noProof/>
                <w:webHidden/>
              </w:rPr>
              <w:instrText xml:space="preserve"> PAGEREF _Toc277712145 \h </w:instrText>
            </w:r>
            <w:r>
              <w:rPr>
                <w:noProof/>
                <w:webHidden/>
              </w:rPr>
            </w:r>
            <w:r>
              <w:rPr>
                <w:noProof/>
                <w:webHidden/>
              </w:rPr>
              <w:fldChar w:fldCharType="separate"/>
            </w:r>
            <w:r>
              <w:rPr>
                <w:noProof/>
                <w:webHidden/>
              </w:rPr>
              <w:t>41</w:t>
            </w:r>
            <w:r>
              <w:rPr>
                <w:noProof/>
                <w:webHidden/>
              </w:rPr>
              <w:fldChar w:fldCharType="end"/>
            </w:r>
          </w:hyperlink>
        </w:p>
        <w:p w:rsidR="00026DC9" w:rsidRDefault="00026DC9">
          <w:pPr>
            <w:pStyle w:val="Sumrio2"/>
            <w:tabs>
              <w:tab w:val="left" w:pos="880"/>
              <w:tab w:val="right" w:leader="dot" w:pos="9061"/>
            </w:tabs>
            <w:rPr>
              <w:noProof/>
              <w:lang w:eastAsia="pt-BR"/>
            </w:rPr>
          </w:pPr>
          <w:hyperlink w:anchor="_Toc277712146" w:history="1">
            <w:r w:rsidRPr="000A611D">
              <w:rPr>
                <w:rStyle w:val="Hyperlink"/>
                <w:rFonts w:ascii="Times New Roman" w:hAnsi="Times New Roman" w:cs="Times New Roman"/>
                <w:caps/>
                <w:noProof/>
              </w:rPr>
              <w:t>3.3</w:t>
            </w:r>
            <w:r>
              <w:rPr>
                <w:noProof/>
                <w:lang w:eastAsia="pt-BR"/>
              </w:rPr>
              <w:tab/>
            </w:r>
            <w:r w:rsidRPr="000A611D">
              <w:rPr>
                <w:rStyle w:val="Hyperlink"/>
                <w:rFonts w:ascii="Times New Roman" w:hAnsi="Times New Roman" w:cs="Times New Roman"/>
                <w:noProof/>
              </w:rPr>
              <w:t>DESCRIÇÃO GERAL DO FLUXO DO SISTEMA</w:t>
            </w:r>
            <w:r>
              <w:rPr>
                <w:noProof/>
                <w:webHidden/>
              </w:rPr>
              <w:tab/>
            </w:r>
            <w:r>
              <w:rPr>
                <w:noProof/>
                <w:webHidden/>
              </w:rPr>
              <w:fldChar w:fldCharType="begin"/>
            </w:r>
            <w:r>
              <w:rPr>
                <w:noProof/>
                <w:webHidden/>
              </w:rPr>
              <w:instrText xml:space="preserve"> PAGEREF _Toc277712146 \h </w:instrText>
            </w:r>
            <w:r>
              <w:rPr>
                <w:noProof/>
                <w:webHidden/>
              </w:rPr>
            </w:r>
            <w:r>
              <w:rPr>
                <w:noProof/>
                <w:webHidden/>
              </w:rPr>
              <w:fldChar w:fldCharType="separate"/>
            </w:r>
            <w:r>
              <w:rPr>
                <w:noProof/>
                <w:webHidden/>
              </w:rPr>
              <w:t>42</w:t>
            </w:r>
            <w:r>
              <w:rPr>
                <w:noProof/>
                <w:webHidden/>
              </w:rPr>
              <w:fldChar w:fldCharType="end"/>
            </w:r>
          </w:hyperlink>
        </w:p>
        <w:p w:rsidR="00026DC9" w:rsidRDefault="00026DC9">
          <w:pPr>
            <w:pStyle w:val="Sumrio2"/>
            <w:tabs>
              <w:tab w:val="left" w:pos="880"/>
              <w:tab w:val="right" w:leader="dot" w:pos="9061"/>
            </w:tabs>
            <w:rPr>
              <w:noProof/>
              <w:lang w:eastAsia="pt-BR"/>
            </w:rPr>
          </w:pPr>
          <w:hyperlink w:anchor="_Toc277712147" w:history="1">
            <w:r w:rsidRPr="000A611D">
              <w:rPr>
                <w:rStyle w:val="Hyperlink"/>
                <w:rFonts w:ascii="Times New Roman" w:hAnsi="Times New Roman" w:cs="Times New Roman"/>
                <w:caps/>
                <w:noProof/>
              </w:rPr>
              <w:t>3.4</w:t>
            </w:r>
            <w:r>
              <w:rPr>
                <w:noProof/>
                <w:lang w:eastAsia="pt-BR"/>
              </w:rPr>
              <w:tab/>
            </w:r>
            <w:r w:rsidRPr="000A611D">
              <w:rPr>
                <w:rStyle w:val="Hyperlink"/>
                <w:rFonts w:ascii="Times New Roman" w:hAnsi="Times New Roman" w:cs="Times New Roman"/>
                <w:noProof/>
              </w:rPr>
              <w:t>CASOS DE USO</w:t>
            </w:r>
            <w:r>
              <w:rPr>
                <w:noProof/>
                <w:webHidden/>
              </w:rPr>
              <w:tab/>
            </w:r>
            <w:r>
              <w:rPr>
                <w:noProof/>
                <w:webHidden/>
              </w:rPr>
              <w:fldChar w:fldCharType="begin"/>
            </w:r>
            <w:r>
              <w:rPr>
                <w:noProof/>
                <w:webHidden/>
              </w:rPr>
              <w:instrText xml:space="preserve"> PAGEREF _Toc277712147 \h </w:instrText>
            </w:r>
            <w:r>
              <w:rPr>
                <w:noProof/>
                <w:webHidden/>
              </w:rPr>
            </w:r>
            <w:r>
              <w:rPr>
                <w:noProof/>
                <w:webHidden/>
              </w:rPr>
              <w:fldChar w:fldCharType="separate"/>
            </w:r>
            <w:r>
              <w:rPr>
                <w:noProof/>
                <w:webHidden/>
              </w:rPr>
              <w:t>45</w:t>
            </w:r>
            <w:r>
              <w:rPr>
                <w:noProof/>
                <w:webHidden/>
              </w:rPr>
              <w:fldChar w:fldCharType="end"/>
            </w:r>
          </w:hyperlink>
        </w:p>
        <w:p w:rsidR="00026DC9" w:rsidRDefault="00026DC9">
          <w:pPr>
            <w:pStyle w:val="Sumrio3"/>
            <w:tabs>
              <w:tab w:val="left" w:pos="1320"/>
              <w:tab w:val="right" w:leader="dot" w:pos="9061"/>
            </w:tabs>
            <w:rPr>
              <w:noProof/>
              <w:lang w:eastAsia="pt-BR"/>
            </w:rPr>
          </w:pPr>
          <w:hyperlink w:anchor="_Toc277712148" w:history="1">
            <w:r w:rsidRPr="000A611D">
              <w:rPr>
                <w:rStyle w:val="Hyperlink"/>
                <w:rFonts w:ascii="Times New Roman" w:hAnsi="Times New Roman" w:cs="Times New Roman"/>
                <w:b/>
                <w:noProof/>
              </w:rPr>
              <w:t>3.4.1.</w:t>
            </w:r>
            <w:r>
              <w:rPr>
                <w:noProof/>
                <w:lang w:eastAsia="pt-BR"/>
              </w:rPr>
              <w:tab/>
            </w:r>
            <w:r w:rsidRPr="000A611D">
              <w:rPr>
                <w:rStyle w:val="Hyperlink"/>
                <w:rFonts w:ascii="Times New Roman" w:hAnsi="Times New Roman" w:cs="Times New Roman"/>
                <w:b/>
                <w:noProof/>
              </w:rPr>
              <w:t>Caso de Uso do Contexto</w:t>
            </w:r>
            <w:r>
              <w:rPr>
                <w:noProof/>
                <w:webHidden/>
              </w:rPr>
              <w:tab/>
            </w:r>
            <w:r>
              <w:rPr>
                <w:noProof/>
                <w:webHidden/>
              </w:rPr>
              <w:fldChar w:fldCharType="begin"/>
            </w:r>
            <w:r>
              <w:rPr>
                <w:noProof/>
                <w:webHidden/>
              </w:rPr>
              <w:instrText xml:space="preserve"> PAGEREF _Toc277712148 \h </w:instrText>
            </w:r>
            <w:r>
              <w:rPr>
                <w:noProof/>
                <w:webHidden/>
              </w:rPr>
            </w:r>
            <w:r>
              <w:rPr>
                <w:noProof/>
                <w:webHidden/>
              </w:rPr>
              <w:fldChar w:fldCharType="separate"/>
            </w:r>
            <w:r>
              <w:rPr>
                <w:noProof/>
                <w:webHidden/>
              </w:rPr>
              <w:t>45</w:t>
            </w:r>
            <w:r>
              <w:rPr>
                <w:noProof/>
                <w:webHidden/>
              </w:rPr>
              <w:fldChar w:fldCharType="end"/>
            </w:r>
          </w:hyperlink>
        </w:p>
        <w:p w:rsidR="00026DC9" w:rsidRDefault="00026DC9">
          <w:pPr>
            <w:pStyle w:val="Sumrio3"/>
            <w:tabs>
              <w:tab w:val="left" w:pos="1320"/>
              <w:tab w:val="right" w:leader="dot" w:pos="9061"/>
            </w:tabs>
            <w:rPr>
              <w:noProof/>
              <w:lang w:eastAsia="pt-BR"/>
            </w:rPr>
          </w:pPr>
          <w:hyperlink w:anchor="_Toc277712149" w:history="1">
            <w:r w:rsidRPr="000A611D">
              <w:rPr>
                <w:rStyle w:val="Hyperlink"/>
                <w:rFonts w:ascii="Times New Roman" w:hAnsi="Times New Roman" w:cs="Times New Roman"/>
                <w:b/>
                <w:noProof/>
              </w:rPr>
              <w:t>3.4.2</w:t>
            </w:r>
            <w:r>
              <w:rPr>
                <w:noProof/>
                <w:lang w:eastAsia="pt-BR"/>
              </w:rPr>
              <w:tab/>
            </w:r>
            <w:r w:rsidRPr="000A611D">
              <w:rPr>
                <w:rStyle w:val="Hyperlink"/>
                <w:rFonts w:ascii="Times New Roman" w:hAnsi="Times New Roman" w:cs="Times New Roman"/>
                <w:b/>
                <w:noProof/>
              </w:rPr>
              <w:t>Caso de Uso dos Cadastros do Sistema</w:t>
            </w:r>
            <w:r>
              <w:rPr>
                <w:noProof/>
                <w:webHidden/>
              </w:rPr>
              <w:tab/>
            </w:r>
            <w:r>
              <w:rPr>
                <w:noProof/>
                <w:webHidden/>
              </w:rPr>
              <w:fldChar w:fldCharType="begin"/>
            </w:r>
            <w:r>
              <w:rPr>
                <w:noProof/>
                <w:webHidden/>
              </w:rPr>
              <w:instrText xml:space="preserve"> PAGEREF _Toc277712149 \h </w:instrText>
            </w:r>
            <w:r>
              <w:rPr>
                <w:noProof/>
                <w:webHidden/>
              </w:rPr>
            </w:r>
            <w:r>
              <w:rPr>
                <w:noProof/>
                <w:webHidden/>
              </w:rPr>
              <w:fldChar w:fldCharType="separate"/>
            </w:r>
            <w:r>
              <w:rPr>
                <w:noProof/>
                <w:webHidden/>
              </w:rPr>
              <w:t>46</w:t>
            </w:r>
            <w:r>
              <w:rPr>
                <w:noProof/>
                <w:webHidden/>
              </w:rPr>
              <w:fldChar w:fldCharType="end"/>
            </w:r>
          </w:hyperlink>
        </w:p>
        <w:p w:rsidR="00026DC9" w:rsidRDefault="00026DC9">
          <w:pPr>
            <w:pStyle w:val="Sumrio3"/>
            <w:tabs>
              <w:tab w:val="left" w:pos="1320"/>
              <w:tab w:val="right" w:leader="dot" w:pos="9061"/>
            </w:tabs>
            <w:rPr>
              <w:noProof/>
              <w:lang w:eastAsia="pt-BR"/>
            </w:rPr>
          </w:pPr>
          <w:hyperlink w:anchor="_Toc277712150" w:history="1">
            <w:r w:rsidRPr="000A611D">
              <w:rPr>
                <w:rStyle w:val="Hyperlink"/>
                <w:rFonts w:ascii="Times New Roman" w:hAnsi="Times New Roman" w:cs="Times New Roman"/>
                <w:b/>
                <w:noProof/>
              </w:rPr>
              <w:t>3.4.3</w:t>
            </w:r>
            <w:r>
              <w:rPr>
                <w:noProof/>
                <w:lang w:eastAsia="pt-BR"/>
              </w:rPr>
              <w:tab/>
            </w:r>
            <w:r w:rsidRPr="000A611D">
              <w:rPr>
                <w:rStyle w:val="Hyperlink"/>
                <w:rFonts w:ascii="Times New Roman" w:hAnsi="Times New Roman" w:cs="Times New Roman"/>
                <w:b/>
                <w:noProof/>
              </w:rPr>
              <w:t>Caso de Uso da Entrada do Cliente no Parque de Diversão</w:t>
            </w:r>
            <w:r>
              <w:rPr>
                <w:noProof/>
                <w:webHidden/>
              </w:rPr>
              <w:tab/>
            </w:r>
            <w:r>
              <w:rPr>
                <w:noProof/>
                <w:webHidden/>
              </w:rPr>
              <w:fldChar w:fldCharType="begin"/>
            </w:r>
            <w:r>
              <w:rPr>
                <w:noProof/>
                <w:webHidden/>
              </w:rPr>
              <w:instrText xml:space="preserve"> PAGEREF _Toc277712150 \h </w:instrText>
            </w:r>
            <w:r>
              <w:rPr>
                <w:noProof/>
                <w:webHidden/>
              </w:rPr>
            </w:r>
            <w:r>
              <w:rPr>
                <w:noProof/>
                <w:webHidden/>
              </w:rPr>
              <w:fldChar w:fldCharType="separate"/>
            </w:r>
            <w:r>
              <w:rPr>
                <w:noProof/>
                <w:webHidden/>
              </w:rPr>
              <w:t>46</w:t>
            </w:r>
            <w:r>
              <w:rPr>
                <w:noProof/>
                <w:webHidden/>
              </w:rPr>
              <w:fldChar w:fldCharType="end"/>
            </w:r>
          </w:hyperlink>
        </w:p>
        <w:p w:rsidR="00026DC9" w:rsidRDefault="00026DC9">
          <w:pPr>
            <w:pStyle w:val="Sumrio3"/>
            <w:tabs>
              <w:tab w:val="left" w:pos="1320"/>
              <w:tab w:val="right" w:leader="dot" w:pos="9061"/>
            </w:tabs>
            <w:rPr>
              <w:noProof/>
              <w:lang w:eastAsia="pt-BR"/>
            </w:rPr>
          </w:pPr>
          <w:hyperlink w:anchor="_Toc277712151" w:history="1">
            <w:r w:rsidRPr="000A611D">
              <w:rPr>
                <w:rStyle w:val="Hyperlink"/>
                <w:rFonts w:ascii="Times New Roman" w:hAnsi="Times New Roman" w:cs="Times New Roman"/>
                <w:b/>
                <w:noProof/>
              </w:rPr>
              <w:t>3.4.4</w:t>
            </w:r>
            <w:r>
              <w:rPr>
                <w:noProof/>
                <w:lang w:eastAsia="pt-BR"/>
              </w:rPr>
              <w:tab/>
            </w:r>
            <w:r w:rsidRPr="000A611D">
              <w:rPr>
                <w:rStyle w:val="Hyperlink"/>
                <w:rFonts w:ascii="Times New Roman" w:hAnsi="Times New Roman" w:cs="Times New Roman"/>
                <w:b/>
                <w:noProof/>
              </w:rPr>
              <w:t>Caso de Uso da Movimentação da Fila do Brinquedo</w:t>
            </w:r>
            <w:r>
              <w:rPr>
                <w:noProof/>
                <w:webHidden/>
              </w:rPr>
              <w:tab/>
            </w:r>
            <w:r>
              <w:rPr>
                <w:noProof/>
                <w:webHidden/>
              </w:rPr>
              <w:fldChar w:fldCharType="begin"/>
            </w:r>
            <w:r>
              <w:rPr>
                <w:noProof/>
                <w:webHidden/>
              </w:rPr>
              <w:instrText xml:space="preserve"> PAGEREF _Toc277712151 \h </w:instrText>
            </w:r>
            <w:r>
              <w:rPr>
                <w:noProof/>
                <w:webHidden/>
              </w:rPr>
            </w:r>
            <w:r>
              <w:rPr>
                <w:noProof/>
                <w:webHidden/>
              </w:rPr>
              <w:fldChar w:fldCharType="separate"/>
            </w:r>
            <w:r>
              <w:rPr>
                <w:noProof/>
                <w:webHidden/>
              </w:rPr>
              <w:t>47</w:t>
            </w:r>
            <w:r>
              <w:rPr>
                <w:noProof/>
                <w:webHidden/>
              </w:rPr>
              <w:fldChar w:fldCharType="end"/>
            </w:r>
          </w:hyperlink>
        </w:p>
        <w:p w:rsidR="00026DC9" w:rsidRDefault="00026DC9">
          <w:pPr>
            <w:pStyle w:val="Sumrio3"/>
            <w:tabs>
              <w:tab w:val="left" w:pos="1320"/>
              <w:tab w:val="right" w:leader="dot" w:pos="9061"/>
            </w:tabs>
            <w:rPr>
              <w:noProof/>
              <w:lang w:eastAsia="pt-BR"/>
            </w:rPr>
          </w:pPr>
          <w:hyperlink w:anchor="_Toc277712152" w:history="1">
            <w:r w:rsidRPr="000A611D">
              <w:rPr>
                <w:rStyle w:val="Hyperlink"/>
                <w:rFonts w:ascii="Times New Roman" w:hAnsi="Times New Roman" w:cs="Times New Roman"/>
                <w:b/>
                <w:noProof/>
              </w:rPr>
              <w:t>3.4.5</w:t>
            </w:r>
            <w:r>
              <w:rPr>
                <w:noProof/>
                <w:lang w:eastAsia="pt-BR"/>
              </w:rPr>
              <w:tab/>
            </w:r>
            <w:r w:rsidRPr="000A611D">
              <w:rPr>
                <w:rStyle w:val="Hyperlink"/>
                <w:rFonts w:ascii="Times New Roman" w:hAnsi="Times New Roman" w:cs="Times New Roman"/>
                <w:b/>
                <w:noProof/>
              </w:rPr>
              <w:t>Caso de Uso da Execução do Brinquedo</w:t>
            </w:r>
            <w:r>
              <w:rPr>
                <w:noProof/>
                <w:webHidden/>
              </w:rPr>
              <w:tab/>
            </w:r>
            <w:r>
              <w:rPr>
                <w:noProof/>
                <w:webHidden/>
              </w:rPr>
              <w:fldChar w:fldCharType="begin"/>
            </w:r>
            <w:r>
              <w:rPr>
                <w:noProof/>
                <w:webHidden/>
              </w:rPr>
              <w:instrText xml:space="preserve"> PAGEREF _Toc277712152 \h </w:instrText>
            </w:r>
            <w:r>
              <w:rPr>
                <w:noProof/>
                <w:webHidden/>
              </w:rPr>
            </w:r>
            <w:r>
              <w:rPr>
                <w:noProof/>
                <w:webHidden/>
              </w:rPr>
              <w:fldChar w:fldCharType="separate"/>
            </w:r>
            <w:r>
              <w:rPr>
                <w:noProof/>
                <w:webHidden/>
              </w:rPr>
              <w:t>48</w:t>
            </w:r>
            <w:r>
              <w:rPr>
                <w:noProof/>
                <w:webHidden/>
              </w:rPr>
              <w:fldChar w:fldCharType="end"/>
            </w:r>
          </w:hyperlink>
        </w:p>
        <w:p w:rsidR="00026DC9" w:rsidRDefault="00026DC9">
          <w:pPr>
            <w:pStyle w:val="Sumrio3"/>
            <w:tabs>
              <w:tab w:val="left" w:pos="1320"/>
              <w:tab w:val="right" w:leader="dot" w:pos="9061"/>
            </w:tabs>
            <w:rPr>
              <w:noProof/>
              <w:lang w:eastAsia="pt-BR"/>
            </w:rPr>
          </w:pPr>
          <w:hyperlink w:anchor="_Toc277712153" w:history="1">
            <w:r w:rsidRPr="000A611D">
              <w:rPr>
                <w:rStyle w:val="Hyperlink"/>
                <w:rFonts w:ascii="Times New Roman" w:hAnsi="Times New Roman" w:cs="Times New Roman"/>
                <w:b/>
                <w:noProof/>
              </w:rPr>
              <w:t>3.4.6</w:t>
            </w:r>
            <w:r>
              <w:rPr>
                <w:noProof/>
                <w:lang w:eastAsia="pt-BR"/>
              </w:rPr>
              <w:tab/>
            </w:r>
            <w:r w:rsidRPr="000A611D">
              <w:rPr>
                <w:rStyle w:val="Hyperlink"/>
                <w:rFonts w:ascii="Times New Roman" w:hAnsi="Times New Roman" w:cs="Times New Roman"/>
                <w:b/>
                <w:noProof/>
              </w:rPr>
              <w:t>Caso de Uso da Saída do Cliente do Parque de Diversão</w:t>
            </w:r>
            <w:r>
              <w:rPr>
                <w:noProof/>
                <w:webHidden/>
              </w:rPr>
              <w:tab/>
            </w:r>
            <w:r>
              <w:rPr>
                <w:noProof/>
                <w:webHidden/>
              </w:rPr>
              <w:fldChar w:fldCharType="begin"/>
            </w:r>
            <w:r>
              <w:rPr>
                <w:noProof/>
                <w:webHidden/>
              </w:rPr>
              <w:instrText xml:space="preserve"> PAGEREF _Toc277712153 \h </w:instrText>
            </w:r>
            <w:r>
              <w:rPr>
                <w:noProof/>
                <w:webHidden/>
              </w:rPr>
            </w:r>
            <w:r>
              <w:rPr>
                <w:noProof/>
                <w:webHidden/>
              </w:rPr>
              <w:fldChar w:fldCharType="separate"/>
            </w:r>
            <w:r>
              <w:rPr>
                <w:noProof/>
                <w:webHidden/>
              </w:rPr>
              <w:t>49</w:t>
            </w:r>
            <w:r>
              <w:rPr>
                <w:noProof/>
                <w:webHidden/>
              </w:rPr>
              <w:fldChar w:fldCharType="end"/>
            </w:r>
          </w:hyperlink>
        </w:p>
        <w:p w:rsidR="00026DC9" w:rsidRDefault="00026DC9">
          <w:pPr>
            <w:pStyle w:val="Sumrio2"/>
            <w:tabs>
              <w:tab w:val="left" w:pos="880"/>
              <w:tab w:val="right" w:leader="dot" w:pos="9061"/>
            </w:tabs>
            <w:rPr>
              <w:noProof/>
              <w:lang w:eastAsia="pt-BR"/>
            </w:rPr>
          </w:pPr>
          <w:hyperlink w:anchor="_Toc277712154" w:history="1">
            <w:r w:rsidRPr="000A611D">
              <w:rPr>
                <w:rStyle w:val="Hyperlink"/>
                <w:rFonts w:ascii="Times New Roman" w:hAnsi="Times New Roman" w:cs="Times New Roman"/>
                <w:caps/>
                <w:noProof/>
              </w:rPr>
              <w:t>3.5</w:t>
            </w:r>
            <w:r>
              <w:rPr>
                <w:noProof/>
                <w:lang w:eastAsia="pt-BR"/>
              </w:rPr>
              <w:tab/>
            </w:r>
            <w:r w:rsidRPr="000A611D">
              <w:rPr>
                <w:rStyle w:val="Hyperlink"/>
                <w:rFonts w:ascii="Times New Roman" w:hAnsi="Times New Roman" w:cs="Times New Roman"/>
                <w:noProof/>
              </w:rPr>
              <w:t>MODELAGEM DO BANCO DE DADOS</w:t>
            </w:r>
            <w:r>
              <w:rPr>
                <w:noProof/>
                <w:webHidden/>
              </w:rPr>
              <w:tab/>
            </w:r>
            <w:r>
              <w:rPr>
                <w:noProof/>
                <w:webHidden/>
              </w:rPr>
              <w:fldChar w:fldCharType="begin"/>
            </w:r>
            <w:r>
              <w:rPr>
                <w:noProof/>
                <w:webHidden/>
              </w:rPr>
              <w:instrText xml:space="preserve"> PAGEREF _Toc277712154 \h </w:instrText>
            </w:r>
            <w:r>
              <w:rPr>
                <w:noProof/>
                <w:webHidden/>
              </w:rPr>
            </w:r>
            <w:r>
              <w:rPr>
                <w:noProof/>
                <w:webHidden/>
              </w:rPr>
              <w:fldChar w:fldCharType="separate"/>
            </w:r>
            <w:r>
              <w:rPr>
                <w:noProof/>
                <w:webHidden/>
              </w:rPr>
              <w:t>49</w:t>
            </w:r>
            <w:r>
              <w:rPr>
                <w:noProof/>
                <w:webHidden/>
              </w:rPr>
              <w:fldChar w:fldCharType="end"/>
            </w:r>
          </w:hyperlink>
        </w:p>
        <w:p w:rsidR="00026DC9" w:rsidRDefault="00026DC9">
          <w:pPr>
            <w:pStyle w:val="Sumrio2"/>
            <w:tabs>
              <w:tab w:val="left" w:pos="880"/>
              <w:tab w:val="right" w:leader="dot" w:pos="9061"/>
            </w:tabs>
            <w:rPr>
              <w:noProof/>
              <w:lang w:eastAsia="pt-BR"/>
            </w:rPr>
          </w:pPr>
          <w:hyperlink w:anchor="_Toc277712155" w:history="1">
            <w:r w:rsidRPr="000A611D">
              <w:rPr>
                <w:rStyle w:val="Hyperlink"/>
                <w:rFonts w:ascii="Times New Roman" w:hAnsi="Times New Roman" w:cs="Times New Roman"/>
                <w:caps/>
                <w:noProof/>
              </w:rPr>
              <w:t>3.6</w:t>
            </w:r>
            <w:r>
              <w:rPr>
                <w:noProof/>
                <w:lang w:eastAsia="pt-BR"/>
              </w:rPr>
              <w:tab/>
            </w:r>
            <w:r w:rsidRPr="000A611D">
              <w:rPr>
                <w:rStyle w:val="Hyperlink"/>
                <w:rFonts w:ascii="Times New Roman" w:hAnsi="Times New Roman" w:cs="Times New Roman"/>
                <w:noProof/>
              </w:rPr>
              <w:t>MATERIAIS</w:t>
            </w:r>
            <w:r>
              <w:rPr>
                <w:noProof/>
                <w:webHidden/>
              </w:rPr>
              <w:tab/>
            </w:r>
            <w:r>
              <w:rPr>
                <w:noProof/>
                <w:webHidden/>
              </w:rPr>
              <w:fldChar w:fldCharType="begin"/>
            </w:r>
            <w:r>
              <w:rPr>
                <w:noProof/>
                <w:webHidden/>
              </w:rPr>
              <w:instrText xml:space="preserve"> PAGEREF _Toc277712155 \h </w:instrText>
            </w:r>
            <w:r>
              <w:rPr>
                <w:noProof/>
                <w:webHidden/>
              </w:rPr>
            </w:r>
            <w:r>
              <w:rPr>
                <w:noProof/>
                <w:webHidden/>
              </w:rPr>
              <w:fldChar w:fldCharType="separate"/>
            </w:r>
            <w:r>
              <w:rPr>
                <w:noProof/>
                <w:webHidden/>
              </w:rPr>
              <w:t>51</w:t>
            </w:r>
            <w:r>
              <w:rPr>
                <w:noProof/>
                <w:webHidden/>
              </w:rPr>
              <w:fldChar w:fldCharType="end"/>
            </w:r>
          </w:hyperlink>
        </w:p>
        <w:p w:rsidR="00026DC9" w:rsidRDefault="00026DC9">
          <w:pPr>
            <w:pStyle w:val="Sumrio3"/>
            <w:tabs>
              <w:tab w:val="left" w:pos="1320"/>
              <w:tab w:val="right" w:leader="dot" w:pos="9061"/>
            </w:tabs>
            <w:rPr>
              <w:noProof/>
              <w:lang w:eastAsia="pt-BR"/>
            </w:rPr>
          </w:pPr>
          <w:hyperlink w:anchor="_Toc277712156" w:history="1">
            <w:r w:rsidRPr="000A611D">
              <w:rPr>
                <w:rStyle w:val="Hyperlink"/>
                <w:rFonts w:ascii="Times New Roman" w:hAnsi="Times New Roman" w:cs="Times New Roman"/>
                <w:b/>
                <w:noProof/>
              </w:rPr>
              <w:t>3.6.1</w:t>
            </w:r>
            <w:r>
              <w:rPr>
                <w:noProof/>
                <w:lang w:eastAsia="pt-BR"/>
              </w:rPr>
              <w:tab/>
            </w:r>
            <w:r w:rsidRPr="000A611D">
              <w:rPr>
                <w:rStyle w:val="Hyperlink"/>
                <w:rFonts w:ascii="Times New Roman" w:hAnsi="Times New Roman" w:cs="Times New Roman"/>
                <w:b/>
                <w:noProof/>
              </w:rPr>
              <w:t>Servidor de aplicação JBOSS application server</w:t>
            </w:r>
            <w:r>
              <w:rPr>
                <w:noProof/>
                <w:webHidden/>
              </w:rPr>
              <w:tab/>
            </w:r>
            <w:r>
              <w:rPr>
                <w:noProof/>
                <w:webHidden/>
              </w:rPr>
              <w:fldChar w:fldCharType="begin"/>
            </w:r>
            <w:r>
              <w:rPr>
                <w:noProof/>
                <w:webHidden/>
              </w:rPr>
              <w:instrText xml:space="preserve"> PAGEREF _Toc277712156 \h </w:instrText>
            </w:r>
            <w:r>
              <w:rPr>
                <w:noProof/>
                <w:webHidden/>
              </w:rPr>
            </w:r>
            <w:r>
              <w:rPr>
                <w:noProof/>
                <w:webHidden/>
              </w:rPr>
              <w:fldChar w:fldCharType="separate"/>
            </w:r>
            <w:r>
              <w:rPr>
                <w:noProof/>
                <w:webHidden/>
              </w:rPr>
              <w:t>51</w:t>
            </w:r>
            <w:r>
              <w:rPr>
                <w:noProof/>
                <w:webHidden/>
              </w:rPr>
              <w:fldChar w:fldCharType="end"/>
            </w:r>
          </w:hyperlink>
        </w:p>
        <w:p w:rsidR="00026DC9" w:rsidRDefault="00026DC9">
          <w:pPr>
            <w:pStyle w:val="Sumrio3"/>
            <w:tabs>
              <w:tab w:val="left" w:pos="1320"/>
              <w:tab w:val="right" w:leader="dot" w:pos="9061"/>
            </w:tabs>
            <w:rPr>
              <w:noProof/>
              <w:lang w:eastAsia="pt-BR"/>
            </w:rPr>
          </w:pPr>
          <w:hyperlink w:anchor="_Toc277712157" w:history="1">
            <w:r w:rsidRPr="000A611D">
              <w:rPr>
                <w:rStyle w:val="Hyperlink"/>
                <w:rFonts w:ascii="Times New Roman" w:hAnsi="Times New Roman" w:cs="Times New Roman"/>
                <w:b/>
                <w:noProof/>
              </w:rPr>
              <w:t>3.6.2</w:t>
            </w:r>
            <w:r>
              <w:rPr>
                <w:noProof/>
                <w:lang w:eastAsia="pt-BR"/>
              </w:rPr>
              <w:tab/>
            </w:r>
            <w:r w:rsidRPr="000A611D">
              <w:rPr>
                <w:rStyle w:val="Hyperlink"/>
                <w:rFonts w:ascii="Times New Roman" w:hAnsi="Times New Roman" w:cs="Times New Roman"/>
                <w:b/>
                <w:noProof/>
              </w:rPr>
              <w:t>Plataforma JavaEE</w:t>
            </w:r>
            <w:r>
              <w:rPr>
                <w:noProof/>
                <w:webHidden/>
              </w:rPr>
              <w:tab/>
            </w:r>
            <w:r>
              <w:rPr>
                <w:noProof/>
                <w:webHidden/>
              </w:rPr>
              <w:fldChar w:fldCharType="begin"/>
            </w:r>
            <w:r>
              <w:rPr>
                <w:noProof/>
                <w:webHidden/>
              </w:rPr>
              <w:instrText xml:space="preserve"> PAGEREF _Toc277712157 \h </w:instrText>
            </w:r>
            <w:r>
              <w:rPr>
                <w:noProof/>
                <w:webHidden/>
              </w:rPr>
            </w:r>
            <w:r>
              <w:rPr>
                <w:noProof/>
                <w:webHidden/>
              </w:rPr>
              <w:fldChar w:fldCharType="separate"/>
            </w:r>
            <w:r>
              <w:rPr>
                <w:noProof/>
                <w:webHidden/>
              </w:rPr>
              <w:t>52</w:t>
            </w:r>
            <w:r>
              <w:rPr>
                <w:noProof/>
                <w:webHidden/>
              </w:rPr>
              <w:fldChar w:fldCharType="end"/>
            </w:r>
          </w:hyperlink>
        </w:p>
        <w:p w:rsidR="00026DC9" w:rsidRDefault="00026DC9">
          <w:pPr>
            <w:pStyle w:val="Sumrio3"/>
            <w:tabs>
              <w:tab w:val="left" w:pos="1320"/>
              <w:tab w:val="right" w:leader="dot" w:pos="9061"/>
            </w:tabs>
            <w:rPr>
              <w:noProof/>
              <w:lang w:eastAsia="pt-BR"/>
            </w:rPr>
          </w:pPr>
          <w:hyperlink w:anchor="_Toc277712158" w:history="1">
            <w:r w:rsidRPr="000A611D">
              <w:rPr>
                <w:rStyle w:val="Hyperlink"/>
                <w:rFonts w:ascii="Times New Roman" w:hAnsi="Times New Roman" w:cs="Times New Roman"/>
                <w:b/>
                <w:noProof/>
              </w:rPr>
              <w:t>3.6.3</w:t>
            </w:r>
            <w:r>
              <w:rPr>
                <w:noProof/>
                <w:lang w:eastAsia="pt-BR"/>
              </w:rPr>
              <w:tab/>
            </w:r>
            <w:r w:rsidRPr="000A611D">
              <w:rPr>
                <w:rStyle w:val="Hyperlink"/>
                <w:rFonts w:ascii="Times New Roman" w:hAnsi="Times New Roman" w:cs="Times New Roman"/>
                <w:b/>
                <w:noProof/>
              </w:rPr>
              <w:t>Hibernate</w:t>
            </w:r>
            <w:r>
              <w:rPr>
                <w:noProof/>
                <w:webHidden/>
              </w:rPr>
              <w:tab/>
            </w:r>
            <w:r>
              <w:rPr>
                <w:noProof/>
                <w:webHidden/>
              </w:rPr>
              <w:fldChar w:fldCharType="begin"/>
            </w:r>
            <w:r>
              <w:rPr>
                <w:noProof/>
                <w:webHidden/>
              </w:rPr>
              <w:instrText xml:space="preserve"> PAGEREF _Toc277712158 \h </w:instrText>
            </w:r>
            <w:r>
              <w:rPr>
                <w:noProof/>
                <w:webHidden/>
              </w:rPr>
            </w:r>
            <w:r>
              <w:rPr>
                <w:noProof/>
                <w:webHidden/>
              </w:rPr>
              <w:fldChar w:fldCharType="separate"/>
            </w:r>
            <w:r>
              <w:rPr>
                <w:noProof/>
                <w:webHidden/>
              </w:rPr>
              <w:t>53</w:t>
            </w:r>
            <w:r>
              <w:rPr>
                <w:noProof/>
                <w:webHidden/>
              </w:rPr>
              <w:fldChar w:fldCharType="end"/>
            </w:r>
          </w:hyperlink>
        </w:p>
        <w:p w:rsidR="00026DC9" w:rsidRDefault="00026DC9">
          <w:pPr>
            <w:pStyle w:val="Sumrio3"/>
            <w:tabs>
              <w:tab w:val="left" w:pos="1320"/>
              <w:tab w:val="right" w:leader="dot" w:pos="9061"/>
            </w:tabs>
            <w:rPr>
              <w:noProof/>
              <w:lang w:eastAsia="pt-BR"/>
            </w:rPr>
          </w:pPr>
          <w:hyperlink w:anchor="_Toc277712159" w:history="1">
            <w:r w:rsidRPr="000A611D">
              <w:rPr>
                <w:rStyle w:val="Hyperlink"/>
                <w:rFonts w:ascii="Times New Roman" w:hAnsi="Times New Roman" w:cs="Times New Roman"/>
                <w:b/>
                <w:noProof/>
              </w:rPr>
              <w:t>3.6.4</w:t>
            </w:r>
            <w:r>
              <w:rPr>
                <w:noProof/>
                <w:lang w:eastAsia="pt-BR"/>
              </w:rPr>
              <w:tab/>
            </w:r>
            <w:r w:rsidRPr="000A611D">
              <w:rPr>
                <w:rStyle w:val="Hyperlink"/>
                <w:rFonts w:ascii="Times New Roman" w:hAnsi="Times New Roman" w:cs="Times New Roman"/>
                <w:b/>
                <w:noProof/>
              </w:rPr>
              <w:t>RichFaces</w:t>
            </w:r>
            <w:r>
              <w:rPr>
                <w:noProof/>
                <w:webHidden/>
              </w:rPr>
              <w:tab/>
            </w:r>
            <w:r>
              <w:rPr>
                <w:noProof/>
                <w:webHidden/>
              </w:rPr>
              <w:fldChar w:fldCharType="begin"/>
            </w:r>
            <w:r>
              <w:rPr>
                <w:noProof/>
                <w:webHidden/>
              </w:rPr>
              <w:instrText xml:space="preserve"> PAGEREF _Toc277712159 \h </w:instrText>
            </w:r>
            <w:r>
              <w:rPr>
                <w:noProof/>
                <w:webHidden/>
              </w:rPr>
            </w:r>
            <w:r>
              <w:rPr>
                <w:noProof/>
                <w:webHidden/>
              </w:rPr>
              <w:fldChar w:fldCharType="separate"/>
            </w:r>
            <w:r>
              <w:rPr>
                <w:noProof/>
                <w:webHidden/>
              </w:rPr>
              <w:t>55</w:t>
            </w:r>
            <w:r>
              <w:rPr>
                <w:noProof/>
                <w:webHidden/>
              </w:rPr>
              <w:fldChar w:fldCharType="end"/>
            </w:r>
          </w:hyperlink>
        </w:p>
        <w:p w:rsidR="00026DC9" w:rsidRDefault="00026DC9">
          <w:pPr>
            <w:pStyle w:val="Sumrio3"/>
            <w:tabs>
              <w:tab w:val="left" w:pos="1320"/>
              <w:tab w:val="right" w:leader="dot" w:pos="9061"/>
            </w:tabs>
            <w:rPr>
              <w:noProof/>
              <w:lang w:eastAsia="pt-BR"/>
            </w:rPr>
          </w:pPr>
          <w:hyperlink w:anchor="_Toc277712160" w:history="1">
            <w:r w:rsidRPr="000A611D">
              <w:rPr>
                <w:rStyle w:val="Hyperlink"/>
                <w:rFonts w:ascii="Times New Roman" w:hAnsi="Times New Roman" w:cs="Times New Roman"/>
                <w:b/>
                <w:noProof/>
              </w:rPr>
              <w:t>3.6.5</w:t>
            </w:r>
            <w:r>
              <w:rPr>
                <w:noProof/>
                <w:lang w:eastAsia="pt-BR"/>
              </w:rPr>
              <w:tab/>
            </w:r>
            <w:r w:rsidRPr="000A611D">
              <w:rPr>
                <w:rStyle w:val="Hyperlink"/>
                <w:rFonts w:ascii="Times New Roman" w:hAnsi="Times New Roman" w:cs="Times New Roman"/>
                <w:b/>
                <w:noProof/>
              </w:rPr>
              <w:t>JavaServer Faces</w:t>
            </w:r>
            <w:r>
              <w:rPr>
                <w:noProof/>
                <w:webHidden/>
              </w:rPr>
              <w:tab/>
            </w:r>
            <w:r>
              <w:rPr>
                <w:noProof/>
                <w:webHidden/>
              </w:rPr>
              <w:fldChar w:fldCharType="begin"/>
            </w:r>
            <w:r>
              <w:rPr>
                <w:noProof/>
                <w:webHidden/>
              </w:rPr>
              <w:instrText xml:space="preserve"> PAGEREF _Toc277712160 \h </w:instrText>
            </w:r>
            <w:r>
              <w:rPr>
                <w:noProof/>
                <w:webHidden/>
              </w:rPr>
            </w:r>
            <w:r>
              <w:rPr>
                <w:noProof/>
                <w:webHidden/>
              </w:rPr>
              <w:fldChar w:fldCharType="separate"/>
            </w:r>
            <w:r>
              <w:rPr>
                <w:noProof/>
                <w:webHidden/>
              </w:rPr>
              <w:t>57</w:t>
            </w:r>
            <w:r>
              <w:rPr>
                <w:noProof/>
                <w:webHidden/>
              </w:rPr>
              <w:fldChar w:fldCharType="end"/>
            </w:r>
          </w:hyperlink>
        </w:p>
        <w:p w:rsidR="00026DC9" w:rsidRDefault="00026DC9">
          <w:pPr>
            <w:pStyle w:val="Sumrio3"/>
            <w:tabs>
              <w:tab w:val="left" w:pos="1320"/>
              <w:tab w:val="right" w:leader="dot" w:pos="9061"/>
            </w:tabs>
            <w:rPr>
              <w:noProof/>
              <w:lang w:eastAsia="pt-BR"/>
            </w:rPr>
          </w:pPr>
          <w:hyperlink w:anchor="_Toc277712161" w:history="1">
            <w:r w:rsidRPr="000A611D">
              <w:rPr>
                <w:rStyle w:val="Hyperlink"/>
                <w:rFonts w:ascii="Times New Roman" w:hAnsi="Times New Roman" w:cs="Times New Roman"/>
                <w:b/>
                <w:noProof/>
              </w:rPr>
              <w:t>3.6.6</w:t>
            </w:r>
            <w:r>
              <w:rPr>
                <w:noProof/>
                <w:lang w:eastAsia="pt-BR"/>
              </w:rPr>
              <w:tab/>
            </w:r>
            <w:r w:rsidRPr="000A611D">
              <w:rPr>
                <w:rStyle w:val="Hyperlink"/>
                <w:rFonts w:ascii="Times New Roman" w:hAnsi="Times New Roman" w:cs="Times New Roman"/>
                <w:b/>
                <w:noProof/>
              </w:rPr>
              <w:t>JAAS</w:t>
            </w:r>
            <w:r>
              <w:rPr>
                <w:noProof/>
                <w:webHidden/>
              </w:rPr>
              <w:tab/>
            </w:r>
            <w:r>
              <w:rPr>
                <w:noProof/>
                <w:webHidden/>
              </w:rPr>
              <w:fldChar w:fldCharType="begin"/>
            </w:r>
            <w:r>
              <w:rPr>
                <w:noProof/>
                <w:webHidden/>
              </w:rPr>
              <w:instrText xml:space="preserve"> PAGEREF _Toc277712161 \h </w:instrText>
            </w:r>
            <w:r>
              <w:rPr>
                <w:noProof/>
                <w:webHidden/>
              </w:rPr>
            </w:r>
            <w:r>
              <w:rPr>
                <w:noProof/>
                <w:webHidden/>
              </w:rPr>
              <w:fldChar w:fldCharType="separate"/>
            </w:r>
            <w:r>
              <w:rPr>
                <w:noProof/>
                <w:webHidden/>
              </w:rPr>
              <w:t>58</w:t>
            </w:r>
            <w:r>
              <w:rPr>
                <w:noProof/>
                <w:webHidden/>
              </w:rPr>
              <w:fldChar w:fldCharType="end"/>
            </w:r>
          </w:hyperlink>
        </w:p>
        <w:p w:rsidR="00026DC9" w:rsidRDefault="00026DC9">
          <w:pPr>
            <w:pStyle w:val="Sumrio3"/>
            <w:tabs>
              <w:tab w:val="left" w:pos="1320"/>
              <w:tab w:val="right" w:leader="dot" w:pos="9061"/>
            </w:tabs>
            <w:rPr>
              <w:noProof/>
              <w:lang w:eastAsia="pt-BR"/>
            </w:rPr>
          </w:pPr>
          <w:hyperlink w:anchor="_Toc277712162" w:history="1">
            <w:r w:rsidRPr="000A611D">
              <w:rPr>
                <w:rStyle w:val="Hyperlink"/>
                <w:rFonts w:ascii="Times New Roman" w:hAnsi="Times New Roman" w:cs="Times New Roman"/>
                <w:b/>
                <w:noProof/>
              </w:rPr>
              <w:t>3.6.7</w:t>
            </w:r>
            <w:r>
              <w:rPr>
                <w:noProof/>
                <w:lang w:eastAsia="pt-BR"/>
              </w:rPr>
              <w:tab/>
            </w:r>
            <w:r w:rsidRPr="000A611D">
              <w:rPr>
                <w:rStyle w:val="Hyperlink"/>
                <w:rFonts w:ascii="Times New Roman" w:hAnsi="Times New Roman" w:cs="Times New Roman"/>
                <w:b/>
                <w:noProof/>
              </w:rPr>
              <w:t>Banco de dados ORACLE 10g XE</w:t>
            </w:r>
            <w:r>
              <w:rPr>
                <w:noProof/>
                <w:webHidden/>
              </w:rPr>
              <w:tab/>
            </w:r>
            <w:r>
              <w:rPr>
                <w:noProof/>
                <w:webHidden/>
              </w:rPr>
              <w:fldChar w:fldCharType="begin"/>
            </w:r>
            <w:r>
              <w:rPr>
                <w:noProof/>
                <w:webHidden/>
              </w:rPr>
              <w:instrText xml:space="preserve"> PAGEREF _Toc277712162 \h </w:instrText>
            </w:r>
            <w:r>
              <w:rPr>
                <w:noProof/>
                <w:webHidden/>
              </w:rPr>
            </w:r>
            <w:r>
              <w:rPr>
                <w:noProof/>
                <w:webHidden/>
              </w:rPr>
              <w:fldChar w:fldCharType="separate"/>
            </w:r>
            <w:r>
              <w:rPr>
                <w:noProof/>
                <w:webHidden/>
              </w:rPr>
              <w:t>58</w:t>
            </w:r>
            <w:r>
              <w:rPr>
                <w:noProof/>
                <w:webHidden/>
              </w:rPr>
              <w:fldChar w:fldCharType="end"/>
            </w:r>
          </w:hyperlink>
        </w:p>
        <w:p w:rsidR="00026DC9" w:rsidRDefault="00026DC9">
          <w:pPr>
            <w:pStyle w:val="Sumrio3"/>
            <w:tabs>
              <w:tab w:val="left" w:pos="1320"/>
              <w:tab w:val="right" w:leader="dot" w:pos="9061"/>
            </w:tabs>
            <w:rPr>
              <w:noProof/>
              <w:lang w:eastAsia="pt-BR"/>
            </w:rPr>
          </w:pPr>
          <w:hyperlink w:anchor="_Toc277712163" w:history="1">
            <w:r w:rsidRPr="000A611D">
              <w:rPr>
                <w:rStyle w:val="Hyperlink"/>
                <w:rFonts w:ascii="Times New Roman" w:hAnsi="Times New Roman" w:cs="Times New Roman"/>
                <w:b/>
                <w:noProof/>
              </w:rPr>
              <w:t>3.6.8</w:t>
            </w:r>
            <w:r>
              <w:rPr>
                <w:noProof/>
                <w:lang w:eastAsia="pt-BR"/>
              </w:rPr>
              <w:tab/>
            </w:r>
            <w:r w:rsidRPr="000A611D">
              <w:rPr>
                <w:rStyle w:val="Hyperlink"/>
                <w:rFonts w:ascii="Times New Roman" w:hAnsi="Times New Roman" w:cs="Times New Roman"/>
                <w:b/>
                <w:noProof/>
              </w:rPr>
              <w:t>Telefone Celular</w:t>
            </w:r>
            <w:r>
              <w:rPr>
                <w:noProof/>
                <w:webHidden/>
              </w:rPr>
              <w:tab/>
            </w:r>
            <w:r>
              <w:rPr>
                <w:noProof/>
                <w:webHidden/>
              </w:rPr>
              <w:fldChar w:fldCharType="begin"/>
            </w:r>
            <w:r>
              <w:rPr>
                <w:noProof/>
                <w:webHidden/>
              </w:rPr>
              <w:instrText xml:space="preserve"> PAGEREF _Toc277712163 \h </w:instrText>
            </w:r>
            <w:r>
              <w:rPr>
                <w:noProof/>
                <w:webHidden/>
              </w:rPr>
            </w:r>
            <w:r>
              <w:rPr>
                <w:noProof/>
                <w:webHidden/>
              </w:rPr>
              <w:fldChar w:fldCharType="separate"/>
            </w:r>
            <w:r>
              <w:rPr>
                <w:noProof/>
                <w:webHidden/>
              </w:rPr>
              <w:t>58</w:t>
            </w:r>
            <w:r>
              <w:rPr>
                <w:noProof/>
                <w:webHidden/>
              </w:rPr>
              <w:fldChar w:fldCharType="end"/>
            </w:r>
          </w:hyperlink>
        </w:p>
        <w:p w:rsidR="00026DC9" w:rsidRDefault="00026DC9">
          <w:pPr>
            <w:pStyle w:val="Sumrio3"/>
            <w:tabs>
              <w:tab w:val="left" w:pos="1320"/>
              <w:tab w:val="right" w:leader="dot" w:pos="9061"/>
            </w:tabs>
            <w:rPr>
              <w:noProof/>
              <w:lang w:eastAsia="pt-BR"/>
            </w:rPr>
          </w:pPr>
          <w:hyperlink w:anchor="_Toc277712164" w:history="1">
            <w:r w:rsidRPr="000A611D">
              <w:rPr>
                <w:rStyle w:val="Hyperlink"/>
                <w:rFonts w:ascii="Times New Roman" w:hAnsi="Times New Roman" w:cs="Times New Roman"/>
                <w:b/>
                <w:noProof/>
              </w:rPr>
              <w:t>3.6.9</w:t>
            </w:r>
            <w:r>
              <w:rPr>
                <w:noProof/>
                <w:lang w:eastAsia="pt-BR"/>
              </w:rPr>
              <w:tab/>
            </w:r>
            <w:r w:rsidRPr="000A611D">
              <w:rPr>
                <w:rStyle w:val="Hyperlink"/>
                <w:rFonts w:ascii="Times New Roman" w:hAnsi="Times New Roman" w:cs="Times New Roman"/>
                <w:b/>
                <w:noProof/>
              </w:rPr>
              <w:t>Código de Barras</w:t>
            </w:r>
            <w:r>
              <w:rPr>
                <w:noProof/>
                <w:webHidden/>
              </w:rPr>
              <w:tab/>
            </w:r>
            <w:r>
              <w:rPr>
                <w:noProof/>
                <w:webHidden/>
              </w:rPr>
              <w:fldChar w:fldCharType="begin"/>
            </w:r>
            <w:r>
              <w:rPr>
                <w:noProof/>
                <w:webHidden/>
              </w:rPr>
              <w:instrText xml:space="preserve"> PAGEREF _Toc277712164 \h </w:instrText>
            </w:r>
            <w:r>
              <w:rPr>
                <w:noProof/>
                <w:webHidden/>
              </w:rPr>
            </w:r>
            <w:r>
              <w:rPr>
                <w:noProof/>
                <w:webHidden/>
              </w:rPr>
              <w:fldChar w:fldCharType="separate"/>
            </w:r>
            <w:r>
              <w:rPr>
                <w:noProof/>
                <w:webHidden/>
              </w:rPr>
              <w:t>60</w:t>
            </w:r>
            <w:r>
              <w:rPr>
                <w:noProof/>
                <w:webHidden/>
              </w:rPr>
              <w:fldChar w:fldCharType="end"/>
            </w:r>
          </w:hyperlink>
        </w:p>
        <w:p w:rsidR="00026DC9" w:rsidRDefault="00026DC9">
          <w:pPr>
            <w:pStyle w:val="Sumrio2"/>
            <w:tabs>
              <w:tab w:val="left" w:pos="880"/>
              <w:tab w:val="right" w:leader="dot" w:pos="9061"/>
            </w:tabs>
            <w:rPr>
              <w:noProof/>
              <w:lang w:eastAsia="pt-BR"/>
            </w:rPr>
          </w:pPr>
          <w:hyperlink w:anchor="_Toc277712165" w:history="1">
            <w:r w:rsidRPr="000A611D">
              <w:rPr>
                <w:rStyle w:val="Hyperlink"/>
                <w:rFonts w:ascii="Times New Roman" w:hAnsi="Times New Roman"/>
                <w:caps/>
                <w:noProof/>
              </w:rPr>
              <w:t>3.7</w:t>
            </w:r>
            <w:r>
              <w:rPr>
                <w:noProof/>
                <w:lang w:eastAsia="pt-BR"/>
              </w:rPr>
              <w:tab/>
            </w:r>
            <w:r w:rsidRPr="000A611D">
              <w:rPr>
                <w:rStyle w:val="Hyperlink"/>
                <w:rFonts w:ascii="Times New Roman" w:hAnsi="Times New Roman" w:cs="Times New Roman"/>
                <w:noProof/>
              </w:rPr>
              <w:t>MÉTODOS</w:t>
            </w:r>
            <w:r>
              <w:rPr>
                <w:noProof/>
                <w:webHidden/>
              </w:rPr>
              <w:tab/>
            </w:r>
            <w:r>
              <w:rPr>
                <w:noProof/>
                <w:webHidden/>
              </w:rPr>
              <w:fldChar w:fldCharType="begin"/>
            </w:r>
            <w:r>
              <w:rPr>
                <w:noProof/>
                <w:webHidden/>
              </w:rPr>
              <w:instrText xml:space="preserve"> PAGEREF _Toc277712165 \h </w:instrText>
            </w:r>
            <w:r>
              <w:rPr>
                <w:noProof/>
                <w:webHidden/>
              </w:rPr>
            </w:r>
            <w:r>
              <w:rPr>
                <w:noProof/>
                <w:webHidden/>
              </w:rPr>
              <w:fldChar w:fldCharType="separate"/>
            </w:r>
            <w:r>
              <w:rPr>
                <w:noProof/>
                <w:webHidden/>
              </w:rPr>
              <w:t>62</w:t>
            </w:r>
            <w:r>
              <w:rPr>
                <w:noProof/>
                <w:webHidden/>
              </w:rPr>
              <w:fldChar w:fldCharType="end"/>
            </w:r>
          </w:hyperlink>
        </w:p>
        <w:p w:rsidR="00026DC9" w:rsidRDefault="00026DC9">
          <w:pPr>
            <w:pStyle w:val="Sumrio3"/>
            <w:tabs>
              <w:tab w:val="left" w:pos="1320"/>
              <w:tab w:val="right" w:leader="dot" w:pos="9061"/>
            </w:tabs>
            <w:rPr>
              <w:noProof/>
              <w:lang w:eastAsia="pt-BR"/>
            </w:rPr>
          </w:pPr>
          <w:hyperlink w:anchor="_Toc277712166" w:history="1">
            <w:r w:rsidRPr="000A611D">
              <w:rPr>
                <w:rStyle w:val="Hyperlink"/>
                <w:rFonts w:ascii="Times New Roman" w:hAnsi="Times New Roman" w:cs="Times New Roman"/>
                <w:b/>
                <w:noProof/>
              </w:rPr>
              <w:t>3.7.1</w:t>
            </w:r>
            <w:r>
              <w:rPr>
                <w:noProof/>
                <w:lang w:eastAsia="pt-BR"/>
              </w:rPr>
              <w:tab/>
            </w:r>
            <w:r w:rsidRPr="000A611D">
              <w:rPr>
                <w:rStyle w:val="Hyperlink"/>
                <w:rFonts w:ascii="Times New Roman" w:hAnsi="Times New Roman" w:cs="Times New Roman"/>
                <w:b/>
                <w:noProof/>
              </w:rPr>
              <w:t>Cadastros Gerais</w:t>
            </w:r>
            <w:r>
              <w:rPr>
                <w:noProof/>
                <w:webHidden/>
              </w:rPr>
              <w:tab/>
            </w:r>
            <w:r>
              <w:rPr>
                <w:noProof/>
                <w:webHidden/>
              </w:rPr>
              <w:fldChar w:fldCharType="begin"/>
            </w:r>
            <w:r>
              <w:rPr>
                <w:noProof/>
                <w:webHidden/>
              </w:rPr>
              <w:instrText xml:space="preserve"> PAGEREF _Toc277712166 \h </w:instrText>
            </w:r>
            <w:r>
              <w:rPr>
                <w:noProof/>
                <w:webHidden/>
              </w:rPr>
            </w:r>
            <w:r>
              <w:rPr>
                <w:noProof/>
                <w:webHidden/>
              </w:rPr>
              <w:fldChar w:fldCharType="separate"/>
            </w:r>
            <w:r>
              <w:rPr>
                <w:noProof/>
                <w:webHidden/>
              </w:rPr>
              <w:t>63</w:t>
            </w:r>
            <w:r>
              <w:rPr>
                <w:noProof/>
                <w:webHidden/>
              </w:rPr>
              <w:fldChar w:fldCharType="end"/>
            </w:r>
          </w:hyperlink>
        </w:p>
        <w:p w:rsidR="00026DC9" w:rsidRDefault="00026DC9">
          <w:pPr>
            <w:pStyle w:val="Sumrio3"/>
            <w:tabs>
              <w:tab w:val="left" w:pos="1320"/>
              <w:tab w:val="right" w:leader="dot" w:pos="9061"/>
            </w:tabs>
            <w:rPr>
              <w:noProof/>
              <w:lang w:eastAsia="pt-BR"/>
            </w:rPr>
          </w:pPr>
          <w:hyperlink w:anchor="_Toc277712167" w:history="1">
            <w:r w:rsidRPr="000A611D">
              <w:rPr>
                <w:rStyle w:val="Hyperlink"/>
                <w:rFonts w:ascii="Times New Roman" w:hAnsi="Times New Roman" w:cs="Times New Roman"/>
                <w:b/>
                <w:noProof/>
              </w:rPr>
              <w:t>3.7.2</w:t>
            </w:r>
            <w:r>
              <w:rPr>
                <w:noProof/>
                <w:lang w:eastAsia="pt-BR"/>
              </w:rPr>
              <w:tab/>
            </w:r>
            <w:r w:rsidRPr="000A611D">
              <w:rPr>
                <w:rStyle w:val="Hyperlink"/>
                <w:rFonts w:ascii="Times New Roman" w:hAnsi="Times New Roman" w:cs="Times New Roman"/>
                <w:b/>
                <w:noProof/>
              </w:rPr>
              <w:t>Entrada do parque</w:t>
            </w:r>
            <w:r>
              <w:rPr>
                <w:noProof/>
                <w:webHidden/>
              </w:rPr>
              <w:tab/>
            </w:r>
            <w:r>
              <w:rPr>
                <w:noProof/>
                <w:webHidden/>
              </w:rPr>
              <w:fldChar w:fldCharType="begin"/>
            </w:r>
            <w:r>
              <w:rPr>
                <w:noProof/>
                <w:webHidden/>
              </w:rPr>
              <w:instrText xml:space="preserve"> PAGEREF _Toc277712167 \h </w:instrText>
            </w:r>
            <w:r>
              <w:rPr>
                <w:noProof/>
                <w:webHidden/>
              </w:rPr>
            </w:r>
            <w:r>
              <w:rPr>
                <w:noProof/>
                <w:webHidden/>
              </w:rPr>
              <w:fldChar w:fldCharType="separate"/>
            </w:r>
            <w:r>
              <w:rPr>
                <w:noProof/>
                <w:webHidden/>
              </w:rPr>
              <w:t>66</w:t>
            </w:r>
            <w:r>
              <w:rPr>
                <w:noProof/>
                <w:webHidden/>
              </w:rPr>
              <w:fldChar w:fldCharType="end"/>
            </w:r>
          </w:hyperlink>
        </w:p>
        <w:p w:rsidR="00026DC9" w:rsidRDefault="00026DC9">
          <w:pPr>
            <w:pStyle w:val="Sumrio3"/>
            <w:tabs>
              <w:tab w:val="left" w:pos="1320"/>
              <w:tab w:val="right" w:leader="dot" w:pos="9061"/>
            </w:tabs>
            <w:rPr>
              <w:noProof/>
              <w:lang w:eastAsia="pt-BR"/>
            </w:rPr>
          </w:pPr>
          <w:hyperlink w:anchor="_Toc277712168" w:history="1">
            <w:r w:rsidRPr="000A611D">
              <w:rPr>
                <w:rStyle w:val="Hyperlink"/>
                <w:rFonts w:ascii="Times New Roman" w:hAnsi="Times New Roman" w:cs="Times New Roman"/>
                <w:b/>
                <w:noProof/>
              </w:rPr>
              <w:t>3.7.3</w:t>
            </w:r>
            <w:r>
              <w:rPr>
                <w:noProof/>
                <w:lang w:eastAsia="pt-BR"/>
              </w:rPr>
              <w:tab/>
            </w:r>
            <w:r w:rsidRPr="000A611D">
              <w:rPr>
                <w:rStyle w:val="Hyperlink"/>
                <w:rFonts w:ascii="Times New Roman" w:hAnsi="Times New Roman" w:cs="Times New Roman"/>
                <w:b/>
                <w:noProof/>
              </w:rPr>
              <w:t>Portaria do Brinquedo</w:t>
            </w:r>
            <w:r>
              <w:rPr>
                <w:noProof/>
                <w:webHidden/>
              </w:rPr>
              <w:tab/>
            </w:r>
            <w:r>
              <w:rPr>
                <w:noProof/>
                <w:webHidden/>
              </w:rPr>
              <w:fldChar w:fldCharType="begin"/>
            </w:r>
            <w:r>
              <w:rPr>
                <w:noProof/>
                <w:webHidden/>
              </w:rPr>
              <w:instrText xml:space="preserve"> PAGEREF _Toc277712168 \h </w:instrText>
            </w:r>
            <w:r>
              <w:rPr>
                <w:noProof/>
                <w:webHidden/>
              </w:rPr>
            </w:r>
            <w:r>
              <w:rPr>
                <w:noProof/>
                <w:webHidden/>
              </w:rPr>
              <w:fldChar w:fldCharType="separate"/>
            </w:r>
            <w:r>
              <w:rPr>
                <w:noProof/>
                <w:webHidden/>
              </w:rPr>
              <w:t>69</w:t>
            </w:r>
            <w:r>
              <w:rPr>
                <w:noProof/>
                <w:webHidden/>
              </w:rPr>
              <w:fldChar w:fldCharType="end"/>
            </w:r>
          </w:hyperlink>
        </w:p>
        <w:p w:rsidR="00026DC9" w:rsidRDefault="00026DC9">
          <w:pPr>
            <w:pStyle w:val="Sumrio3"/>
            <w:tabs>
              <w:tab w:val="left" w:pos="1320"/>
              <w:tab w:val="right" w:leader="dot" w:pos="9061"/>
            </w:tabs>
            <w:rPr>
              <w:noProof/>
              <w:lang w:eastAsia="pt-BR"/>
            </w:rPr>
          </w:pPr>
          <w:hyperlink w:anchor="_Toc277712169" w:history="1">
            <w:r w:rsidRPr="000A611D">
              <w:rPr>
                <w:rStyle w:val="Hyperlink"/>
                <w:rFonts w:ascii="Times New Roman" w:hAnsi="Times New Roman" w:cs="Times New Roman"/>
                <w:b/>
                <w:noProof/>
              </w:rPr>
              <w:t>3.7.4</w:t>
            </w:r>
            <w:r>
              <w:rPr>
                <w:noProof/>
                <w:lang w:eastAsia="pt-BR"/>
              </w:rPr>
              <w:tab/>
            </w:r>
            <w:r w:rsidRPr="000A611D">
              <w:rPr>
                <w:rStyle w:val="Hyperlink"/>
                <w:rFonts w:ascii="Times New Roman" w:hAnsi="Times New Roman" w:cs="Times New Roman"/>
                <w:b/>
                <w:noProof/>
              </w:rPr>
              <w:t>Entrada no Brinquedo</w:t>
            </w:r>
            <w:r>
              <w:rPr>
                <w:noProof/>
                <w:webHidden/>
              </w:rPr>
              <w:tab/>
            </w:r>
            <w:r>
              <w:rPr>
                <w:noProof/>
                <w:webHidden/>
              </w:rPr>
              <w:fldChar w:fldCharType="begin"/>
            </w:r>
            <w:r>
              <w:rPr>
                <w:noProof/>
                <w:webHidden/>
              </w:rPr>
              <w:instrText xml:space="preserve"> PAGEREF _Toc277712169 \h </w:instrText>
            </w:r>
            <w:r>
              <w:rPr>
                <w:noProof/>
                <w:webHidden/>
              </w:rPr>
            </w:r>
            <w:r>
              <w:rPr>
                <w:noProof/>
                <w:webHidden/>
              </w:rPr>
              <w:fldChar w:fldCharType="separate"/>
            </w:r>
            <w:r>
              <w:rPr>
                <w:noProof/>
                <w:webHidden/>
              </w:rPr>
              <w:t>69</w:t>
            </w:r>
            <w:r>
              <w:rPr>
                <w:noProof/>
                <w:webHidden/>
              </w:rPr>
              <w:fldChar w:fldCharType="end"/>
            </w:r>
          </w:hyperlink>
        </w:p>
        <w:p w:rsidR="00026DC9" w:rsidRDefault="00026DC9">
          <w:pPr>
            <w:pStyle w:val="Sumrio3"/>
            <w:tabs>
              <w:tab w:val="left" w:pos="1320"/>
              <w:tab w:val="right" w:leader="dot" w:pos="9061"/>
            </w:tabs>
            <w:rPr>
              <w:noProof/>
              <w:lang w:eastAsia="pt-BR"/>
            </w:rPr>
          </w:pPr>
          <w:hyperlink w:anchor="_Toc277712170" w:history="1">
            <w:r w:rsidRPr="000A611D">
              <w:rPr>
                <w:rStyle w:val="Hyperlink"/>
                <w:rFonts w:ascii="Times New Roman" w:hAnsi="Times New Roman" w:cs="Times New Roman"/>
                <w:b/>
                <w:noProof/>
              </w:rPr>
              <w:t>3.7.5</w:t>
            </w:r>
            <w:r>
              <w:rPr>
                <w:noProof/>
                <w:lang w:eastAsia="pt-BR"/>
              </w:rPr>
              <w:tab/>
            </w:r>
            <w:r w:rsidRPr="000A611D">
              <w:rPr>
                <w:rStyle w:val="Hyperlink"/>
                <w:rFonts w:ascii="Times New Roman" w:hAnsi="Times New Roman" w:cs="Times New Roman"/>
                <w:b/>
                <w:noProof/>
              </w:rPr>
              <w:t>Terminal de Consulta</w:t>
            </w:r>
            <w:r>
              <w:rPr>
                <w:noProof/>
                <w:webHidden/>
              </w:rPr>
              <w:tab/>
            </w:r>
            <w:r>
              <w:rPr>
                <w:noProof/>
                <w:webHidden/>
              </w:rPr>
              <w:fldChar w:fldCharType="begin"/>
            </w:r>
            <w:r>
              <w:rPr>
                <w:noProof/>
                <w:webHidden/>
              </w:rPr>
              <w:instrText xml:space="preserve"> PAGEREF _Toc277712170 \h </w:instrText>
            </w:r>
            <w:r>
              <w:rPr>
                <w:noProof/>
                <w:webHidden/>
              </w:rPr>
            </w:r>
            <w:r>
              <w:rPr>
                <w:noProof/>
                <w:webHidden/>
              </w:rPr>
              <w:fldChar w:fldCharType="separate"/>
            </w:r>
            <w:r>
              <w:rPr>
                <w:noProof/>
                <w:webHidden/>
              </w:rPr>
              <w:t>69</w:t>
            </w:r>
            <w:r>
              <w:rPr>
                <w:noProof/>
                <w:webHidden/>
              </w:rPr>
              <w:fldChar w:fldCharType="end"/>
            </w:r>
          </w:hyperlink>
        </w:p>
        <w:p w:rsidR="00026DC9" w:rsidRDefault="00026DC9">
          <w:pPr>
            <w:pStyle w:val="Sumrio3"/>
            <w:tabs>
              <w:tab w:val="left" w:pos="1320"/>
              <w:tab w:val="right" w:leader="dot" w:pos="9061"/>
            </w:tabs>
            <w:rPr>
              <w:noProof/>
              <w:lang w:eastAsia="pt-BR"/>
            </w:rPr>
          </w:pPr>
          <w:hyperlink w:anchor="_Toc277712171" w:history="1">
            <w:r w:rsidRPr="000A611D">
              <w:rPr>
                <w:rStyle w:val="Hyperlink"/>
                <w:rFonts w:ascii="Times New Roman" w:hAnsi="Times New Roman" w:cs="Times New Roman"/>
                <w:b/>
                <w:noProof/>
              </w:rPr>
              <w:t>3.7.6</w:t>
            </w:r>
            <w:r>
              <w:rPr>
                <w:noProof/>
                <w:lang w:eastAsia="pt-BR"/>
              </w:rPr>
              <w:tab/>
            </w:r>
            <w:r w:rsidRPr="000A611D">
              <w:rPr>
                <w:rStyle w:val="Hyperlink"/>
                <w:rFonts w:ascii="Times New Roman" w:hAnsi="Times New Roman" w:cs="Times New Roman"/>
                <w:b/>
                <w:noProof/>
              </w:rPr>
              <w:t>Execução do Brinquedo</w:t>
            </w:r>
            <w:r>
              <w:rPr>
                <w:noProof/>
                <w:webHidden/>
              </w:rPr>
              <w:tab/>
            </w:r>
            <w:r>
              <w:rPr>
                <w:noProof/>
                <w:webHidden/>
              </w:rPr>
              <w:fldChar w:fldCharType="begin"/>
            </w:r>
            <w:r>
              <w:rPr>
                <w:noProof/>
                <w:webHidden/>
              </w:rPr>
              <w:instrText xml:space="preserve"> PAGEREF _Toc277712171 \h </w:instrText>
            </w:r>
            <w:r>
              <w:rPr>
                <w:noProof/>
                <w:webHidden/>
              </w:rPr>
            </w:r>
            <w:r>
              <w:rPr>
                <w:noProof/>
                <w:webHidden/>
              </w:rPr>
              <w:fldChar w:fldCharType="separate"/>
            </w:r>
            <w:r>
              <w:rPr>
                <w:noProof/>
                <w:webHidden/>
              </w:rPr>
              <w:t>70</w:t>
            </w:r>
            <w:r>
              <w:rPr>
                <w:noProof/>
                <w:webHidden/>
              </w:rPr>
              <w:fldChar w:fldCharType="end"/>
            </w:r>
          </w:hyperlink>
        </w:p>
        <w:p w:rsidR="00026DC9" w:rsidRDefault="00026DC9">
          <w:pPr>
            <w:pStyle w:val="Sumrio2"/>
            <w:tabs>
              <w:tab w:val="left" w:pos="880"/>
              <w:tab w:val="right" w:leader="dot" w:pos="9061"/>
            </w:tabs>
            <w:rPr>
              <w:noProof/>
              <w:lang w:eastAsia="pt-BR"/>
            </w:rPr>
          </w:pPr>
          <w:hyperlink w:anchor="_Toc277712172" w:history="1">
            <w:r w:rsidRPr="000A611D">
              <w:rPr>
                <w:rStyle w:val="Hyperlink"/>
                <w:rFonts w:ascii="Times New Roman" w:hAnsi="Times New Roman" w:cs="Times New Roman"/>
                <w:caps/>
                <w:noProof/>
              </w:rPr>
              <w:t>3.8</w:t>
            </w:r>
            <w:r>
              <w:rPr>
                <w:noProof/>
                <w:lang w:eastAsia="pt-BR"/>
              </w:rPr>
              <w:tab/>
            </w:r>
            <w:r w:rsidRPr="000A611D">
              <w:rPr>
                <w:rStyle w:val="Hyperlink"/>
                <w:rFonts w:ascii="Times New Roman" w:hAnsi="Times New Roman" w:cs="Times New Roman"/>
                <w:noProof/>
              </w:rPr>
              <w:t>ALTERNATIVAS DE IMPLEMENTAÇÃO</w:t>
            </w:r>
            <w:r>
              <w:rPr>
                <w:noProof/>
                <w:webHidden/>
              </w:rPr>
              <w:tab/>
            </w:r>
            <w:r>
              <w:rPr>
                <w:noProof/>
                <w:webHidden/>
              </w:rPr>
              <w:fldChar w:fldCharType="begin"/>
            </w:r>
            <w:r>
              <w:rPr>
                <w:noProof/>
                <w:webHidden/>
              </w:rPr>
              <w:instrText xml:space="preserve"> PAGEREF _Toc277712172 \h </w:instrText>
            </w:r>
            <w:r>
              <w:rPr>
                <w:noProof/>
                <w:webHidden/>
              </w:rPr>
            </w:r>
            <w:r>
              <w:rPr>
                <w:noProof/>
                <w:webHidden/>
              </w:rPr>
              <w:fldChar w:fldCharType="separate"/>
            </w:r>
            <w:r>
              <w:rPr>
                <w:noProof/>
                <w:webHidden/>
              </w:rPr>
              <w:t>70</w:t>
            </w:r>
            <w:r>
              <w:rPr>
                <w:noProof/>
                <w:webHidden/>
              </w:rPr>
              <w:fldChar w:fldCharType="end"/>
            </w:r>
          </w:hyperlink>
        </w:p>
        <w:p w:rsidR="00026DC9" w:rsidRDefault="00026DC9">
          <w:pPr>
            <w:pStyle w:val="Sumrio1"/>
            <w:tabs>
              <w:tab w:val="left" w:pos="440"/>
              <w:tab w:val="right" w:leader="dot" w:pos="9061"/>
            </w:tabs>
            <w:rPr>
              <w:noProof/>
              <w:lang w:eastAsia="pt-BR"/>
            </w:rPr>
          </w:pPr>
          <w:hyperlink w:anchor="_Toc277712173" w:history="1">
            <w:r w:rsidRPr="000A611D">
              <w:rPr>
                <w:rStyle w:val="Hyperlink"/>
                <w:rFonts w:ascii="Times New Roman" w:hAnsi="Times New Roman" w:cs="Times New Roman"/>
                <w:b/>
                <w:caps/>
                <w:noProof/>
              </w:rPr>
              <w:t>4</w:t>
            </w:r>
            <w:r>
              <w:rPr>
                <w:noProof/>
                <w:lang w:eastAsia="pt-BR"/>
              </w:rPr>
              <w:tab/>
            </w:r>
            <w:r w:rsidRPr="000A611D">
              <w:rPr>
                <w:rStyle w:val="Hyperlink"/>
                <w:rFonts w:ascii="Times New Roman" w:hAnsi="Times New Roman" w:cs="Times New Roman"/>
                <w:b/>
                <w:noProof/>
              </w:rPr>
              <w:t>RESULTADOS E DISCUSSÃO</w:t>
            </w:r>
            <w:r>
              <w:rPr>
                <w:noProof/>
                <w:webHidden/>
              </w:rPr>
              <w:tab/>
            </w:r>
            <w:r>
              <w:rPr>
                <w:noProof/>
                <w:webHidden/>
              </w:rPr>
              <w:fldChar w:fldCharType="begin"/>
            </w:r>
            <w:r>
              <w:rPr>
                <w:noProof/>
                <w:webHidden/>
              </w:rPr>
              <w:instrText xml:space="preserve"> PAGEREF _Toc277712173 \h </w:instrText>
            </w:r>
            <w:r>
              <w:rPr>
                <w:noProof/>
                <w:webHidden/>
              </w:rPr>
            </w:r>
            <w:r>
              <w:rPr>
                <w:noProof/>
                <w:webHidden/>
              </w:rPr>
              <w:fldChar w:fldCharType="separate"/>
            </w:r>
            <w:r>
              <w:rPr>
                <w:noProof/>
                <w:webHidden/>
              </w:rPr>
              <w:t>73</w:t>
            </w:r>
            <w:r>
              <w:rPr>
                <w:noProof/>
                <w:webHidden/>
              </w:rPr>
              <w:fldChar w:fldCharType="end"/>
            </w:r>
          </w:hyperlink>
        </w:p>
        <w:p w:rsidR="00026DC9" w:rsidRDefault="00026DC9">
          <w:pPr>
            <w:pStyle w:val="Sumrio2"/>
            <w:tabs>
              <w:tab w:val="left" w:pos="880"/>
              <w:tab w:val="right" w:leader="dot" w:pos="9061"/>
            </w:tabs>
            <w:rPr>
              <w:noProof/>
              <w:lang w:eastAsia="pt-BR"/>
            </w:rPr>
          </w:pPr>
          <w:hyperlink w:anchor="_Toc277712174" w:history="1">
            <w:r w:rsidRPr="000A611D">
              <w:rPr>
                <w:rStyle w:val="Hyperlink"/>
                <w:rFonts w:ascii="Times New Roman" w:hAnsi="Times New Roman" w:cs="Times New Roman"/>
                <w:caps/>
                <w:noProof/>
              </w:rPr>
              <w:t>4.1</w:t>
            </w:r>
            <w:r>
              <w:rPr>
                <w:noProof/>
                <w:lang w:eastAsia="pt-BR"/>
              </w:rPr>
              <w:tab/>
            </w:r>
            <w:r w:rsidRPr="000A611D">
              <w:rPr>
                <w:rStyle w:val="Hyperlink"/>
                <w:rFonts w:ascii="Times New Roman" w:hAnsi="Times New Roman" w:cs="Times New Roman"/>
                <w:noProof/>
              </w:rPr>
              <w:t>CONFIGURAÇÃO DO AMBIENTE DE TESTES</w:t>
            </w:r>
            <w:r>
              <w:rPr>
                <w:noProof/>
                <w:webHidden/>
              </w:rPr>
              <w:tab/>
            </w:r>
            <w:r>
              <w:rPr>
                <w:noProof/>
                <w:webHidden/>
              </w:rPr>
              <w:fldChar w:fldCharType="begin"/>
            </w:r>
            <w:r>
              <w:rPr>
                <w:noProof/>
                <w:webHidden/>
              </w:rPr>
              <w:instrText xml:space="preserve"> PAGEREF _Toc277712174 \h </w:instrText>
            </w:r>
            <w:r>
              <w:rPr>
                <w:noProof/>
                <w:webHidden/>
              </w:rPr>
            </w:r>
            <w:r>
              <w:rPr>
                <w:noProof/>
                <w:webHidden/>
              </w:rPr>
              <w:fldChar w:fldCharType="separate"/>
            </w:r>
            <w:r>
              <w:rPr>
                <w:noProof/>
                <w:webHidden/>
              </w:rPr>
              <w:t>73</w:t>
            </w:r>
            <w:r>
              <w:rPr>
                <w:noProof/>
                <w:webHidden/>
              </w:rPr>
              <w:fldChar w:fldCharType="end"/>
            </w:r>
          </w:hyperlink>
        </w:p>
        <w:p w:rsidR="00026DC9" w:rsidRDefault="00026DC9">
          <w:pPr>
            <w:pStyle w:val="Sumrio2"/>
            <w:tabs>
              <w:tab w:val="left" w:pos="880"/>
              <w:tab w:val="right" w:leader="dot" w:pos="9061"/>
            </w:tabs>
            <w:rPr>
              <w:noProof/>
              <w:lang w:eastAsia="pt-BR"/>
            </w:rPr>
          </w:pPr>
          <w:hyperlink w:anchor="_Toc277712175" w:history="1">
            <w:r w:rsidRPr="000A611D">
              <w:rPr>
                <w:rStyle w:val="Hyperlink"/>
                <w:rFonts w:ascii="Times New Roman" w:hAnsi="Times New Roman" w:cs="Times New Roman"/>
                <w:caps/>
                <w:noProof/>
              </w:rPr>
              <w:t>4.2</w:t>
            </w:r>
            <w:r>
              <w:rPr>
                <w:noProof/>
                <w:lang w:eastAsia="pt-BR"/>
              </w:rPr>
              <w:tab/>
            </w:r>
            <w:r w:rsidRPr="000A611D">
              <w:rPr>
                <w:rStyle w:val="Hyperlink"/>
                <w:rFonts w:ascii="Times New Roman" w:hAnsi="Times New Roman" w:cs="Times New Roman"/>
                <w:noProof/>
              </w:rPr>
              <w:t>TESTES DOS CASOS DE USO</w:t>
            </w:r>
            <w:r>
              <w:rPr>
                <w:noProof/>
                <w:webHidden/>
              </w:rPr>
              <w:tab/>
            </w:r>
            <w:r>
              <w:rPr>
                <w:noProof/>
                <w:webHidden/>
              </w:rPr>
              <w:fldChar w:fldCharType="begin"/>
            </w:r>
            <w:r>
              <w:rPr>
                <w:noProof/>
                <w:webHidden/>
              </w:rPr>
              <w:instrText xml:space="preserve"> PAGEREF _Toc277712175 \h </w:instrText>
            </w:r>
            <w:r>
              <w:rPr>
                <w:noProof/>
                <w:webHidden/>
              </w:rPr>
            </w:r>
            <w:r>
              <w:rPr>
                <w:noProof/>
                <w:webHidden/>
              </w:rPr>
              <w:fldChar w:fldCharType="separate"/>
            </w:r>
            <w:r>
              <w:rPr>
                <w:noProof/>
                <w:webHidden/>
              </w:rPr>
              <w:t>73</w:t>
            </w:r>
            <w:r>
              <w:rPr>
                <w:noProof/>
                <w:webHidden/>
              </w:rPr>
              <w:fldChar w:fldCharType="end"/>
            </w:r>
          </w:hyperlink>
        </w:p>
        <w:p w:rsidR="00026DC9" w:rsidRDefault="00026DC9">
          <w:pPr>
            <w:pStyle w:val="Sumrio3"/>
            <w:tabs>
              <w:tab w:val="left" w:pos="1320"/>
              <w:tab w:val="right" w:leader="dot" w:pos="9061"/>
            </w:tabs>
            <w:rPr>
              <w:noProof/>
              <w:lang w:eastAsia="pt-BR"/>
            </w:rPr>
          </w:pPr>
          <w:hyperlink w:anchor="_Toc277712176" w:history="1">
            <w:r w:rsidRPr="000A611D">
              <w:rPr>
                <w:rStyle w:val="Hyperlink"/>
                <w:rFonts w:ascii="Times New Roman" w:hAnsi="Times New Roman"/>
                <w:b/>
                <w:noProof/>
              </w:rPr>
              <w:t>4.2.1</w:t>
            </w:r>
            <w:r>
              <w:rPr>
                <w:noProof/>
                <w:lang w:eastAsia="pt-BR"/>
              </w:rPr>
              <w:tab/>
            </w:r>
            <w:r w:rsidRPr="000A611D">
              <w:rPr>
                <w:rStyle w:val="Hyperlink"/>
                <w:rFonts w:ascii="Times New Roman" w:hAnsi="Times New Roman" w:cs="Times New Roman"/>
                <w:b/>
                <w:noProof/>
              </w:rPr>
              <w:t>Testes das Telas de Cadastro</w:t>
            </w:r>
            <w:r>
              <w:rPr>
                <w:noProof/>
                <w:webHidden/>
              </w:rPr>
              <w:tab/>
            </w:r>
            <w:r>
              <w:rPr>
                <w:noProof/>
                <w:webHidden/>
              </w:rPr>
              <w:fldChar w:fldCharType="begin"/>
            </w:r>
            <w:r>
              <w:rPr>
                <w:noProof/>
                <w:webHidden/>
              </w:rPr>
              <w:instrText xml:space="preserve"> PAGEREF _Toc277712176 \h </w:instrText>
            </w:r>
            <w:r>
              <w:rPr>
                <w:noProof/>
                <w:webHidden/>
              </w:rPr>
            </w:r>
            <w:r>
              <w:rPr>
                <w:noProof/>
                <w:webHidden/>
              </w:rPr>
              <w:fldChar w:fldCharType="separate"/>
            </w:r>
            <w:r>
              <w:rPr>
                <w:noProof/>
                <w:webHidden/>
              </w:rPr>
              <w:t>75</w:t>
            </w:r>
            <w:r>
              <w:rPr>
                <w:noProof/>
                <w:webHidden/>
              </w:rPr>
              <w:fldChar w:fldCharType="end"/>
            </w:r>
          </w:hyperlink>
        </w:p>
        <w:p w:rsidR="00026DC9" w:rsidRDefault="00026DC9">
          <w:pPr>
            <w:pStyle w:val="Sumrio3"/>
            <w:tabs>
              <w:tab w:val="left" w:pos="1320"/>
              <w:tab w:val="right" w:leader="dot" w:pos="9061"/>
            </w:tabs>
            <w:rPr>
              <w:noProof/>
              <w:lang w:eastAsia="pt-BR"/>
            </w:rPr>
          </w:pPr>
          <w:hyperlink w:anchor="_Toc277712177" w:history="1">
            <w:r w:rsidRPr="000A611D">
              <w:rPr>
                <w:rStyle w:val="Hyperlink"/>
                <w:rFonts w:ascii="Times New Roman" w:hAnsi="Times New Roman" w:cs="Times New Roman"/>
                <w:b/>
                <w:noProof/>
              </w:rPr>
              <w:t>4.2.2</w:t>
            </w:r>
            <w:r>
              <w:rPr>
                <w:noProof/>
                <w:lang w:eastAsia="pt-BR"/>
              </w:rPr>
              <w:tab/>
            </w:r>
            <w:r w:rsidRPr="000A611D">
              <w:rPr>
                <w:rStyle w:val="Hyperlink"/>
                <w:rFonts w:ascii="Times New Roman" w:hAnsi="Times New Roman" w:cs="Times New Roman"/>
                <w:b/>
                <w:noProof/>
              </w:rPr>
              <w:t>Teste na Entrada e Saída do Parque</w:t>
            </w:r>
            <w:r>
              <w:rPr>
                <w:noProof/>
                <w:webHidden/>
              </w:rPr>
              <w:tab/>
            </w:r>
            <w:r>
              <w:rPr>
                <w:noProof/>
                <w:webHidden/>
              </w:rPr>
              <w:fldChar w:fldCharType="begin"/>
            </w:r>
            <w:r>
              <w:rPr>
                <w:noProof/>
                <w:webHidden/>
              </w:rPr>
              <w:instrText xml:space="preserve"> PAGEREF _Toc277712177 \h </w:instrText>
            </w:r>
            <w:r>
              <w:rPr>
                <w:noProof/>
                <w:webHidden/>
              </w:rPr>
            </w:r>
            <w:r>
              <w:rPr>
                <w:noProof/>
                <w:webHidden/>
              </w:rPr>
              <w:fldChar w:fldCharType="separate"/>
            </w:r>
            <w:r>
              <w:rPr>
                <w:noProof/>
                <w:webHidden/>
              </w:rPr>
              <w:t>77</w:t>
            </w:r>
            <w:r>
              <w:rPr>
                <w:noProof/>
                <w:webHidden/>
              </w:rPr>
              <w:fldChar w:fldCharType="end"/>
            </w:r>
          </w:hyperlink>
        </w:p>
        <w:p w:rsidR="00026DC9" w:rsidRDefault="00026DC9">
          <w:pPr>
            <w:pStyle w:val="Sumrio3"/>
            <w:tabs>
              <w:tab w:val="left" w:pos="1320"/>
              <w:tab w:val="right" w:leader="dot" w:pos="9061"/>
            </w:tabs>
            <w:rPr>
              <w:noProof/>
              <w:lang w:eastAsia="pt-BR"/>
            </w:rPr>
          </w:pPr>
          <w:hyperlink w:anchor="_Toc277712178" w:history="1">
            <w:r w:rsidRPr="000A611D">
              <w:rPr>
                <w:rStyle w:val="Hyperlink"/>
                <w:rFonts w:ascii="Times New Roman" w:hAnsi="Times New Roman"/>
                <w:b/>
                <w:noProof/>
              </w:rPr>
              <w:t>4.2.3</w:t>
            </w:r>
            <w:r>
              <w:rPr>
                <w:noProof/>
                <w:lang w:eastAsia="pt-BR"/>
              </w:rPr>
              <w:tab/>
            </w:r>
            <w:r w:rsidRPr="000A611D">
              <w:rPr>
                <w:rStyle w:val="Hyperlink"/>
                <w:rFonts w:ascii="Times New Roman" w:hAnsi="Times New Roman" w:cs="Times New Roman"/>
                <w:b/>
                <w:noProof/>
              </w:rPr>
              <w:t>Teste na Entrada da Fila</w:t>
            </w:r>
            <w:r>
              <w:rPr>
                <w:noProof/>
                <w:webHidden/>
              </w:rPr>
              <w:tab/>
            </w:r>
            <w:r>
              <w:rPr>
                <w:noProof/>
                <w:webHidden/>
              </w:rPr>
              <w:fldChar w:fldCharType="begin"/>
            </w:r>
            <w:r>
              <w:rPr>
                <w:noProof/>
                <w:webHidden/>
              </w:rPr>
              <w:instrText xml:space="preserve"> PAGEREF _Toc277712178 \h </w:instrText>
            </w:r>
            <w:r>
              <w:rPr>
                <w:noProof/>
                <w:webHidden/>
              </w:rPr>
            </w:r>
            <w:r>
              <w:rPr>
                <w:noProof/>
                <w:webHidden/>
              </w:rPr>
              <w:fldChar w:fldCharType="separate"/>
            </w:r>
            <w:r>
              <w:rPr>
                <w:noProof/>
                <w:webHidden/>
              </w:rPr>
              <w:t>78</w:t>
            </w:r>
            <w:r>
              <w:rPr>
                <w:noProof/>
                <w:webHidden/>
              </w:rPr>
              <w:fldChar w:fldCharType="end"/>
            </w:r>
          </w:hyperlink>
        </w:p>
        <w:p w:rsidR="00026DC9" w:rsidRDefault="00026DC9">
          <w:pPr>
            <w:pStyle w:val="Sumrio3"/>
            <w:tabs>
              <w:tab w:val="left" w:pos="1320"/>
              <w:tab w:val="right" w:leader="dot" w:pos="9061"/>
            </w:tabs>
            <w:rPr>
              <w:noProof/>
              <w:lang w:eastAsia="pt-BR"/>
            </w:rPr>
          </w:pPr>
          <w:hyperlink w:anchor="_Toc277712179" w:history="1">
            <w:r w:rsidRPr="000A611D">
              <w:rPr>
                <w:rStyle w:val="Hyperlink"/>
                <w:rFonts w:ascii="Times New Roman" w:hAnsi="Times New Roman" w:cs="Times New Roman"/>
                <w:b/>
                <w:noProof/>
              </w:rPr>
              <w:t>4.2.4</w:t>
            </w:r>
            <w:r>
              <w:rPr>
                <w:noProof/>
                <w:lang w:eastAsia="pt-BR"/>
              </w:rPr>
              <w:tab/>
            </w:r>
            <w:r w:rsidRPr="000A611D">
              <w:rPr>
                <w:rStyle w:val="Hyperlink"/>
                <w:rFonts w:ascii="Times New Roman" w:hAnsi="Times New Roman" w:cs="Times New Roman"/>
                <w:b/>
                <w:noProof/>
              </w:rPr>
              <w:t>Teste na Entrada do Brinquedo</w:t>
            </w:r>
            <w:r>
              <w:rPr>
                <w:noProof/>
                <w:webHidden/>
              </w:rPr>
              <w:tab/>
            </w:r>
            <w:r>
              <w:rPr>
                <w:noProof/>
                <w:webHidden/>
              </w:rPr>
              <w:fldChar w:fldCharType="begin"/>
            </w:r>
            <w:r>
              <w:rPr>
                <w:noProof/>
                <w:webHidden/>
              </w:rPr>
              <w:instrText xml:space="preserve"> PAGEREF _Toc277712179 \h </w:instrText>
            </w:r>
            <w:r>
              <w:rPr>
                <w:noProof/>
                <w:webHidden/>
              </w:rPr>
            </w:r>
            <w:r>
              <w:rPr>
                <w:noProof/>
                <w:webHidden/>
              </w:rPr>
              <w:fldChar w:fldCharType="separate"/>
            </w:r>
            <w:r>
              <w:rPr>
                <w:noProof/>
                <w:webHidden/>
              </w:rPr>
              <w:t>79</w:t>
            </w:r>
            <w:r>
              <w:rPr>
                <w:noProof/>
                <w:webHidden/>
              </w:rPr>
              <w:fldChar w:fldCharType="end"/>
            </w:r>
          </w:hyperlink>
        </w:p>
        <w:p w:rsidR="00026DC9" w:rsidRDefault="00026DC9">
          <w:pPr>
            <w:pStyle w:val="Sumrio3"/>
            <w:tabs>
              <w:tab w:val="left" w:pos="1320"/>
              <w:tab w:val="right" w:leader="dot" w:pos="9061"/>
            </w:tabs>
            <w:rPr>
              <w:noProof/>
              <w:lang w:eastAsia="pt-BR"/>
            </w:rPr>
          </w:pPr>
          <w:hyperlink w:anchor="_Toc277712180" w:history="1">
            <w:r w:rsidRPr="000A611D">
              <w:rPr>
                <w:rStyle w:val="Hyperlink"/>
                <w:rFonts w:ascii="Times New Roman" w:hAnsi="Times New Roman" w:cs="Times New Roman"/>
                <w:b/>
                <w:noProof/>
              </w:rPr>
              <w:t>4.2.5</w:t>
            </w:r>
            <w:r>
              <w:rPr>
                <w:noProof/>
                <w:lang w:eastAsia="pt-BR"/>
              </w:rPr>
              <w:tab/>
            </w:r>
            <w:r w:rsidRPr="000A611D">
              <w:rPr>
                <w:rStyle w:val="Hyperlink"/>
                <w:rFonts w:ascii="Times New Roman" w:hAnsi="Times New Roman" w:cs="Times New Roman"/>
                <w:b/>
                <w:noProof/>
              </w:rPr>
              <w:t>Teste na Execução do Brinquedo</w:t>
            </w:r>
            <w:r>
              <w:rPr>
                <w:noProof/>
                <w:webHidden/>
              </w:rPr>
              <w:tab/>
            </w:r>
            <w:r>
              <w:rPr>
                <w:noProof/>
                <w:webHidden/>
              </w:rPr>
              <w:fldChar w:fldCharType="begin"/>
            </w:r>
            <w:r>
              <w:rPr>
                <w:noProof/>
                <w:webHidden/>
              </w:rPr>
              <w:instrText xml:space="preserve"> PAGEREF _Toc277712180 \h </w:instrText>
            </w:r>
            <w:r>
              <w:rPr>
                <w:noProof/>
                <w:webHidden/>
              </w:rPr>
            </w:r>
            <w:r>
              <w:rPr>
                <w:noProof/>
                <w:webHidden/>
              </w:rPr>
              <w:fldChar w:fldCharType="separate"/>
            </w:r>
            <w:r>
              <w:rPr>
                <w:noProof/>
                <w:webHidden/>
              </w:rPr>
              <w:t>80</w:t>
            </w:r>
            <w:r>
              <w:rPr>
                <w:noProof/>
                <w:webHidden/>
              </w:rPr>
              <w:fldChar w:fldCharType="end"/>
            </w:r>
          </w:hyperlink>
        </w:p>
        <w:p w:rsidR="00026DC9" w:rsidRDefault="00026DC9">
          <w:pPr>
            <w:pStyle w:val="Sumrio3"/>
            <w:tabs>
              <w:tab w:val="left" w:pos="1320"/>
              <w:tab w:val="right" w:leader="dot" w:pos="9061"/>
            </w:tabs>
            <w:rPr>
              <w:noProof/>
              <w:lang w:eastAsia="pt-BR"/>
            </w:rPr>
          </w:pPr>
          <w:hyperlink w:anchor="_Toc277712181" w:history="1">
            <w:r w:rsidRPr="000A611D">
              <w:rPr>
                <w:rStyle w:val="Hyperlink"/>
                <w:rFonts w:ascii="Times New Roman" w:hAnsi="Times New Roman"/>
                <w:b/>
                <w:noProof/>
              </w:rPr>
              <w:t>4.2.6</w:t>
            </w:r>
            <w:r>
              <w:rPr>
                <w:noProof/>
                <w:lang w:eastAsia="pt-BR"/>
              </w:rPr>
              <w:tab/>
            </w:r>
            <w:r w:rsidRPr="000A611D">
              <w:rPr>
                <w:rStyle w:val="Hyperlink"/>
                <w:rFonts w:ascii="Times New Roman" w:hAnsi="Times New Roman" w:cs="Times New Roman"/>
                <w:b/>
                <w:noProof/>
              </w:rPr>
              <w:t>Teste Geral da Aplicação</w:t>
            </w:r>
            <w:r>
              <w:rPr>
                <w:noProof/>
                <w:webHidden/>
              </w:rPr>
              <w:tab/>
            </w:r>
            <w:r>
              <w:rPr>
                <w:noProof/>
                <w:webHidden/>
              </w:rPr>
              <w:fldChar w:fldCharType="begin"/>
            </w:r>
            <w:r>
              <w:rPr>
                <w:noProof/>
                <w:webHidden/>
              </w:rPr>
              <w:instrText xml:space="preserve"> PAGEREF _Toc277712181 \h </w:instrText>
            </w:r>
            <w:r>
              <w:rPr>
                <w:noProof/>
                <w:webHidden/>
              </w:rPr>
            </w:r>
            <w:r>
              <w:rPr>
                <w:noProof/>
                <w:webHidden/>
              </w:rPr>
              <w:fldChar w:fldCharType="separate"/>
            </w:r>
            <w:r>
              <w:rPr>
                <w:noProof/>
                <w:webHidden/>
              </w:rPr>
              <w:t>82</w:t>
            </w:r>
            <w:r>
              <w:rPr>
                <w:noProof/>
                <w:webHidden/>
              </w:rPr>
              <w:fldChar w:fldCharType="end"/>
            </w:r>
          </w:hyperlink>
        </w:p>
        <w:p w:rsidR="00026DC9" w:rsidRDefault="00026DC9">
          <w:pPr>
            <w:pStyle w:val="Sumrio2"/>
            <w:tabs>
              <w:tab w:val="left" w:pos="880"/>
              <w:tab w:val="right" w:leader="dot" w:pos="9061"/>
            </w:tabs>
            <w:rPr>
              <w:noProof/>
              <w:lang w:eastAsia="pt-BR"/>
            </w:rPr>
          </w:pPr>
          <w:hyperlink w:anchor="_Toc277712182" w:history="1">
            <w:r w:rsidRPr="000A611D">
              <w:rPr>
                <w:rStyle w:val="Hyperlink"/>
                <w:rFonts w:ascii="Times New Roman" w:hAnsi="Times New Roman"/>
                <w:caps/>
                <w:noProof/>
              </w:rPr>
              <w:t>4.3</w:t>
            </w:r>
            <w:r>
              <w:rPr>
                <w:noProof/>
                <w:lang w:eastAsia="pt-BR"/>
              </w:rPr>
              <w:tab/>
            </w:r>
            <w:r w:rsidRPr="000A611D">
              <w:rPr>
                <w:rStyle w:val="Hyperlink"/>
                <w:rFonts w:ascii="Times New Roman" w:hAnsi="Times New Roman" w:cs="Times New Roman"/>
                <w:noProof/>
              </w:rPr>
              <w:t>ANALISE COMPARATIVA COM OS TEMPOS DE FILA EM PARQUE DE DIVERSÃO</w:t>
            </w:r>
            <w:r>
              <w:rPr>
                <w:noProof/>
                <w:webHidden/>
              </w:rPr>
              <w:tab/>
            </w:r>
            <w:r>
              <w:rPr>
                <w:noProof/>
                <w:webHidden/>
              </w:rPr>
              <w:fldChar w:fldCharType="begin"/>
            </w:r>
            <w:r>
              <w:rPr>
                <w:noProof/>
                <w:webHidden/>
              </w:rPr>
              <w:instrText xml:space="preserve"> PAGEREF _Toc277712182 \h </w:instrText>
            </w:r>
            <w:r>
              <w:rPr>
                <w:noProof/>
                <w:webHidden/>
              </w:rPr>
            </w:r>
            <w:r>
              <w:rPr>
                <w:noProof/>
                <w:webHidden/>
              </w:rPr>
              <w:fldChar w:fldCharType="separate"/>
            </w:r>
            <w:r>
              <w:rPr>
                <w:noProof/>
                <w:webHidden/>
              </w:rPr>
              <w:t>83</w:t>
            </w:r>
            <w:r>
              <w:rPr>
                <w:noProof/>
                <w:webHidden/>
              </w:rPr>
              <w:fldChar w:fldCharType="end"/>
            </w:r>
          </w:hyperlink>
        </w:p>
        <w:p w:rsidR="00026DC9" w:rsidRDefault="00026DC9">
          <w:pPr>
            <w:pStyle w:val="Sumrio1"/>
            <w:tabs>
              <w:tab w:val="left" w:pos="440"/>
              <w:tab w:val="right" w:leader="dot" w:pos="9061"/>
            </w:tabs>
            <w:rPr>
              <w:noProof/>
              <w:lang w:eastAsia="pt-BR"/>
            </w:rPr>
          </w:pPr>
          <w:hyperlink w:anchor="_Toc277712183" w:history="1">
            <w:r w:rsidRPr="000A611D">
              <w:rPr>
                <w:rStyle w:val="Hyperlink"/>
                <w:rFonts w:ascii="Times New Roman" w:hAnsi="Times New Roman" w:cs="Times New Roman"/>
                <w:b/>
                <w:caps/>
                <w:noProof/>
              </w:rPr>
              <w:t>5</w:t>
            </w:r>
            <w:r>
              <w:rPr>
                <w:noProof/>
                <w:lang w:eastAsia="pt-BR"/>
              </w:rPr>
              <w:tab/>
            </w:r>
            <w:r w:rsidRPr="000A611D">
              <w:rPr>
                <w:rStyle w:val="Hyperlink"/>
                <w:rFonts w:ascii="Times New Roman" w:hAnsi="Times New Roman" w:cs="Times New Roman"/>
                <w:b/>
                <w:noProof/>
              </w:rPr>
              <w:t>CONCLUSÃO</w:t>
            </w:r>
            <w:r>
              <w:rPr>
                <w:noProof/>
                <w:webHidden/>
              </w:rPr>
              <w:tab/>
            </w:r>
            <w:r>
              <w:rPr>
                <w:noProof/>
                <w:webHidden/>
              </w:rPr>
              <w:fldChar w:fldCharType="begin"/>
            </w:r>
            <w:r>
              <w:rPr>
                <w:noProof/>
                <w:webHidden/>
              </w:rPr>
              <w:instrText xml:space="preserve"> PAGEREF _Toc277712183 \h </w:instrText>
            </w:r>
            <w:r>
              <w:rPr>
                <w:noProof/>
                <w:webHidden/>
              </w:rPr>
            </w:r>
            <w:r>
              <w:rPr>
                <w:noProof/>
                <w:webHidden/>
              </w:rPr>
              <w:fldChar w:fldCharType="separate"/>
            </w:r>
            <w:r>
              <w:rPr>
                <w:noProof/>
                <w:webHidden/>
              </w:rPr>
              <w:t>85</w:t>
            </w:r>
            <w:r>
              <w:rPr>
                <w:noProof/>
                <w:webHidden/>
              </w:rPr>
              <w:fldChar w:fldCharType="end"/>
            </w:r>
          </w:hyperlink>
        </w:p>
        <w:p w:rsidR="00026DC9" w:rsidRDefault="00026DC9">
          <w:pPr>
            <w:pStyle w:val="Sumrio1"/>
            <w:tabs>
              <w:tab w:val="left" w:pos="440"/>
              <w:tab w:val="right" w:leader="dot" w:pos="9061"/>
            </w:tabs>
            <w:rPr>
              <w:noProof/>
              <w:lang w:eastAsia="pt-BR"/>
            </w:rPr>
          </w:pPr>
          <w:hyperlink w:anchor="_Toc277712184" w:history="1">
            <w:r w:rsidRPr="000A611D">
              <w:rPr>
                <w:rStyle w:val="Hyperlink"/>
                <w:rFonts w:ascii="Times New Roman" w:hAnsi="Times New Roman" w:cs="Times New Roman"/>
                <w:b/>
                <w:caps/>
                <w:noProof/>
              </w:rPr>
              <w:t>6</w:t>
            </w:r>
            <w:r>
              <w:rPr>
                <w:noProof/>
                <w:lang w:eastAsia="pt-BR"/>
              </w:rPr>
              <w:tab/>
            </w:r>
            <w:r w:rsidRPr="000A611D">
              <w:rPr>
                <w:rStyle w:val="Hyperlink"/>
                <w:rFonts w:ascii="Times New Roman" w:hAnsi="Times New Roman" w:cs="Times New Roman"/>
                <w:b/>
                <w:noProof/>
              </w:rPr>
              <w:t>BIBLIOGRAFIA</w:t>
            </w:r>
            <w:r>
              <w:rPr>
                <w:noProof/>
                <w:webHidden/>
              </w:rPr>
              <w:tab/>
            </w:r>
            <w:r>
              <w:rPr>
                <w:noProof/>
                <w:webHidden/>
              </w:rPr>
              <w:fldChar w:fldCharType="begin"/>
            </w:r>
            <w:r>
              <w:rPr>
                <w:noProof/>
                <w:webHidden/>
              </w:rPr>
              <w:instrText xml:space="preserve"> PAGEREF _Toc277712184 \h </w:instrText>
            </w:r>
            <w:r>
              <w:rPr>
                <w:noProof/>
                <w:webHidden/>
              </w:rPr>
            </w:r>
            <w:r>
              <w:rPr>
                <w:noProof/>
                <w:webHidden/>
              </w:rPr>
              <w:fldChar w:fldCharType="separate"/>
            </w:r>
            <w:r>
              <w:rPr>
                <w:noProof/>
                <w:webHidden/>
              </w:rPr>
              <w:t>86</w:t>
            </w:r>
            <w:r>
              <w:rPr>
                <w:noProof/>
                <w:webHidden/>
              </w:rPr>
              <w:fldChar w:fldCharType="end"/>
            </w:r>
          </w:hyperlink>
        </w:p>
        <w:p w:rsidR="00026DC9" w:rsidRDefault="00026DC9">
          <w:pPr>
            <w:pStyle w:val="Sumrio1"/>
            <w:tabs>
              <w:tab w:val="left" w:pos="440"/>
              <w:tab w:val="right" w:leader="dot" w:pos="9061"/>
            </w:tabs>
            <w:rPr>
              <w:noProof/>
              <w:lang w:eastAsia="pt-BR"/>
            </w:rPr>
          </w:pPr>
          <w:hyperlink w:anchor="_Toc277712185" w:history="1">
            <w:r w:rsidRPr="000A611D">
              <w:rPr>
                <w:rStyle w:val="Hyperlink"/>
                <w:rFonts w:ascii="Times New Roman" w:hAnsi="Times New Roman" w:cs="Times New Roman"/>
                <w:b/>
                <w:caps/>
                <w:noProof/>
              </w:rPr>
              <w:t>7</w:t>
            </w:r>
            <w:r>
              <w:rPr>
                <w:noProof/>
                <w:lang w:eastAsia="pt-BR"/>
              </w:rPr>
              <w:tab/>
            </w:r>
            <w:r w:rsidRPr="000A611D">
              <w:rPr>
                <w:rStyle w:val="Hyperlink"/>
                <w:rFonts w:ascii="Times New Roman" w:hAnsi="Times New Roman" w:cs="Times New Roman"/>
                <w:b/>
                <w:noProof/>
              </w:rPr>
              <w:t>APÊNDICE A – FORMULÁRIOS DE TESTES</w:t>
            </w:r>
            <w:r>
              <w:rPr>
                <w:noProof/>
                <w:webHidden/>
              </w:rPr>
              <w:tab/>
            </w:r>
            <w:r>
              <w:rPr>
                <w:noProof/>
                <w:webHidden/>
              </w:rPr>
              <w:fldChar w:fldCharType="begin"/>
            </w:r>
            <w:r>
              <w:rPr>
                <w:noProof/>
                <w:webHidden/>
              </w:rPr>
              <w:instrText xml:space="preserve"> PAGEREF _Toc277712185 \h </w:instrText>
            </w:r>
            <w:r>
              <w:rPr>
                <w:noProof/>
                <w:webHidden/>
              </w:rPr>
            </w:r>
            <w:r>
              <w:rPr>
                <w:noProof/>
                <w:webHidden/>
              </w:rPr>
              <w:fldChar w:fldCharType="separate"/>
            </w:r>
            <w:r>
              <w:rPr>
                <w:noProof/>
                <w:webHidden/>
              </w:rPr>
              <w:t>88</w:t>
            </w:r>
            <w:r>
              <w:rPr>
                <w:noProof/>
                <w:webHidden/>
              </w:rPr>
              <w:fldChar w:fldCharType="end"/>
            </w:r>
          </w:hyperlink>
        </w:p>
        <w:p w:rsidR="00026DC9" w:rsidRDefault="00026DC9">
          <w:pPr>
            <w:pStyle w:val="Sumrio1"/>
            <w:tabs>
              <w:tab w:val="left" w:pos="440"/>
              <w:tab w:val="right" w:leader="dot" w:pos="9061"/>
            </w:tabs>
            <w:rPr>
              <w:noProof/>
              <w:lang w:eastAsia="pt-BR"/>
            </w:rPr>
          </w:pPr>
          <w:hyperlink w:anchor="_Toc277712186" w:history="1">
            <w:r w:rsidRPr="000A611D">
              <w:rPr>
                <w:rStyle w:val="Hyperlink"/>
                <w:rFonts w:ascii="Times New Roman" w:hAnsi="Times New Roman" w:cs="Times New Roman"/>
                <w:b/>
                <w:caps/>
                <w:noProof/>
              </w:rPr>
              <w:t>8</w:t>
            </w:r>
            <w:r>
              <w:rPr>
                <w:noProof/>
                <w:lang w:eastAsia="pt-BR"/>
              </w:rPr>
              <w:tab/>
            </w:r>
            <w:r w:rsidRPr="000A611D">
              <w:rPr>
                <w:rStyle w:val="Hyperlink"/>
                <w:rFonts w:ascii="Times New Roman" w:hAnsi="Times New Roman" w:cs="Times New Roman"/>
                <w:b/>
                <w:noProof/>
              </w:rPr>
              <w:t>APÊNDICE B – REPORTAGEM SOBRE FILAS NA FOLHA DE SÃO PAULO</w:t>
            </w:r>
            <w:r>
              <w:rPr>
                <w:noProof/>
                <w:webHidden/>
              </w:rPr>
              <w:tab/>
            </w:r>
            <w:r>
              <w:rPr>
                <w:noProof/>
                <w:webHidden/>
              </w:rPr>
              <w:fldChar w:fldCharType="begin"/>
            </w:r>
            <w:r>
              <w:rPr>
                <w:noProof/>
                <w:webHidden/>
              </w:rPr>
              <w:instrText xml:space="preserve"> PAGEREF _Toc277712186 \h </w:instrText>
            </w:r>
            <w:r>
              <w:rPr>
                <w:noProof/>
                <w:webHidden/>
              </w:rPr>
            </w:r>
            <w:r>
              <w:rPr>
                <w:noProof/>
                <w:webHidden/>
              </w:rPr>
              <w:fldChar w:fldCharType="separate"/>
            </w:r>
            <w:r>
              <w:rPr>
                <w:noProof/>
                <w:webHidden/>
              </w:rPr>
              <w:t>92</w:t>
            </w:r>
            <w:r>
              <w:rPr>
                <w:noProof/>
                <w:webHidden/>
              </w:rPr>
              <w:fldChar w:fldCharType="end"/>
            </w:r>
          </w:hyperlink>
        </w:p>
        <w:p w:rsidR="00B95C66" w:rsidRPr="00D60B8C" w:rsidRDefault="00E57B07" w:rsidP="00D60B8C">
          <w:pPr>
            <w:spacing w:line="240" w:lineRule="auto"/>
            <w:jc w:val="both"/>
            <w:rPr>
              <w:rFonts w:ascii="Times New Roman" w:hAnsi="Times New Roman"/>
              <w:sz w:val="24"/>
              <w:szCs w:val="24"/>
            </w:rPr>
          </w:pPr>
          <w:r w:rsidRPr="00D60B8C">
            <w:rPr>
              <w:rFonts w:ascii="Times New Roman" w:hAnsi="Times New Roman"/>
              <w:sz w:val="24"/>
              <w:szCs w:val="24"/>
            </w:rPr>
            <w:fldChar w:fldCharType="end"/>
          </w:r>
        </w:p>
      </w:sdtContent>
    </w:sdt>
    <w:p w:rsidR="00E67E83" w:rsidRPr="00977D57" w:rsidRDefault="00543849" w:rsidP="00B24984">
      <w:pPr>
        <w:pStyle w:val="Ttulo1"/>
        <w:numPr>
          <w:ilvl w:val="0"/>
          <w:numId w:val="1"/>
        </w:numPr>
        <w:spacing w:line="360" w:lineRule="auto"/>
        <w:jc w:val="both"/>
        <w:rPr>
          <w:rFonts w:ascii="Times New Roman" w:hAnsi="Times New Roman" w:cs="Times New Roman"/>
          <w:color w:val="000000" w:themeColor="text1"/>
          <w:sz w:val="32"/>
          <w:szCs w:val="32"/>
        </w:rPr>
      </w:pPr>
      <w:bookmarkStart w:id="0" w:name="_Toc277712128"/>
      <w:r w:rsidRPr="00977D57">
        <w:rPr>
          <w:rFonts w:ascii="Times New Roman" w:hAnsi="Times New Roman" w:cs="Times New Roman"/>
          <w:color w:val="000000" w:themeColor="text1"/>
          <w:sz w:val="32"/>
          <w:szCs w:val="32"/>
        </w:rPr>
        <w:lastRenderedPageBreak/>
        <w:t>INTRODUÇÃO</w:t>
      </w:r>
      <w:bookmarkEnd w:id="0"/>
    </w:p>
    <w:p w:rsidR="00D914AC" w:rsidRPr="00D60B8C" w:rsidRDefault="00D914AC" w:rsidP="00B24984">
      <w:pPr>
        <w:spacing w:line="360" w:lineRule="auto"/>
        <w:jc w:val="both"/>
        <w:rPr>
          <w:rFonts w:ascii="Times New Roman" w:hAnsi="Times New Roman"/>
          <w:color w:val="000000" w:themeColor="text1"/>
          <w:sz w:val="24"/>
          <w:szCs w:val="24"/>
        </w:rPr>
      </w:pPr>
    </w:p>
    <w:p w:rsidR="00DE06E8" w:rsidRPr="00D60B8C" w:rsidRDefault="00CB136F" w:rsidP="00B24984">
      <w:pPr>
        <w:spacing w:line="360" w:lineRule="auto"/>
        <w:ind w:firstLine="432"/>
        <w:jc w:val="both"/>
        <w:rPr>
          <w:rFonts w:ascii="Times New Roman" w:hAnsi="Times New Roman"/>
          <w:color w:val="000000" w:themeColor="text1"/>
          <w:sz w:val="24"/>
          <w:szCs w:val="24"/>
        </w:rPr>
      </w:pPr>
      <w:r>
        <w:rPr>
          <w:rFonts w:ascii="Times New Roman" w:hAnsi="Times New Roman"/>
          <w:color w:val="000000" w:themeColor="text1"/>
          <w:sz w:val="24"/>
          <w:szCs w:val="24"/>
        </w:rPr>
        <w:t>Devido ao</w:t>
      </w:r>
      <w:r w:rsidR="00DE06E8" w:rsidRPr="00D60B8C">
        <w:rPr>
          <w:rFonts w:ascii="Times New Roman" w:hAnsi="Times New Roman"/>
          <w:color w:val="000000" w:themeColor="text1"/>
          <w:sz w:val="24"/>
          <w:szCs w:val="24"/>
        </w:rPr>
        <w:t xml:space="preserve"> modo de vida adotado ultimamente pela sociedade, </w:t>
      </w:r>
      <w:r>
        <w:rPr>
          <w:rFonts w:ascii="Times New Roman" w:hAnsi="Times New Roman"/>
          <w:color w:val="000000" w:themeColor="text1"/>
          <w:sz w:val="24"/>
          <w:szCs w:val="24"/>
        </w:rPr>
        <w:t>na qual</w:t>
      </w:r>
      <w:r w:rsidR="00DE06E8" w:rsidRPr="00D60B8C">
        <w:rPr>
          <w:rFonts w:ascii="Times New Roman" w:hAnsi="Times New Roman"/>
          <w:color w:val="000000" w:themeColor="text1"/>
          <w:sz w:val="24"/>
          <w:szCs w:val="24"/>
        </w:rPr>
        <w:t xml:space="preserve"> todo </w:t>
      </w:r>
      <w:r>
        <w:rPr>
          <w:rFonts w:ascii="Times New Roman" w:hAnsi="Times New Roman"/>
          <w:color w:val="000000" w:themeColor="text1"/>
          <w:sz w:val="24"/>
          <w:szCs w:val="24"/>
        </w:rPr>
        <w:t xml:space="preserve">o </w:t>
      </w:r>
      <w:r w:rsidR="00DE06E8" w:rsidRPr="00D60B8C">
        <w:rPr>
          <w:rFonts w:ascii="Times New Roman" w:hAnsi="Times New Roman"/>
          <w:color w:val="000000" w:themeColor="text1"/>
          <w:sz w:val="24"/>
          <w:szCs w:val="24"/>
        </w:rPr>
        <w:t>tempo tem que ser muito bem gasto, ficar parado em uma fila</w:t>
      </w:r>
      <w:r>
        <w:rPr>
          <w:rFonts w:ascii="Times New Roman" w:hAnsi="Times New Roman"/>
          <w:color w:val="000000" w:themeColor="text1"/>
          <w:sz w:val="24"/>
          <w:szCs w:val="24"/>
        </w:rPr>
        <w:t>,</w:t>
      </w:r>
      <w:r w:rsidR="00DE06E8" w:rsidRPr="00D60B8C">
        <w:rPr>
          <w:rFonts w:ascii="Times New Roman" w:hAnsi="Times New Roman"/>
          <w:color w:val="000000" w:themeColor="text1"/>
          <w:sz w:val="24"/>
          <w:szCs w:val="24"/>
        </w:rPr>
        <w:t xml:space="preserve"> esperando para realizar determinada atividade se torna uma per</w:t>
      </w:r>
      <w:r w:rsidR="003E69E2" w:rsidRPr="00D60B8C">
        <w:rPr>
          <w:rFonts w:ascii="Times New Roman" w:hAnsi="Times New Roman"/>
          <w:color w:val="000000" w:themeColor="text1"/>
          <w:sz w:val="24"/>
          <w:szCs w:val="24"/>
        </w:rPr>
        <w:t>d</w:t>
      </w:r>
      <w:r w:rsidR="00DE06E8" w:rsidRPr="00D60B8C">
        <w:rPr>
          <w:rFonts w:ascii="Times New Roman" w:hAnsi="Times New Roman"/>
          <w:color w:val="000000" w:themeColor="text1"/>
          <w:sz w:val="24"/>
          <w:szCs w:val="24"/>
        </w:rPr>
        <w:t>a de tempo. Levando em conta</w:t>
      </w:r>
      <w:r>
        <w:rPr>
          <w:rFonts w:ascii="Times New Roman" w:hAnsi="Times New Roman"/>
          <w:color w:val="000000" w:themeColor="text1"/>
          <w:sz w:val="24"/>
          <w:szCs w:val="24"/>
        </w:rPr>
        <w:t>,</w:t>
      </w:r>
      <w:r w:rsidR="00DE06E8" w:rsidRPr="00D60B8C">
        <w:rPr>
          <w:rFonts w:ascii="Times New Roman" w:hAnsi="Times New Roman"/>
          <w:color w:val="000000" w:themeColor="text1"/>
          <w:sz w:val="24"/>
          <w:szCs w:val="24"/>
        </w:rPr>
        <w:t xml:space="preserve"> ainda</w:t>
      </w:r>
      <w:r>
        <w:rPr>
          <w:rFonts w:ascii="Times New Roman" w:hAnsi="Times New Roman"/>
          <w:color w:val="000000" w:themeColor="text1"/>
          <w:sz w:val="24"/>
          <w:szCs w:val="24"/>
        </w:rPr>
        <w:t>,</w:t>
      </w:r>
      <w:r w:rsidR="00DE06E8" w:rsidRPr="00D60B8C">
        <w:rPr>
          <w:rFonts w:ascii="Times New Roman" w:hAnsi="Times New Roman"/>
          <w:color w:val="000000" w:themeColor="text1"/>
          <w:sz w:val="24"/>
          <w:szCs w:val="24"/>
        </w:rPr>
        <w:t xml:space="preserve"> que as pessoas cada vez mais </w:t>
      </w:r>
      <w:r w:rsidR="0031150D" w:rsidRPr="00D60B8C">
        <w:rPr>
          <w:rFonts w:ascii="Times New Roman" w:hAnsi="Times New Roman"/>
          <w:color w:val="000000" w:themeColor="text1"/>
          <w:sz w:val="24"/>
          <w:szCs w:val="24"/>
        </w:rPr>
        <w:t>vivam</w:t>
      </w:r>
      <w:r w:rsidR="00DE06E8" w:rsidRPr="00D60B8C">
        <w:rPr>
          <w:rFonts w:ascii="Times New Roman" w:hAnsi="Times New Roman"/>
          <w:color w:val="000000" w:themeColor="text1"/>
          <w:sz w:val="24"/>
          <w:szCs w:val="24"/>
        </w:rPr>
        <w:t xml:space="preserve"> para seus trabalhos e </w:t>
      </w:r>
      <w:r>
        <w:rPr>
          <w:rFonts w:ascii="Times New Roman" w:hAnsi="Times New Roman"/>
          <w:color w:val="000000" w:themeColor="text1"/>
          <w:sz w:val="24"/>
          <w:szCs w:val="24"/>
        </w:rPr>
        <w:t>raramente</w:t>
      </w:r>
      <w:r w:rsidR="00DE06E8" w:rsidRPr="00D60B8C">
        <w:rPr>
          <w:rFonts w:ascii="Times New Roman" w:hAnsi="Times New Roman"/>
          <w:color w:val="000000" w:themeColor="text1"/>
          <w:sz w:val="24"/>
          <w:szCs w:val="24"/>
        </w:rPr>
        <w:t xml:space="preserve"> reservam algum tempo para diversão, </w:t>
      </w:r>
      <w:r>
        <w:rPr>
          <w:rFonts w:ascii="Times New Roman" w:hAnsi="Times New Roman"/>
          <w:color w:val="000000" w:themeColor="text1"/>
          <w:sz w:val="24"/>
          <w:szCs w:val="24"/>
        </w:rPr>
        <w:t xml:space="preserve">elas </w:t>
      </w:r>
      <w:r w:rsidR="003E69E2" w:rsidRPr="00D60B8C">
        <w:rPr>
          <w:rFonts w:ascii="Times New Roman" w:hAnsi="Times New Roman"/>
          <w:color w:val="000000" w:themeColor="text1"/>
          <w:sz w:val="24"/>
          <w:szCs w:val="24"/>
        </w:rPr>
        <w:t>se s</w:t>
      </w:r>
      <w:r>
        <w:rPr>
          <w:rFonts w:ascii="Times New Roman" w:hAnsi="Times New Roman"/>
          <w:color w:val="000000" w:themeColor="text1"/>
          <w:sz w:val="24"/>
          <w:szCs w:val="24"/>
        </w:rPr>
        <w:t>entiriam muito mais insatisfeitas</w:t>
      </w:r>
      <w:r w:rsidR="003E69E2" w:rsidRPr="00D60B8C">
        <w:rPr>
          <w:rFonts w:ascii="Times New Roman" w:hAnsi="Times New Roman"/>
          <w:color w:val="000000" w:themeColor="text1"/>
          <w:sz w:val="24"/>
          <w:szCs w:val="24"/>
        </w:rPr>
        <w:t xml:space="preserve"> se perdessem tempo parados em uma fila também na hora de se divertirem.</w:t>
      </w:r>
    </w:p>
    <w:p w:rsidR="00DE06E8" w:rsidRPr="00D60B8C" w:rsidRDefault="00CB136F" w:rsidP="00B24984">
      <w:pPr>
        <w:spacing w:line="360" w:lineRule="auto"/>
        <w:ind w:firstLine="432"/>
        <w:jc w:val="both"/>
        <w:rPr>
          <w:rFonts w:ascii="Times New Roman" w:hAnsi="Times New Roman"/>
          <w:color w:val="000000" w:themeColor="text1"/>
          <w:sz w:val="24"/>
          <w:szCs w:val="24"/>
        </w:rPr>
      </w:pPr>
      <w:r>
        <w:rPr>
          <w:rFonts w:ascii="Times New Roman" w:hAnsi="Times New Roman"/>
          <w:color w:val="000000" w:themeColor="text1"/>
          <w:sz w:val="24"/>
          <w:szCs w:val="24"/>
        </w:rPr>
        <w:t>No entanto</w:t>
      </w:r>
      <w:r w:rsidR="003E69E2" w:rsidRPr="00D60B8C">
        <w:rPr>
          <w:rFonts w:ascii="Times New Roman" w:hAnsi="Times New Roman"/>
          <w:color w:val="000000" w:themeColor="text1"/>
          <w:sz w:val="24"/>
          <w:szCs w:val="24"/>
        </w:rPr>
        <w:t>,</w:t>
      </w:r>
      <w:r w:rsidR="00DE06E8" w:rsidRPr="00D60B8C">
        <w:rPr>
          <w:rFonts w:ascii="Times New Roman" w:hAnsi="Times New Roman"/>
          <w:color w:val="000000" w:themeColor="text1"/>
          <w:sz w:val="24"/>
          <w:szCs w:val="24"/>
        </w:rPr>
        <w:t xml:space="preserve"> </w:t>
      </w:r>
      <w:r w:rsidR="003E69E2" w:rsidRPr="00D60B8C">
        <w:rPr>
          <w:rFonts w:ascii="Times New Roman" w:hAnsi="Times New Roman"/>
          <w:color w:val="000000" w:themeColor="text1"/>
          <w:sz w:val="24"/>
          <w:szCs w:val="24"/>
        </w:rPr>
        <w:t>ao invés de</w:t>
      </w:r>
      <w:r w:rsidR="00DE06E8" w:rsidRPr="00D60B8C">
        <w:rPr>
          <w:rFonts w:ascii="Times New Roman" w:hAnsi="Times New Roman"/>
          <w:color w:val="000000" w:themeColor="text1"/>
          <w:sz w:val="24"/>
          <w:szCs w:val="24"/>
        </w:rPr>
        <w:t xml:space="preserve"> fica</w:t>
      </w:r>
      <w:r w:rsidR="003E69E2" w:rsidRPr="00D60B8C">
        <w:rPr>
          <w:rFonts w:ascii="Times New Roman" w:hAnsi="Times New Roman"/>
          <w:color w:val="000000" w:themeColor="text1"/>
          <w:sz w:val="24"/>
          <w:szCs w:val="24"/>
        </w:rPr>
        <w:t>rem</w:t>
      </w:r>
      <w:r w:rsidR="00DE06E8" w:rsidRPr="00D60B8C">
        <w:rPr>
          <w:rFonts w:ascii="Times New Roman" w:hAnsi="Times New Roman"/>
          <w:color w:val="000000" w:themeColor="text1"/>
          <w:sz w:val="24"/>
          <w:szCs w:val="24"/>
        </w:rPr>
        <w:t xml:space="preserve"> em uma fila esperando determinada ação, </w:t>
      </w:r>
      <w:r w:rsidR="003E69E2" w:rsidRPr="00D60B8C">
        <w:rPr>
          <w:rFonts w:ascii="Times New Roman" w:hAnsi="Times New Roman"/>
          <w:color w:val="000000" w:themeColor="text1"/>
          <w:sz w:val="24"/>
          <w:szCs w:val="24"/>
        </w:rPr>
        <w:t xml:space="preserve">poderiam </w:t>
      </w:r>
      <w:r w:rsidR="00DE06E8" w:rsidRPr="00D60B8C">
        <w:rPr>
          <w:rFonts w:ascii="Times New Roman" w:hAnsi="Times New Roman"/>
          <w:color w:val="000000" w:themeColor="text1"/>
          <w:sz w:val="24"/>
          <w:szCs w:val="24"/>
        </w:rPr>
        <w:t>ficar fazendo outras atividades ou at</w:t>
      </w:r>
      <w:r w:rsidR="003E69E2" w:rsidRPr="00D60B8C">
        <w:rPr>
          <w:rFonts w:ascii="Times New Roman" w:hAnsi="Times New Roman"/>
          <w:color w:val="000000" w:themeColor="text1"/>
          <w:sz w:val="24"/>
          <w:szCs w:val="24"/>
        </w:rPr>
        <w:t>é</w:t>
      </w:r>
      <w:r w:rsidR="00DE06E8" w:rsidRPr="00D60B8C">
        <w:rPr>
          <w:rFonts w:ascii="Times New Roman" w:hAnsi="Times New Roman"/>
          <w:color w:val="000000" w:themeColor="text1"/>
          <w:sz w:val="24"/>
          <w:szCs w:val="24"/>
        </w:rPr>
        <w:t xml:space="preserve"> mesmo dar</w:t>
      </w:r>
      <w:r w:rsidR="003E69E2" w:rsidRPr="00D60B8C">
        <w:rPr>
          <w:rFonts w:ascii="Times New Roman" w:hAnsi="Times New Roman"/>
          <w:color w:val="000000" w:themeColor="text1"/>
          <w:sz w:val="24"/>
          <w:szCs w:val="24"/>
        </w:rPr>
        <w:t>em</w:t>
      </w:r>
      <w:r w:rsidR="00DE06E8" w:rsidRPr="00D60B8C">
        <w:rPr>
          <w:rFonts w:ascii="Times New Roman" w:hAnsi="Times New Roman"/>
          <w:color w:val="000000" w:themeColor="text1"/>
          <w:sz w:val="24"/>
          <w:szCs w:val="24"/>
        </w:rPr>
        <w:t xml:space="preserve"> uma volta e quando chegasse sua vez seria</w:t>
      </w:r>
      <w:r w:rsidR="003E69E2" w:rsidRPr="00D60B8C">
        <w:rPr>
          <w:rFonts w:ascii="Times New Roman" w:hAnsi="Times New Roman"/>
          <w:color w:val="000000" w:themeColor="text1"/>
          <w:sz w:val="24"/>
          <w:szCs w:val="24"/>
        </w:rPr>
        <w:t>m</w:t>
      </w:r>
      <w:r w:rsidR="00DE06E8" w:rsidRPr="00D60B8C">
        <w:rPr>
          <w:rFonts w:ascii="Times New Roman" w:hAnsi="Times New Roman"/>
          <w:color w:val="000000" w:themeColor="text1"/>
          <w:sz w:val="24"/>
          <w:szCs w:val="24"/>
        </w:rPr>
        <w:t xml:space="preserve"> informado</w:t>
      </w:r>
      <w:r w:rsidR="003E69E2" w:rsidRPr="00D60B8C">
        <w:rPr>
          <w:rFonts w:ascii="Times New Roman" w:hAnsi="Times New Roman"/>
          <w:color w:val="000000" w:themeColor="text1"/>
          <w:sz w:val="24"/>
          <w:szCs w:val="24"/>
        </w:rPr>
        <w:t>s</w:t>
      </w:r>
      <w:r w:rsidR="00DE06E8" w:rsidRPr="00D60B8C">
        <w:rPr>
          <w:rFonts w:ascii="Times New Roman" w:hAnsi="Times New Roman"/>
          <w:color w:val="000000" w:themeColor="text1"/>
          <w:sz w:val="24"/>
          <w:szCs w:val="24"/>
        </w:rPr>
        <w:t xml:space="preserve"> para se apresentar</w:t>
      </w:r>
      <w:r w:rsidR="003E69E2" w:rsidRPr="00D60B8C">
        <w:rPr>
          <w:rFonts w:ascii="Times New Roman" w:hAnsi="Times New Roman"/>
          <w:color w:val="000000" w:themeColor="text1"/>
          <w:sz w:val="24"/>
          <w:szCs w:val="24"/>
        </w:rPr>
        <w:t>em</w:t>
      </w:r>
      <w:r w:rsidR="00DE06E8" w:rsidRPr="00D60B8C">
        <w:rPr>
          <w:rFonts w:ascii="Times New Roman" w:hAnsi="Times New Roman"/>
          <w:color w:val="000000" w:themeColor="text1"/>
          <w:sz w:val="24"/>
          <w:szCs w:val="24"/>
        </w:rPr>
        <w:t>. O PROJETO F1 tende a criar essa possibilidade.</w:t>
      </w:r>
    </w:p>
    <w:p w:rsidR="00DE06E8" w:rsidRPr="00D60B8C" w:rsidRDefault="00CB136F" w:rsidP="00B24984">
      <w:pPr>
        <w:spacing w:line="360" w:lineRule="auto"/>
        <w:ind w:firstLine="432"/>
        <w:jc w:val="both"/>
        <w:rPr>
          <w:rFonts w:ascii="Times New Roman" w:hAnsi="Times New Roman"/>
          <w:color w:val="000000" w:themeColor="text1"/>
          <w:sz w:val="24"/>
          <w:szCs w:val="24"/>
        </w:rPr>
      </w:pPr>
      <w:r>
        <w:rPr>
          <w:rFonts w:ascii="Times New Roman" w:hAnsi="Times New Roman"/>
          <w:color w:val="000000" w:themeColor="text1"/>
          <w:sz w:val="24"/>
          <w:szCs w:val="24"/>
        </w:rPr>
        <w:t>A ide</w:t>
      </w:r>
      <w:r w:rsidR="00DE06E8" w:rsidRPr="00D60B8C">
        <w:rPr>
          <w:rFonts w:ascii="Times New Roman" w:hAnsi="Times New Roman"/>
          <w:color w:val="000000" w:themeColor="text1"/>
          <w:sz w:val="24"/>
          <w:szCs w:val="24"/>
        </w:rPr>
        <w:t>ia pode ser aplicada em todo lugar onde existam filas. Inicialmente</w:t>
      </w:r>
      <w:r>
        <w:rPr>
          <w:rFonts w:ascii="Times New Roman" w:hAnsi="Times New Roman"/>
          <w:color w:val="000000" w:themeColor="text1"/>
          <w:sz w:val="24"/>
          <w:szCs w:val="24"/>
        </w:rPr>
        <w:t>,</w:t>
      </w:r>
      <w:r w:rsidR="00DE06E8" w:rsidRPr="00D60B8C">
        <w:rPr>
          <w:rFonts w:ascii="Times New Roman" w:hAnsi="Times New Roman"/>
          <w:color w:val="000000" w:themeColor="text1"/>
          <w:sz w:val="24"/>
          <w:szCs w:val="24"/>
        </w:rPr>
        <w:t xml:space="preserve"> </w:t>
      </w:r>
      <w:r w:rsidR="00554200" w:rsidRPr="00D60B8C">
        <w:rPr>
          <w:rFonts w:ascii="Times New Roman" w:hAnsi="Times New Roman"/>
          <w:color w:val="000000" w:themeColor="text1"/>
          <w:sz w:val="24"/>
          <w:szCs w:val="24"/>
        </w:rPr>
        <w:t xml:space="preserve">foi feito </w:t>
      </w:r>
      <w:r w:rsidR="00DE06E8" w:rsidRPr="00D60B8C">
        <w:rPr>
          <w:rFonts w:ascii="Times New Roman" w:hAnsi="Times New Roman"/>
          <w:color w:val="000000" w:themeColor="text1"/>
          <w:sz w:val="24"/>
          <w:szCs w:val="24"/>
        </w:rPr>
        <w:t>um levantamento para definir qual o</w:t>
      </w:r>
      <w:r>
        <w:rPr>
          <w:rFonts w:ascii="Times New Roman" w:hAnsi="Times New Roman"/>
          <w:color w:val="000000" w:themeColor="text1"/>
          <w:sz w:val="24"/>
          <w:szCs w:val="24"/>
        </w:rPr>
        <w:t xml:space="preserve"> melhor lugar para aplicar a ide</w:t>
      </w:r>
      <w:r w:rsidR="00DE06E8" w:rsidRPr="00D60B8C">
        <w:rPr>
          <w:rFonts w:ascii="Times New Roman" w:hAnsi="Times New Roman"/>
          <w:color w:val="000000" w:themeColor="text1"/>
          <w:sz w:val="24"/>
          <w:szCs w:val="24"/>
        </w:rPr>
        <w:t xml:space="preserve">ia. </w:t>
      </w:r>
      <w:r w:rsidR="00554200" w:rsidRPr="00D60B8C">
        <w:rPr>
          <w:rFonts w:ascii="Times New Roman" w:hAnsi="Times New Roman"/>
          <w:color w:val="000000" w:themeColor="text1"/>
          <w:sz w:val="24"/>
          <w:szCs w:val="24"/>
        </w:rPr>
        <w:t>Foi c</w:t>
      </w:r>
      <w:r w:rsidR="00DE06E8" w:rsidRPr="00D60B8C">
        <w:rPr>
          <w:rFonts w:ascii="Times New Roman" w:hAnsi="Times New Roman"/>
          <w:color w:val="000000" w:themeColor="text1"/>
          <w:sz w:val="24"/>
          <w:szCs w:val="24"/>
        </w:rPr>
        <w:t>oncluí</w:t>
      </w:r>
      <w:r w:rsidR="00554200" w:rsidRPr="00D60B8C">
        <w:rPr>
          <w:rFonts w:ascii="Times New Roman" w:hAnsi="Times New Roman"/>
          <w:color w:val="000000" w:themeColor="text1"/>
          <w:sz w:val="24"/>
          <w:szCs w:val="24"/>
        </w:rPr>
        <w:t>do</w:t>
      </w:r>
      <w:r w:rsidR="00DE06E8" w:rsidRPr="00D60B8C">
        <w:rPr>
          <w:rFonts w:ascii="Times New Roman" w:hAnsi="Times New Roman"/>
          <w:color w:val="000000" w:themeColor="text1"/>
          <w:sz w:val="24"/>
          <w:szCs w:val="24"/>
        </w:rPr>
        <w:t xml:space="preserve"> que os parques de diversões seriam os maiores beneficiados, </w:t>
      </w:r>
      <w:r>
        <w:rPr>
          <w:rFonts w:ascii="Times New Roman" w:hAnsi="Times New Roman"/>
          <w:color w:val="000000" w:themeColor="text1"/>
          <w:sz w:val="24"/>
          <w:szCs w:val="24"/>
        </w:rPr>
        <w:t>tomando</w:t>
      </w:r>
      <w:r w:rsidR="00DE06E8" w:rsidRPr="00D60B8C">
        <w:rPr>
          <w:rFonts w:ascii="Times New Roman" w:hAnsi="Times New Roman"/>
          <w:color w:val="000000" w:themeColor="text1"/>
          <w:sz w:val="24"/>
          <w:szCs w:val="24"/>
        </w:rPr>
        <w:t xml:space="preserve"> como exemplo: </w:t>
      </w:r>
      <w:r w:rsidR="00DE06E8" w:rsidRPr="00521C38">
        <w:rPr>
          <w:rFonts w:ascii="Times New Roman" w:hAnsi="Times New Roman"/>
          <w:i/>
          <w:color w:val="000000" w:themeColor="text1"/>
          <w:sz w:val="24"/>
          <w:szCs w:val="24"/>
        </w:rPr>
        <w:t>Play</w:t>
      </w:r>
      <w:r w:rsidR="00521C38">
        <w:rPr>
          <w:rFonts w:ascii="Times New Roman" w:hAnsi="Times New Roman"/>
          <w:i/>
          <w:color w:val="000000" w:themeColor="text1"/>
          <w:sz w:val="24"/>
          <w:szCs w:val="24"/>
        </w:rPr>
        <w:t>c</w:t>
      </w:r>
      <w:r w:rsidR="00DE06E8" w:rsidRPr="00521C38">
        <w:rPr>
          <w:rFonts w:ascii="Times New Roman" w:hAnsi="Times New Roman"/>
          <w:i/>
          <w:color w:val="000000" w:themeColor="text1"/>
          <w:sz w:val="24"/>
          <w:szCs w:val="24"/>
        </w:rPr>
        <w:t>enter</w:t>
      </w:r>
      <w:r w:rsidR="00DE06E8" w:rsidRPr="00D60B8C">
        <w:rPr>
          <w:rFonts w:ascii="Times New Roman" w:hAnsi="Times New Roman"/>
          <w:color w:val="000000" w:themeColor="text1"/>
          <w:sz w:val="24"/>
          <w:szCs w:val="24"/>
        </w:rPr>
        <w:t xml:space="preserve">, </w:t>
      </w:r>
      <w:r w:rsidR="00DE06E8" w:rsidRPr="00521C38">
        <w:rPr>
          <w:rFonts w:ascii="Times New Roman" w:hAnsi="Times New Roman"/>
          <w:i/>
          <w:color w:val="000000" w:themeColor="text1"/>
          <w:sz w:val="24"/>
          <w:szCs w:val="24"/>
        </w:rPr>
        <w:t>Hopi Hari</w:t>
      </w:r>
      <w:r w:rsidR="00DE06E8" w:rsidRPr="00D60B8C">
        <w:rPr>
          <w:rFonts w:ascii="Times New Roman" w:hAnsi="Times New Roman"/>
          <w:color w:val="000000" w:themeColor="text1"/>
          <w:sz w:val="24"/>
          <w:szCs w:val="24"/>
        </w:rPr>
        <w:t xml:space="preserve"> e </w:t>
      </w:r>
      <w:r w:rsidR="00DE06E8" w:rsidRPr="00521C38">
        <w:rPr>
          <w:rFonts w:ascii="Times New Roman" w:hAnsi="Times New Roman"/>
          <w:i/>
          <w:color w:val="000000" w:themeColor="text1"/>
          <w:sz w:val="24"/>
          <w:szCs w:val="24"/>
        </w:rPr>
        <w:t>Disney</w:t>
      </w:r>
      <w:r w:rsidR="00DE06E8" w:rsidRPr="00D60B8C">
        <w:rPr>
          <w:rFonts w:ascii="Times New Roman" w:hAnsi="Times New Roman"/>
          <w:color w:val="000000" w:themeColor="text1"/>
          <w:sz w:val="24"/>
          <w:szCs w:val="24"/>
        </w:rPr>
        <w:t xml:space="preserve">. As pessoas vão com </w:t>
      </w:r>
      <w:r>
        <w:rPr>
          <w:rFonts w:ascii="Times New Roman" w:hAnsi="Times New Roman"/>
          <w:color w:val="000000" w:themeColor="text1"/>
          <w:sz w:val="24"/>
          <w:szCs w:val="24"/>
        </w:rPr>
        <w:t>o principal</w:t>
      </w:r>
      <w:r w:rsidR="00DE06E8" w:rsidRPr="00D60B8C">
        <w:rPr>
          <w:rFonts w:ascii="Times New Roman" w:hAnsi="Times New Roman"/>
          <w:color w:val="000000" w:themeColor="text1"/>
          <w:sz w:val="24"/>
          <w:szCs w:val="24"/>
        </w:rPr>
        <w:t xml:space="preserve"> intuito brincar, mas como as filas costumam ser muito </w:t>
      </w:r>
      <w:r w:rsidR="001E23F7" w:rsidRPr="00D60B8C">
        <w:rPr>
          <w:rFonts w:ascii="Times New Roman" w:hAnsi="Times New Roman"/>
          <w:color w:val="000000" w:themeColor="text1"/>
          <w:sz w:val="24"/>
          <w:szCs w:val="24"/>
        </w:rPr>
        <w:t>longas</w:t>
      </w:r>
      <w:r w:rsidR="00DE06E8" w:rsidRPr="00D60B8C">
        <w:rPr>
          <w:rFonts w:ascii="Times New Roman" w:hAnsi="Times New Roman"/>
          <w:color w:val="000000" w:themeColor="text1"/>
          <w:sz w:val="24"/>
          <w:szCs w:val="24"/>
        </w:rPr>
        <w:t xml:space="preserve">, acabam perdendo bom tempo parados até chegar sua vez. </w:t>
      </w:r>
      <w:r w:rsidR="00022E9A">
        <w:rPr>
          <w:rFonts w:ascii="Times New Roman" w:hAnsi="Times New Roman"/>
          <w:color w:val="000000" w:themeColor="text1"/>
          <w:sz w:val="24"/>
          <w:szCs w:val="24"/>
        </w:rPr>
        <w:t>Incentivamos o leitor a imaginar um parque em que seja possível</w:t>
      </w:r>
      <w:r w:rsidR="00DE06E8" w:rsidRPr="00D60B8C">
        <w:rPr>
          <w:rFonts w:ascii="Times New Roman" w:hAnsi="Times New Roman"/>
          <w:color w:val="000000" w:themeColor="text1"/>
          <w:sz w:val="24"/>
          <w:szCs w:val="24"/>
        </w:rPr>
        <w:t xml:space="preserve"> assistir atrações do parque, comer, passear, ou alguma outra atividade enquanto fica esperando sua vez.</w:t>
      </w:r>
    </w:p>
    <w:p w:rsidR="00DE06E8" w:rsidRPr="00D60B8C" w:rsidRDefault="00DE06E8" w:rsidP="00B24984">
      <w:pPr>
        <w:spacing w:line="360" w:lineRule="auto"/>
        <w:ind w:firstLine="432"/>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Partindo deste ponto, </w:t>
      </w:r>
      <w:r w:rsidR="00554200" w:rsidRPr="00D60B8C">
        <w:rPr>
          <w:rFonts w:ascii="Times New Roman" w:hAnsi="Times New Roman"/>
          <w:color w:val="000000" w:themeColor="text1"/>
          <w:sz w:val="24"/>
          <w:szCs w:val="24"/>
        </w:rPr>
        <w:t xml:space="preserve">foi feito </w:t>
      </w:r>
      <w:r w:rsidRPr="00D60B8C">
        <w:rPr>
          <w:rFonts w:ascii="Times New Roman" w:hAnsi="Times New Roman"/>
          <w:color w:val="000000" w:themeColor="text1"/>
          <w:sz w:val="24"/>
          <w:szCs w:val="24"/>
        </w:rPr>
        <w:t xml:space="preserve">um levantamento dos benefícios e </w:t>
      </w:r>
      <w:r w:rsidR="00022E9A">
        <w:rPr>
          <w:rFonts w:ascii="Times New Roman" w:hAnsi="Times New Roman"/>
          <w:color w:val="000000" w:themeColor="text1"/>
          <w:sz w:val="24"/>
          <w:szCs w:val="24"/>
        </w:rPr>
        <w:t xml:space="preserve">foi constatado que eles são </w:t>
      </w:r>
      <w:r w:rsidRPr="00D60B8C">
        <w:rPr>
          <w:rFonts w:ascii="Times New Roman" w:hAnsi="Times New Roman"/>
          <w:color w:val="000000" w:themeColor="text1"/>
          <w:sz w:val="24"/>
          <w:szCs w:val="24"/>
        </w:rPr>
        <w:t>muitos, a ponto de aumentar os lucros do parque.</w:t>
      </w:r>
    </w:p>
    <w:p w:rsidR="00DE06E8" w:rsidRPr="00D60B8C" w:rsidRDefault="00DE06E8" w:rsidP="00B24984">
      <w:pPr>
        <w:spacing w:line="360" w:lineRule="auto"/>
        <w:ind w:firstLine="432"/>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A </w:t>
      </w:r>
      <w:r w:rsidR="00CB136F">
        <w:rPr>
          <w:rFonts w:ascii="Times New Roman" w:hAnsi="Times New Roman"/>
          <w:color w:val="000000" w:themeColor="text1"/>
          <w:sz w:val="24"/>
          <w:szCs w:val="24"/>
        </w:rPr>
        <w:t>ideia</w:t>
      </w:r>
      <w:r w:rsidRPr="00D60B8C">
        <w:rPr>
          <w:rFonts w:ascii="Times New Roman" w:hAnsi="Times New Roman"/>
          <w:color w:val="000000" w:themeColor="text1"/>
          <w:sz w:val="24"/>
          <w:szCs w:val="24"/>
        </w:rPr>
        <w:t xml:space="preserve"> </w:t>
      </w:r>
      <w:r w:rsidR="00495329" w:rsidRPr="00D60B8C">
        <w:rPr>
          <w:rFonts w:ascii="Times New Roman" w:hAnsi="Times New Roman"/>
          <w:color w:val="000000" w:themeColor="text1"/>
          <w:sz w:val="24"/>
          <w:szCs w:val="24"/>
        </w:rPr>
        <w:t>diminui</w:t>
      </w:r>
      <w:r w:rsidRPr="00D60B8C">
        <w:rPr>
          <w:rFonts w:ascii="Times New Roman" w:hAnsi="Times New Roman"/>
          <w:color w:val="000000" w:themeColor="text1"/>
          <w:sz w:val="24"/>
          <w:szCs w:val="24"/>
        </w:rPr>
        <w:t xml:space="preserve"> as filas, porém, não acaba com a espera. A </w:t>
      </w:r>
      <w:r w:rsidR="00076B3B" w:rsidRPr="00D60B8C">
        <w:rPr>
          <w:rFonts w:ascii="Times New Roman" w:hAnsi="Times New Roman"/>
          <w:color w:val="000000" w:themeColor="text1"/>
          <w:sz w:val="24"/>
          <w:szCs w:val="24"/>
        </w:rPr>
        <w:t xml:space="preserve">estratégia </w:t>
      </w:r>
      <w:r w:rsidRPr="00D60B8C">
        <w:rPr>
          <w:rFonts w:ascii="Times New Roman" w:hAnsi="Times New Roman"/>
          <w:color w:val="000000" w:themeColor="text1"/>
          <w:sz w:val="24"/>
          <w:szCs w:val="24"/>
        </w:rPr>
        <w:t xml:space="preserve">é fazer com que as pessoas possam circular pelo parque enquanto esperam sua vez no brinquedo, isto é, permite que o cliente aproveite ao máximo o seu tempo e não o </w:t>
      </w:r>
      <w:r w:rsidR="001E23F7" w:rsidRPr="00D60B8C">
        <w:rPr>
          <w:rFonts w:ascii="Times New Roman" w:hAnsi="Times New Roman"/>
          <w:color w:val="000000" w:themeColor="text1"/>
          <w:sz w:val="24"/>
          <w:szCs w:val="24"/>
        </w:rPr>
        <w:t>desperdice</w:t>
      </w:r>
      <w:r w:rsidRPr="00D60B8C">
        <w:rPr>
          <w:rFonts w:ascii="Times New Roman" w:hAnsi="Times New Roman"/>
          <w:color w:val="000000" w:themeColor="text1"/>
          <w:sz w:val="24"/>
          <w:szCs w:val="24"/>
        </w:rPr>
        <w:t xml:space="preserve"> aguardando parado nas longas filas que os parques de diversões têm por cultura.</w:t>
      </w:r>
    </w:p>
    <w:p w:rsidR="00DE06E8" w:rsidRPr="00D60B8C" w:rsidRDefault="00DE06E8" w:rsidP="00B24984">
      <w:pPr>
        <w:spacing w:line="360" w:lineRule="auto"/>
        <w:ind w:firstLine="432"/>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Os maiores benefícios do parque ocorrerão em cadeia: haverá um aumento grande da satisfação de seus clientes que permitirá aumento na rotatividade de visitantes e logicamente o lucro do parque aumentará consideravelmente com a maior venda de </w:t>
      </w:r>
      <w:r w:rsidR="00022E9A">
        <w:rPr>
          <w:rFonts w:ascii="Times New Roman" w:hAnsi="Times New Roman"/>
          <w:color w:val="000000" w:themeColor="text1"/>
          <w:sz w:val="24"/>
          <w:szCs w:val="24"/>
        </w:rPr>
        <w:t>entradas</w:t>
      </w:r>
      <w:r w:rsidRPr="00D60B8C">
        <w:rPr>
          <w:rFonts w:ascii="Times New Roman" w:hAnsi="Times New Roman"/>
          <w:color w:val="000000" w:themeColor="text1"/>
          <w:sz w:val="24"/>
          <w:szCs w:val="24"/>
        </w:rPr>
        <w:t>. Afinal, pelo menos nesse parque de diversão, o cliente não ficará com a sensação de estar perdendo tempo. E isso pode ser fundamental para uma futura volta ao parque.</w:t>
      </w:r>
    </w:p>
    <w:p w:rsidR="00DE06E8" w:rsidRPr="00D60B8C" w:rsidRDefault="00DE06E8" w:rsidP="00B24984">
      <w:pPr>
        <w:spacing w:line="360" w:lineRule="auto"/>
        <w:ind w:firstLine="432"/>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lastRenderedPageBreak/>
        <w:t>O fato d</w:t>
      </w:r>
      <w:r w:rsidR="00022E9A">
        <w:rPr>
          <w:rFonts w:ascii="Times New Roman" w:hAnsi="Times New Roman"/>
          <w:color w:val="000000" w:themeColor="text1"/>
          <w:sz w:val="24"/>
          <w:szCs w:val="24"/>
        </w:rPr>
        <w:t xml:space="preserve">e </w:t>
      </w:r>
      <w:r w:rsidRPr="00D60B8C">
        <w:rPr>
          <w:rFonts w:ascii="Times New Roman" w:hAnsi="Times New Roman"/>
          <w:color w:val="000000" w:themeColor="text1"/>
          <w:sz w:val="24"/>
          <w:szCs w:val="24"/>
        </w:rPr>
        <w:t xml:space="preserve">os clientes poderem circular pelo parque enquanto esperam sua vez no brinquedo permite novas fontes de lucro, porque parados </w:t>
      </w:r>
      <w:r w:rsidR="00495329" w:rsidRPr="00D60B8C">
        <w:rPr>
          <w:rFonts w:ascii="Times New Roman" w:hAnsi="Times New Roman"/>
          <w:color w:val="000000" w:themeColor="text1"/>
          <w:sz w:val="24"/>
          <w:szCs w:val="24"/>
        </w:rPr>
        <w:t>nas</w:t>
      </w:r>
      <w:r w:rsidRPr="00D60B8C">
        <w:rPr>
          <w:rFonts w:ascii="Times New Roman" w:hAnsi="Times New Roman"/>
          <w:color w:val="000000" w:themeColor="text1"/>
          <w:sz w:val="24"/>
          <w:szCs w:val="24"/>
        </w:rPr>
        <w:t xml:space="preserve"> filas</w:t>
      </w:r>
      <w:r w:rsidR="00022E9A">
        <w:rPr>
          <w:rFonts w:ascii="Times New Roman" w:hAnsi="Times New Roman"/>
          <w:color w:val="000000" w:themeColor="text1"/>
          <w:sz w:val="24"/>
          <w:szCs w:val="24"/>
        </w:rPr>
        <w:t>, os visitantes</w:t>
      </w:r>
      <w:r w:rsidR="00554200" w:rsidRPr="00D60B8C">
        <w:rPr>
          <w:rFonts w:ascii="Times New Roman" w:hAnsi="Times New Roman"/>
          <w:color w:val="000000" w:themeColor="text1"/>
          <w:sz w:val="24"/>
          <w:szCs w:val="24"/>
        </w:rPr>
        <w:t xml:space="preserve"> não cons</w:t>
      </w:r>
      <w:r w:rsidR="00495329" w:rsidRPr="00D60B8C">
        <w:rPr>
          <w:rFonts w:ascii="Times New Roman" w:hAnsi="Times New Roman"/>
          <w:color w:val="000000" w:themeColor="text1"/>
          <w:sz w:val="24"/>
          <w:szCs w:val="24"/>
        </w:rPr>
        <w:t>o</w:t>
      </w:r>
      <w:r w:rsidR="00554200" w:rsidRPr="00D60B8C">
        <w:rPr>
          <w:rFonts w:ascii="Times New Roman" w:hAnsi="Times New Roman"/>
          <w:color w:val="000000" w:themeColor="text1"/>
          <w:sz w:val="24"/>
          <w:szCs w:val="24"/>
        </w:rPr>
        <w:t>m</w:t>
      </w:r>
      <w:r w:rsidR="00495329" w:rsidRPr="00D60B8C">
        <w:rPr>
          <w:rFonts w:ascii="Times New Roman" w:hAnsi="Times New Roman"/>
          <w:color w:val="000000" w:themeColor="text1"/>
          <w:sz w:val="24"/>
          <w:szCs w:val="24"/>
        </w:rPr>
        <w:t>e</w:t>
      </w:r>
      <w:r w:rsidR="00554200" w:rsidRPr="00D60B8C">
        <w:rPr>
          <w:rFonts w:ascii="Times New Roman" w:hAnsi="Times New Roman"/>
          <w:color w:val="000000" w:themeColor="text1"/>
          <w:sz w:val="24"/>
          <w:szCs w:val="24"/>
        </w:rPr>
        <w:t>m. Com a</w:t>
      </w:r>
      <w:r w:rsidRPr="00D60B8C">
        <w:rPr>
          <w:rFonts w:ascii="Times New Roman" w:hAnsi="Times New Roman"/>
          <w:color w:val="000000" w:themeColor="text1"/>
          <w:sz w:val="24"/>
          <w:szCs w:val="24"/>
        </w:rPr>
        <w:t xml:space="preserve"> </w:t>
      </w:r>
      <w:r w:rsidR="00CB136F">
        <w:rPr>
          <w:rFonts w:ascii="Times New Roman" w:hAnsi="Times New Roman"/>
          <w:color w:val="000000" w:themeColor="text1"/>
          <w:sz w:val="24"/>
          <w:szCs w:val="24"/>
        </w:rPr>
        <w:t>ideia</w:t>
      </w:r>
      <w:r w:rsidRPr="00D60B8C">
        <w:rPr>
          <w:rFonts w:ascii="Times New Roman" w:hAnsi="Times New Roman"/>
          <w:color w:val="000000" w:themeColor="text1"/>
          <w:sz w:val="24"/>
          <w:szCs w:val="24"/>
        </w:rPr>
        <w:t xml:space="preserve"> em prática o consumo de alimentos e bebidas aumentará </w:t>
      </w:r>
      <w:r w:rsidR="006D7486" w:rsidRPr="00D60B8C">
        <w:rPr>
          <w:rFonts w:ascii="Times New Roman" w:hAnsi="Times New Roman"/>
          <w:color w:val="000000" w:themeColor="text1"/>
          <w:sz w:val="24"/>
          <w:szCs w:val="24"/>
        </w:rPr>
        <w:t>visivelmente</w:t>
      </w:r>
      <w:r w:rsidRPr="00D60B8C">
        <w:rPr>
          <w:rFonts w:ascii="Times New Roman" w:hAnsi="Times New Roman"/>
          <w:color w:val="000000" w:themeColor="text1"/>
          <w:sz w:val="24"/>
          <w:szCs w:val="24"/>
        </w:rPr>
        <w:t>. O parque deverá ampliar suas áreas de lazer e atrações como peças teatrais e shows para entreter os visitantes enquant</w:t>
      </w:r>
      <w:r w:rsidR="00495329" w:rsidRPr="00D60B8C">
        <w:rPr>
          <w:rFonts w:ascii="Times New Roman" w:hAnsi="Times New Roman"/>
          <w:color w:val="000000" w:themeColor="text1"/>
          <w:sz w:val="24"/>
          <w:szCs w:val="24"/>
        </w:rPr>
        <w:t xml:space="preserve">o aguarda sua vez no brinquedo, fazendo o tempo passar mais rápido. </w:t>
      </w:r>
    </w:p>
    <w:p w:rsidR="00495329" w:rsidRPr="00D60B8C" w:rsidRDefault="00DE06E8" w:rsidP="00B24984">
      <w:pPr>
        <w:spacing w:line="360" w:lineRule="auto"/>
        <w:ind w:firstLine="432"/>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A </w:t>
      </w:r>
      <w:r w:rsidR="00CB136F">
        <w:rPr>
          <w:rFonts w:ascii="Times New Roman" w:hAnsi="Times New Roman"/>
          <w:color w:val="000000" w:themeColor="text1"/>
          <w:sz w:val="24"/>
          <w:szCs w:val="24"/>
        </w:rPr>
        <w:t>ideia</w:t>
      </w:r>
      <w:r w:rsidRPr="00D60B8C">
        <w:rPr>
          <w:rFonts w:ascii="Times New Roman" w:hAnsi="Times New Roman"/>
          <w:color w:val="000000" w:themeColor="text1"/>
          <w:sz w:val="24"/>
          <w:szCs w:val="24"/>
        </w:rPr>
        <w:t xml:space="preserve"> do PROJETO F1 é muito simples, o sistema trará a comodidade de que o cliente, mesmo na fila, exerça outras atividades simultaneamente, trazendo para ele maior aproveitamento do seu tempo. </w:t>
      </w:r>
    </w:p>
    <w:p w:rsidR="00DE06E8" w:rsidRPr="00D60B8C" w:rsidRDefault="00DE06E8" w:rsidP="00B24984">
      <w:pPr>
        <w:spacing w:line="360" w:lineRule="auto"/>
        <w:ind w:firstLine="432"/>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 principio da solução poderá ser comparada com um sistema semelhante</w:t>
      </w:r>
      <w:r w:rsidR="004A4084">
        <w:rPr>
          <w:rFonts w:ascii="Times New Roman" w:hAnsi="Times New Roman"/>
          <w:color w:val="000000" w:themeColor="text1"/>
          <w:sz w:val="24"/>
          <w:szCs w:val="24"/>
        </w:rPr>
        <w:t xml:space="preserve"> ao</w:t>
      </w:r>
      <w:r w:rsidRPr="00D60B8C">
        <w:rPr>
          <w:rFonts w:ascii="Times New Roman" w:hAnsi="Times New Roman"/>
          <w:color w:val="000000" w:themeColor="text1"/>
          <w:sz w:val="24"/>
          <w:szCs w:val="24"/>
        </w:rPr>
        <w:t xml:space="preserve"> que existe em outra área de atuação, no ramo alimentício existe </w:t>
      </w:r>
      <w:r w:rsidR="00076B3B" w:rsidRPr="00D60B8C">
        <w:rPr>
          <w:rFonts w:ascii="Times New Roman" w:hAnsi="Times New Roman"/>
          <w:color w:val="000000" w:themeColor="text1"/>
          <w:sz w:val="24"/>
          <w:szCs w:val="24"/>
        </w:rPr>
        <w:t>um restaurante chamado</w:t>
      </w:r>
      <w:r w:rsidRPr="00D60B8C">
        <w:rPr>
          <w:rFonts w:ascii="Times New Roman" w:hAnsi="Times New Roman"/>
          <w:color w:val="000000" w:themeColor="text1"/>
          <w:sz w:val="24"/>
          <w:szCs w:val="24"/>
        </w:rPr>
        <w:t xml:space="preserve"> </w:t>
      </w:r>
      <w:r w:rsidRPr="004A4084">
        <w:rPr>
          <w:rFonts w:ascii="Times New Roman" w:hAnsi="Times New Roman"/>
          <w:i/>
          <w:color w:val="000000" w:themeColor="text1"/>
          <w:sz w:val="24"/>
          <w:szCs w:val="24"/>
        </w:rPr>
        <w:t>Outback</w:t>
      </w:r>
      <w:r w:rsidR="004A4084">
        <w:rPr>
          <w:rFonts w:ascii="Times New Roman" w:hAnsi="Times New Roman"/>
          <w:i/>
          <w:color w:val="000000" w:themeColor="text1"/>
          <w:sz w:val="24"/>
          <w:szCs w:val="24"/>
        </w:rPr>
        <w:t>,</w:t>
      </w:r>
      <w:r w:rsidRPr="00D60B8C">
        <w:rPr>
          <w:rFonts w:ascii="Times New Roman" w:hAnsi="Times New Roman"/>
          <w:color w:val="000000" w:themeColor="text1"/>
          <w:sz w:val="24"/>
          <w:szCs w:val="24"/>
        </w:rPr>
        <w:t xml:space="preserve"> onde o cliente espera até que um dispositivo e</w:t>
      </w:r>
      <w:r w:rsidR="004A4084">
        <w:rPr>
          <w:rFonts w:ascii="Times New Roman" w:hAnsi="Times New Roman"/>
          <w:color w:val="000000" w:themeColor="text1"/>
          <w:sz w:val="24"/>
          <w:szCs w:val="24"/>
        </w:rPr>
        <w:t>mita uma luz, informando que uma mesa está disponível</w:t>
      </w:r>
      <w:r w:rsidRPr="00D60B8C">
        <w:rPr>
          <w:rFonts w:ascii="Times New Roman" w:hAnsi="Times New Roman"/>
          <w:color w:val="000000" w:themeColor="text1"/>
          <w:sz w:val="24"/>
          <w:szCs w:val="24"/>
        </w:rPr>
        <w:t>. Da mesma forma esse sistema evita que o cliente fique parado em uma fila.</w:t>
      </w:r>
    </w:p>
    <w:p w:rsidR="00DE06E8" w:rsidRPr="00D60B8C" w:rsidRDefault="00DE06E8" w:rsidP="00B24984">
      <w:pPr>
        <w:spacing w:line="360" w:lineRule="auto"/>
        <w:ind w:firstLine="432"/>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Analisando a solução, </w:t>
      </w:r>
      <w:r w:rsidR="00554200" w:rsidRPr="00D60B8C">
        <w:rPr>
          <w:rFonts w:ascii="Times New Roman" w:hAnsi="Times New Roman"/>
          <w:color w:val="000000" w:themeColor="text1"/>
          <w:sz w:val="24"/>
          <w:szCs w:val="24"/>
        </w:rPr>
        <w:t>é possível</w:t>
      </w:r>
      <w:r w:rsidRPr="00D60B8C">
        <w:rPr>
          <w:rFonts w:ascii="Times New Roman" w:hAnsi="Times New Roman"/>
          <w:color w:val="000000" w:themeColor="text1"/>
          <w:sz w:val="24"/>
          <w:szCs w:val="24"/>
        </w:rPr>
        <w:t xml:space="preserve"> prever claramente o que ela irá proporcionar para o cliente e para o parque</w:t>
      </w:r>
      <w:r w:rsidR="004A4084">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w:t>
      </w:r>
      <w:r w:rsidR="004A4084">
        <w:rPr>
          <w:rFonts w:ascii="Times New Roman" w:hAnsi="Times New Roman"/>
          <w:color w:val="000000" w:themeColor="text1"/>
          <w:sz w:val="24"/>
          <w:szCs w:val="24"/>
        </w:rPr>
        <w:t>N</w:t>
      </w:r>
      <w:r w:rsidRPr="00D60B8C">
        <w:rPr>
          <w:rFonts w:ascii="Times New Roman" w:hAnsi="Times New Roman"/>
          <w:color w:val="000000" w:themeColor="text1"/>
          <w:sz w:val="24"/>
          <w:szCs w:val="24"/>
        </w:rPr>
        <w:t xml:space="preserve">a parte do cliente, a solução irá interferir diretamente na sua satisfação </w:t>
      </w:r>
      <w:r w:rsidR="00495329" w:rsidRPr="00D60B8C">
        <w:rPr>
          <w:rFonts w:ascii="Times New Roman" w:hAnsi="Times New Roman"/>
          <w:color w:val="000000" w:themeColor="text1"/>
          <w:sz w:val="24"/>
          <w:szCs w:val="24"/>
        </w:rPr>
        <w:t>proporcionando</w:t>
      </w:r>
      <w:r w:rsidRPr="00D60B8C">
        <w:rPr>
          <w:rFonts w:ascii="Times New Roman" w:hAnsi="Times New Roman"/>
          <w:color w:val="000000" w:themeColor="text1"/>
          <w:sz w:val="24"/>
          <w:szCs w:val="24"/>
        </w:rPr>
        <w:t xml:space="preserve"> maior aproveitamento de seu tempo, </w:t>
      </w:r>
      <w:r w:rsidR="00371CA6" w:rsidRPr="00D60B8C">
        <w:rPr>
          <w:rFonts w:ascii="Times New Roman" w:hAnsi="Times New Roman"/>
          <w:color w:val="000000" w:themeColor="text1"/>
          <w:sz w:val="24"/>
          <w:szCs w:val="24"/>
        </w:rPr>
        <w:t xml:space="preserve">substituindo a espera por </w:t>
      </w:r>
      <w:r w:rsidRPr="00D60B8C">
        <w:rPr>
          <w:rFonts w:ascii="Times New Roman" w:hAnsi="Times New Roman"/>
          <w:color w:val="000000" w:themeColor="text1"/>
          <w:sz w:val="24"/>
          <w:szCs w:val="24"/>
        </w:rPr>
        <w:t>outras atividades</w:t>
      </w:r>
      <w:r w:rsidR="009871C7">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enquanto o sistema controla a posição e o andamento da fila</w:t>
      </w:r>
      <w:r w:rsidR="00371CA6" w:rsidRPr="00D60B8C">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w:t>
      </w:r>
      <w:r w:rsidR="00371CA6" w:rsidRPr="00D60B8C">
        <w:rPr>
          <w:rFonts w:ascii="Times New Roman" w:hAnsi="Times New Roman"/>
          <w:color w:val="000000" w:themeColor="text1"/>
          <w:sz w:val="24"/>
          <w:szCs w:val="24"/>
        </w:rPr>
        <w:t xml:space="preserve">informando-o </w:t>
      </w:r>
      <w:r w:rsidR="009871C7">
        <w:rPr>
          <w:rFonts w:ascii="Times New Roman" w:hAnsi="Times New Roman"/>
          <w:color w:val="000000" w:themeColor="text1"/>
          <w:sz w:val="24"/>
          <w:szCs w:val="24"/>
        </w:rPr>
        <w:t>assim que sua vez está</w:t>
      </w:r>
      <w:r w:rsidRPr="00D60B8C">
        <w:rPr>
          <w:rFonts w:ascii="Times New Roman" w:hAnsi="Times New Roman"/>
          <w:color w:val="000000" w:themeColor="text1"/>
          <w:sz w:val="24"/>
          <w:szCs w:val="24"/>
        </w:rPr>
        <w:t xml:space="preserve"> próxima</w:t>
      </w:r>
      <w:r w:rsidR="009871C7">
        <w:rPr>
          <w:rFonts w:ascii="Times New Roman" w:hAnsi="Times New Roman"/>
          <w:color w:val="000000" w:themeColor="text1"/>
          <w:sz w:val="24"/>
          <w:szCs w:val="24"/>
        </w:rPr>
        <w:t xml:space="preserve"> e</w:t>
      </w:r>
      <w:r w:rsidRPr="00D60B8C">
        <w:rPr>
          <w:rFonts w:ascii="Times New Roman" w:hAnsi="Times New Roman"/>
          <w:color w:val="000000" w:themeColor="text1"/>
          <w:sz w:val="24"/>
          <w:szCs w:val="24"/>
        </w:rPr>
        <w:t xml:space="preserve"> o</w:t>
      </w:r>
      <w:r w:rsidR="009871C7">
        <w:rPr>
          <w:rFonts w:ascii="Times New Roman" w:hAnsi="Times New Roman"/>
          <w:color w:val="000000" w:themeColor="text1"/>
          <w:sz w:val="24"/>
          <w:szCs w:val="24"/>
        </w:rPr>
        <w:t xml:space="preserve"> sistema </w:t>
      </w:r>
      <w:r w:rsidRPr="00D60B8C">
        <w:rPr>
          <w:rFonts w:ascii="Times New Roman" w:hAnsi="Times New Roman"/>
          <w:color w:val="000000" w:themeColor="text1"/>
          <w:sz w:val="24"/>
          <w:szCs w:val="24"/>
        </w:rPr>
        <w:t>informará</w:t>
      </w:r>
      <w:r w:rsidR="009871C7">
        <w:rPr>
          <w:rFonts w:ascii="Times New Roman" w:hAnsi="Times New Roman"/>
          <w:color w:val="000000" w:themeColor="text1"/>
          <w:sz w:val="24"/>
          <w:szCs w:val="24"/>
        </w:rPr>
        <w:t xml:space="preserve"> o cliente</w:t>
      </w:r>
      <w:r w:rsidRPr="00D60B8C">
        <w:rPr>
          <w:rFonts w:ascii="Times New Roman" w:hAnsi="Times New Roman"/>
          <w:color w:val="000000" w:themeColor="text1"/>
          <w:sz w:val="24"/>
          <w:szCs w:val="24"/>
        </w:rPr>
        <w:t xml:space="preserve"> </w:t>
      </w:r>
      <w:r w:rsidR="009871C7" w:rsidRPr="00D60B8C">
        <w:rPr>
          <w:rFonts w:ascii="Times New Roman" w:hAnsi="Times New Roman"/>
          <w:color w:val="000000" w:themeColor="text1"/>
          <w:sz w:val="24"/>
          <w:szCs w:val="24"/>
        </w:rPr>
        <w:t xml:space="preserve">automaticamente </w:t>
      </w:r>
      <w:r w:rsidRPr="00D60B8C">
        <w:rPr>
          <w:rFonts w:ascii="Times New Roman" w:hAnsi="Times New Roman"/>
          <w:color w:val="000000" w:themeColor="text1"/>
          <w:sz w:val="24"/>
          <w:szCs w:val="24"/>
        </w:rPr>
        <w:t>para que ele se dirija ao brinquedo. Para o parque</w:t>
      </w:r>
      <w:r w:rsidR="003E69E2" w:rsidRPr="00D60B8C">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a solução irá proporcionar diversas melhorias, incluindo uma melhor visão de administração para criação ou exclusão de novas áreas.</w:t>
      </w:r>
    </w:p>
    <w:p w:rsidR="00DE06E8" w:rsidRPr="00D60B8C" w:rsidRDefault="00DE06E8" w:rsidP="00B24984">
      <w:pPr>
        <w:spacing w:line="360" w:lineRule="auto"/>
        <w:jc w:val="both"/>
        <w:rPr>
          <w:rFonts w:ascii="Times New Roman" w:hAnsi="Times New Roman"/>
          <w:color w:val="000000" w:themeColor="text1"/>
          <w:sz w:val="24"/>
          <w:szCs w:val="24"/>
        </w:rPr>
      </w:pPr>
    </w:p>
    <w:p w:rsidR="00DE06E8" w:rsidRPr="00D60B8C" w:rsidRDefault="00DE06E8" w:rsidP="00B24984">
      <w:pPr>
        <w:pStyle w:val="PargrafodaLista"/>
        <w:numPr>
          <w:ilvl w:val="1"/>
          <w:numId w:val="1"/>
        </w:numPr>
        <w:spacing w:line="360" w:lineRule="auto"/>
        <w:jc w:val="both"/>
        <w:outlineLvl w:val="1"/>
        <w:rPr>
          <w:rFonts w:ascii="Times New Roman" w:hAnsi="Times New Roman" w:cs="Times New Roman"/>
          <w:color w:val="000000" w:themeColor="text1"/>
          <w:sz w:val="24"/>
          <w:szCs w:val="24"/>
        </w:rPr>
      </w:pPr>
      <w:bookmarkStart w:id="1" w:name="_Toc277712129"/>
      <w:r w:rsidRPr="00D60B8C">
        <w:rPr>
          <w:rFonts w:ascii="Times New Roman" w:hAnsi="Times New Roman" w:cs="Times New Roman"/>
          <w:color w:val="000000" w:themeColor="text1"/>
          <w:sz w:val="24"/>
          <w:szCs w:val="24"/>
        </w:rPr>
        <w:t>OBJETIVO</w:t>
      </w:r>
      <w:bookmarkEnd w:id="1"/>
    </w:p>
    <w:p w:rsidR="00DE06E8" w:rsidRPr="00D60B8C" w:rsidRDefault="00DE06E8" w:rsidP="00B24984">
      <w:pPr>
        <w:spacing w:line="360" w:lineRule="auto"/>
        <w:jc w:val="both"/>
        <w:rPr>
          <w:rFonts w:ascii="Times New Roman" w:hAnsi="Times New Roman"/>
          <w:color w:val="000000" w:themeColor="text1"/>
          <w:sz w:val="24"/>
          <w:szCs w:val="24"/>
        </w:rPr>
      </w:pPr>
    </w:p>
    <w:p w:rsidR="003D5A26" w:rsidRPr="00D60B8C" w:rsidRDefault="00DE06E8"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O objetivo do </w:t>
      </w:r>
      <w:r w:rsidR="003D5A26" w:rsidRPr="00D60B8C">
        <w:rPr>
          <w:rFonts w:ascii="Times New Roman" w:hAnsi="Times New Roman"/>
          <w:color w:val="000000" w:themeColor="text1"/>
          <w:sz w:val="24"/>
          <w:szCs w:val="24"/>
        </w:rPr>
        <w:t>trabalho é implementar uma prova de conceito para uma solução de automação de gestão de filas que visa otimizar o tempo de espera nas filas, garantindo que o cliente ficará o tempo mínimo necessário para acessar o recurso e</w:t>
      </w:r>
      <w:r w:rsidRPr="00D60B8C">
        <w:rPr>
          <w:rFonts w:ascii="Times New Roman" w:hAnsi="Times New Roman"/>
          <w:color w:val="000000" w:themeColor="text1"/>
          <w:sz w:val="24"/>
          <w:szCs w:val="24"/>
        </w:rPr>
        <w:t xml:space="preserve"> com isso mostrar que com apenas essa solução conseguimos acarretar diversas melhorias e benefícios tanto para o Parque de Di</w:t>
      </w:r>
      <w:r w:rsidR="0018042D" w:rsidRPr="00D60B8C">
        <w:rPr>
          <w:rFonts w:ascii="Times New Roman" w:hAnsi="Times New Roman"/>
          <w:color w:val="000000" w:themeColor="text1"/>
          <w:sz w:val="24"/>
          <w:szCs w:val="24"/>
        </w:rPr>
        <w:t>versão quanto para os clientes.</w:t>
      </w:r>
    </w:p>
    <w:p w:rsidR="00DE06E8" w:rsidRDefault="00DE06E8"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Dessa maneira </w:t>
      </w:r>
      <w:r w:rsidR="00EC3C08" w:rsidRPr="00D60B8C">
        <w:rPr>
          <w:rFonts w:ascii="Times New Roman" w:hAnsi="Times New Roman"/>
          <w:color w:val="000000" w:themeColor="text1"/>
          <w:sz w:val="24"/>
          <w:szCs w:val="24"/>
        </w:rPr>
        <w:t>será criado um vínculo de relacionamento</w:t>
      </w:r>
      <w:r w:rsidR="00227075" w:rsidRPr="00D60B8C">
        <w:rPr>
          <w:rFonts w:ascii="Times New Roman" w:hAnsi="Times New Roman"/>
          <w:color w:val="000000" w:themeColor="text1"/>
          <w:sz w:val="24"/>
          <w:szCs w:val="24"/>
        </w:rPr>
        <w:t xml:space="preserve"> e satisfação</w:t>
      </w:r>
      <w:r w:rsidRPr="00D60B8C">
        <w:rPr>
          <w:rFonts w:ascii="Times New Roman" w:hAnsi="Times New Roman"/>
          <w:color w:val="000000" w:themeColor="text1"/>
          <w:sz w:val="24"/>
          <w:szCs w:val="24"/>
        </w:rPr>
        <w:t xml:space="preserve"> entre ambas as partes.</w:t>
      </w:r>
      <w:r w:rsidR="009871C7">
        <w:rPr>
          <w:rFonts w:ascii="Times New Roman" w:hAnsi="Times New Roman"/>
          <w:color w:val="000000" w:themeColor="text1"/>
          <w:sz w:val="24"/>
          <w:szCs w:val="24"/>
        </w:rPr>
        <w:t xml:space="preserve"> </w:t>
      </w:r>
      <w:r w:rsidR="00227075" w:rsidRPr="00D60B8C">
        <w:rPr>
          <w:rFonts w:ascii="Times New Roman" w:hAnsi="Times New Roman"/>
          <w:color w:val="000000" w:themeColor="text1"/>
          <w:sz w:val="24"/>
          <w:szCs w:val="24"/>
        </w:rPr>
        <w:t xml:space="preserve">Quanto mais facilidades oferecer ao cliente, mais tempo ele terá para se divertir, </w:t>
      </w:r>
      <w:r w:rsidR="00227075" w:rsidRPr="00D60B8C">
        <w:rPr>
          <w:rFonts w:ascii="Times New Roman" w:hAnsi="Times New Roman"/>
          <w:color w:val="000000" w:themeColor="text1"/>
          <w:sz w:val="24"/>
          <w:szCs w:val="24"/>
        </w:rPr>
        <w:lastRenderedPageBreak/>
        <w:t>recomendando o local à</w:t>
      </w:r>
      <w:r w:rsidR="009871C7">
        <w:rPr>
          <w:rFonts w:ascii="Times New Roman" w:hAnsi="Times New Roman"/>
          <w:color w:val="000000" w:themeColor="text1"/>
          <w:sz w:val="24"/>
          <w:szCs w:val="24"/>
        </w:rPr>
        <w:t>s</w:t>
      </w:r>
      <w:r w:rsidR="00227075" w:rsidRPr="00D60B8C">
        <w:rPr>
          <w:rFonts w:ascii="Times New Roman" w:hAnsi="Times New Roman"/>
          <w:color w:val="000000" w:themeColor="text1"/>
          <w:sz w:val="24"/>
          <w:szCs w:val="24"/>
        </w:rPr>
        <w:t xml:space="preserve"> novas pessoas</w:t>
      </w:r>
      <w:r w:rsidR="00EC3C08" w:rsidRPr="00D60B8C">
        <w:rPr>
          <w:rFonts w:ascii="Times New Roman" w:hAnsi="Times New Roman"/>
          <w:color w:val="000000" w:themeColor="text1"/>
          <w:sz w:val="24"/>
          <w:szCs w:val="24"/>
        </w:rPr>
        <w:t>,</w:t>
      </w:r>
      <w:r w:rsidR="00227075" w:rsidRPr="00D60B8C">
        <w:rPr>
          <w:rFonts w:ascii="Times New Roman" w:hAnsi="Times New Roman"/>
          <w:color w:val="000000" w:themeColor="text1"/>
          <w:sz w:val="24"/>
          <w:szCs w:val="24"/>
        </w:rPr>
        <w:t xml:space="preserve"> trazendo maior rotatividade de clientes</w:t>
      </w:r>
      <w:r w:rsidR="00EC3C08" w:rsidRPr="00D60B8C">
        <w:rPr>
          <w:rFonts w:ascii="Times New Roman" w:hAnsi="Times New Roman"/>
          <w:color w:val="000000" w:themeColor="text1"/>
          <w:sz w:val="24"/>
          <w:szCs w:val="24"/>
        </w:rPr>
        <w:t xml:space="preserve"> e</w:t>
      </w:r>
      <w:r w:rsidR="00227075" w:rsidRPr="00D60B8C">
        <w:rPr>
          <w:rFonts w:ascii="Times New Roman" w:hAnsi="Times New Roman"/>
          <w:color w:val="000000" w:themeColor="text1"/>
          <w:sz w:val="24"/>
          <w:szCs w:val="24"/>
        </w:rPr>
        <w:t xml:space="preserve"> gerando mais lucros para o Parque.</w:t>
      </w:r>
    </w:p>
    <w:p w:rsidR="0081558A" w:rsidRPr="00D60B8C" w:rsidRDefault="0081558A" w:rsidP="00B24984">
      <w:pPr>
        <w:spacing w:line="360" w:lineRule="auto"/>
        <w:ind w:firstLine="576"/>
        <w:jc w:val="both"/>
        <w:rPr>
          <w:rFonts w:ascii="Times New Roman" w:hAnsi="Times New Roman"/>
          <w:color w:val="000000" w:themeColor="text1"/>
          <w:sz w:val="24"/>
          <w:szCs w:val="24"/>
        </w:rPr>
      </w:pPr>
    </w:p>
    <w:p w:rsidR="00DE06E8" w:rsidRDefault="00DE06E8" w:rsidP="00B24984">
      <w:pPr>
        <w:pStyle w:val="PargrafodaLista"/>
        <w:numPr>
          <w:ilvl w:val="1"/>
          <w:numId w:val="1"/>
        </w:numPr>
        <w:spacing w:line="360" w:lineRule="auto"/>
        <w:jc w:val="both"/>
        <w:outlineLvl w:val="1"/>
        <w:rPr>
          <w:rFonts w:ascii="Times New Roman" w:hAnsi="Times New Roman" w:cs="Times New Roman"/>
          <w:color w:val="000000" w:themeColor="text1"/>
          <w:sz w:val="24"/>
          <w:szCs w:val="24"/>
        </w:rPr>
      </w:pPr>
      <w:bookmarkStart w:id="2" w:name="_Toc277712130"/>
      <w:r w:rsidRPr="00D60B8C">
        <w:rPr>
          <w:rFonts w:ascii="Times New Roman" w:hAnsi="Times New Roman" w:cs="Times New Roman"/>
          <w:color w:val="000000" w:themeColor="text1"/>
          <w:sz w:val="24"/>
          <w:szCs w:val="24"/>
        </w:rPr>
        <w:t>ORGANIZAÇÃO DO TRABALHO</w:t>
      </w:r>
      <w:bookmarkEnd w:id="2"/>
    </w:p>
    <w:p w:rsidR="009871C7" w:rsidRPr="00D60B8C" w:rsidRDefault="009871C7" w:rsidP="00B24984">
      <w:pPr>
        <w:pStyle w:val="PargrafodaLista"/>
        <w:spacing w:line="360" w:lineRule="auto"/>
        <w:ind w:left="576"/>
        <w:jc w:val="both"/>
        <w:outlineLvl w:val="1"/>
        <w:rPr>
          <w:rFonts w:ascii="Times New Roman" w:hAnsi="Times New Roman" w:cs="Times New Roman"/>
          <w:color w:val="000000" w:themeColor="text1"/>
          <w:sz w:val="24"/>
          <w:szCs w:val="24"/>
        </w:rPr>
      </w:pPr>
    </w:p>
    <w:p w:rsidR="00DE06E8" w:rsidRDefault="00A4291B"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 trabalho está dividido em seis capítulos, sendo eles:</w:t>
      </w:r>
    </w:p>
    <w:p w:rsidR="007E24B6" w:rsidRPr="00D60B8C" w:rsidRDefault="007E24B6" w:rsidP="00B24984">
      <w:pPr>
        <w:spacing w:line="360" w:lineRule="auto"/>
        <w:ind w:firstLine="576"/>
        <w:jc w:val="both"/>
        <w:rPr>
          <w:rFonts w:ascii="Times New Roman" w:hAnsi="Times New Roman"/>
          <w:color w:val="000000" w:themeColor="text1"/>
          <w:sz w:val="24"/>
          <w:szCs w:val="24"/>
        </w:rPr>
      </w:pPr>
    </w:p>
    <w:p w:rsidR="00A4291B" w:rsidRPr="00D60B8C" w:rsidRDefault="00A4291B"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Capítulo 1, Introdução;</w:t>
      </w:r>
    </w:p>
    <w:p w:rsidR="00A4291B" w:rsidRPr="00D60B8C" w:rsidRDefault="00A4291B"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Capítulo 2, Revisão Bibliográfica;</w:t>
      </w:r>
    </w:p>
    <w:p w:rsidR="00A4291B" w:rsidRPr="00D60B8C" w:rsidRDefault="00A4291B"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Capítulo 3, Materiais e Métodos, onde são apresentados os Materiais e Métodos utilizados para o desenvolvimento do PROJETO F1;</w:t>
      </w:r>
    </w:p>
    <w:p w:rsidR="00A4291B" w:rsidRPr="00D60B8C" w:rsidRDefault="00A4291B"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Capítulo 4, Resultados e Discussões, onde são apresentados os resultados dos testes, assim como as discussões;</w:t>
      </w:r>
    </w:p>
    <w:p w:rsidR="00A4291B" w:rsidRPr="00D60B8C" w:rsidRDefault="00A4291B"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Capítulo 5, Conclusão, é apresentado à conclusão do projeto e as perspectivas futuras;</w:t>
      </w:r>
    </w:p>
    <w:p w:rsidR="00A4291B" w:rsidRPr="00D60B8C" w:rsidRDefault="00A4291B"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Capítulo 6</w:t>
      </w:r>
      <w:r w:rsidR="00EC3C08" w:rsidRPr="00D60B8C">
        <w:rPr>
          <w:rFonts w:ascii="Times New Roman" w:hAnsi="Times New Roman"/>
          <w:color w:val="000000" w:themeColor="text1"/>
          <w:sz w:val="24"/>
          <w:szCs w:val="24"/>
        </w:rPr>
        <w:t>, Referencias</w:t>
      </w:r>
      <w:r w:rsidRPr="00D60B8C">
        <w:rPr>
          <w:rFonts w:ascii="Times New Roman" w:hAnsi="Times New Roman"/>
          <w:color w:val="000000" w:themeColor="text1"/>
          <w:sz w:val="24"/>
          <w:szCs w:val="24"/>
        </w:rPr>
        <w:t xml:space="preserve"> Bibliográficas;</w:t>
      </w:r>
    </w:p>
    <w:p w:rsidR="00DE06E8" w:rsidRPr="00D60B8C" w:rsidRDefault="00DE06E8" w:rsidP="00B24984">
      <w:pPr>
        <w:spacing w:line="360" w:lineRule="auto"/>
        <w:jc w:val="both"/>
        <w:rPr>
          <w:rFonts w:ascii="Times New Roman" w:hAnsi="Times New Roman"/>
          <w:color w:val="000000" w:themeColor="text1"/>
          <w:sz w:val="24"/>
          <w:szCs w:val="24"/>
        </w:rPr>
      </w:pPr>
    </w:p>
    <w:p w:rsidR="00BB00F6" w:rsidRPr="00D60B8C" w:rsidRDefault="00BB00F6" w:rsidP="00B24984">
      <w:pPr>
        <w:spacing w:line="360" w:lineRule="auto"/>
        <w:jc w:val="both"/>
        <w:rPr>
          <w:rFonts w:ascii="Times New Roman" w:eastAsiaTheme="minorHAnsi" w:hAnsi="Times New Roman"/>
          <w:b/>
          <w:color w:val="000000" w:themeColor="text1"/>
          <w:sz w:val="24"/>
          <w:szCs w:val="24"/>
        </w:rPr>
      </w:pPr>
      <w:r w:rsidRPr="00D60B8C">
        <w:rPr>
          <w:rFonts w:ascii="Times New Roman" w:hAnsi="Times New Roman"/>
          <w:b/>
          <w:color w:val="000000" w:themeColor="text1"/>
          <w:sz w:val="24"/>
          <w:szCs w:val="24"/>
        </w:rPr>
        <w:br w:type="page"/>
      </w:r>
    </w:p>
    <w:p w:rsidR="000979A6" w:rsidRPr="00977D57" w:rsidRDefault="00B95C66" w:rsidP="00B24984">
      <w:pPr>
        <w:pStyle w:val="PargrafodaLista"/>
        <w:numPr>
          <w:ilvl w:val="0"/>
          <w:numId w:val="1"/>
        </w:numPr>
        <w:spacing w:line="360" w:lineRule="auto"/>
        <w:jc w:val="both"/>
        <w:outlineLvl w:val="0"/>
        <w:rPr>
          <w:rFonts w:ascii="Times New Roman" w:hAnsi="Times New Roman" w:cs="Times New Roman"/>
          <w:b/>
          <w:color w:val="000000" w:themeColor="text1"/>
          <w:sz w:val="32"/>
          <w:szCs w:val="32"/>
        </w:rPr>
      </w:pPr>
      <w:bookmarkStart w:id="3" w:name="_Toc277712131"/>
      <w:r w:rsidRPr="00977D57">
        <w:rPr>
          <w:rFonts w:ascii="Times New Roman" w:hAnsi="Times New Roman" w:cs="Times New Roman"/>
          <w:b/>
          <w:color w:val="000000" w:themeColor="text1"/>
          <w:sz w:val="32"/>
          <w:szCs w:val="32"/>
        </w:rPr>
        <w:lastRenderedPageBreak/>
        <w:t>R</w:t>
      </w:r>
      <w:r w:rsidR="00543849" w:rsidRPr="00977D57">
        <w:rPr>
          <w:rFonts w:ascii="Times New Roman" w:hAnsi="Times New Roman" w:cs="Times New Roman"/>
          <w:b/>
          <w:color w:val="000000" w:themeColor="text1"/>
          <w:sz w:val="32"/>
          <w:szCs w:val="32"/>
        </w:rPr>
        <w:t>EVIS</w:t>
      </w:r>
      <w:r w:rsidR="005A3EB8" w:rsidRPr="00977D57">
        <w:rPr>
          <w:rFonts w:ascii="Times New Roman" w:hAnsi="Times New Roman" w:cs="Times New Roman"/>
          <w:b/>
          <w:color w:val="000000" w:themeColor="text1"/>
          <w:sz w:val="32"/>
          <w:szCs w:val="32"/>
        </w:rPr>
        <w:softHyphen/>
      </w:r>
      <w:r w:rsidR="005A3EB8" w:rsidRPr="00977D57">
        <w:rPr>
          <w:rFonts w:ascii="Times New Roman" w:hAnsi="Times New Roman" w:cs="Times New Roman"/>
          <w:b/>
          <w:color w:val="000000" w:themeColor="text1"/>
          <w:sz w:val="32"/>
          <w:szCs w:val="32"/>
        </w:rPr>
        <w:softHyphen/>
      </w:r>
      <w:r w:rsidR="00543849" w:rsidRPr="00977D57">
        <w:rPr>
          <w:rFonts w:ascii="Times New Roman" w:hAnsi="Times New Roman" w:cs="Times New Roman"/>
          <w:b/>
          <w:color w:val="000000" w:themeColor="text1"/>
          <w:sz w:val="32"/>
          <w:szCs w:val="32"/>
        </w:rPr>
        <w:t>ÃO DA LITERATURA</w:t>
      </w:r>
      <w:bookmarkEnd w:id="3"/>
    </w:p>
    <w:p w:rsidR="00DF7AEA" w:rsidRPr="00D60B8C" w:rsidRDefault="00DF7AEA" w:rsidP="00B24984">
      <w:pPr>
        <w:spacing w:line="360" w:lineRule="auto"/>
        <w:jc w:val="both"/>
        <w:rPr>
          <w:rFonts w:ascii="Times New Roman" w:hAnsi="Times New Roman"/>
          <w:color w:val="000000" w:themeColor="text1"/>
          <w:sz w:val="24"/>
          <w:szCs w:val="24"/>
        </w:rPr>
      </w:pPr>
    </w:p>
    <w:p w:rsidR="00795F18" w:rsidRPr="00D60B8C" w:rsidRDefault="00554200" w:rsidP="00B24984">
      <w:pPr>
        <w:spacing w:line="360" w:lineRule="auto"/>
        <w:ind w:firstLine="432"/>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N</w:t>
      </w:r>
      <w:r w:rsidR="00795F18" w:rsidRPr="00D60B8C">
        <w:rPr>
          <w:rFonts w:ascii="Times New Roman" w:hAnsi="Times New Roman"/>
          <w:color w:val="000000" w:themeColor="text1"/>
          <w:sz w:val="24"/>
          <w:szCs w:val="24"/>
        </w:rPr>
        <w:t>o início da coleta de materiais para fazer esse trabalho</w:t>
      </w:r>
      <w:r w:rsidR="009871C7">
        <w:rPr>
          <w:rFonts w:ascii="Times New Roman" w:hAnsi="Times New Roman"/>
          <w:color w:val="000000" w:themeColor="text1"/>
          <w:sz w:val="24"/>
          <w:szCs w:val="24"/>
        </w:rPr>
        <w:t>,</w:t>
      </w:r>
      <w:r w:rsidR="00795F18" w:rsidRPr="00D60B8C">
        <w:rPr>
          <w:rFonts w:ascii="Times New Roman" w:hAnsi="Times New Roman"/>
          <w:color w:val="000000" w:themeColor="text1"/>
          <w:sz w:val="24"/>
          <w:szCs w:val="24"/>
        </w:rPr>
        <w:t xml:space="preserve"> o que mais chamou a atenção </w:t>
      </w:r>
      <w:r w:rsidR="0018042D" w:rsidRPr="00D60B8C">
        <w:rPr>
          <w:rFonts w:ascii="Times New Roman" w:hAnsi="Times New Roman"/>
          <w:color w:val="000000" w:themeColor="text1"/>
          <w:sz w:val="24"/>
          <w:szCs w:val="24"/>
        </w:rPr>
        <w:t>foi</w:t>
      </w:r>
      <w:r w:rsidR="00795F18" w:rsidRPr="00D60B8C">
        <w:rPr>
          <w:rFonts w:ascii="Times New Roman" w:hAnsi="Times New Roman"/>
          <w:color w:val="000000" w:themeColor="text1"/>
          <w:sz w:val="24"/>
          <w:szCs w:val="24"/>
        </w:rPr>
        <w:t xml:space="preserve"> </w:t>
      </w:r>
      <w:r w:rsidR="00EC3C08" w:rsidRPr="00D60B8C">
        <w:rPr>
          <w:rFonts w:ascii="Times New Roman" w:hAnsi="Times New Roman"/>
          <w:color w:val="000000" w:themeColor="text1"/>
          <w:sz w:val="24"/>
          <w:szCs w:val="24"/>
        </w:rPr>
        <w:t>a</w:t>
      </w:r>
      <w:r w:rsidR="00795F18" w:rsidRPr="00D60B8C">
        <w:rPr>
          <w:rFonts w:ascii="Times New Roman" w:hAnsi="Times New Roman"/>
          <w:color w:val="000000" w:themeColor="text1"/>
          <w:sz w:val="24"/>
          <w:szCs w:val="24"/>
        </w:rPr>
        <w:t xml:space="preserve"> diversidade de assuntos </w:t>
      </w:r>
      <w:r w:rsidR="00F15E02" w:rsidRPr="00D60B8C">
        <w:rPr>
          <w:rFonts w:ascii="Times New Roman" w:hAnsi="Times New Roman"/>
          <w:color w:val="000000" w:themeColor="text1"/>
          <w:sz w:val="24"/>
          <w:szCs w:val="24"/>
        </w:rPr>
        <w:t xml:space="preserve">e áreas </w:t>
      </w:r>
      <w:r w:rsidR="00795F18" w:rsidRPr="00D60B8C">
        <w:rPr>
          <w:rFonts w:ascii="Times New Roman" w:hAnsi="Times New Roman"/>
          <w:color w:val="000000" w:themeColor="text1"/>
          <w:sz w:val="24"/>
          <w:szCs w:val="24"/>
        </w:rPr>
        <w:t xml:space="preserve">que </w:t>
      </w:r>
      <w:r w:rsidRPr="00D60B8C">
        <w:rPr>
          <w:rFonts w:ascii="Times New Roman" w:hAnsi="Times New Roman"/>
          <w:color w:val="000000" w:themeColor="text1"/>
          <w:sz w:val="24"/>
          <w:szCs w:val="24"/>
        </w:rPr>
        <w:t>poderiam ser trabalhadas</w:t>
      </w:r>
      <w:r w:rsidR="00795F18" w:rsidRPr="00D60B8C">
        <w:rPr>
          <w:rFonts w:ascii="Times New Roman" w:hAnsi="Times New Roman"/>
          <w:color w:val="000000" w:themeColor="text1"/>
          <w:sz w:val="24"/>
          <w:szCs w:val="24"/>
        </w:rPr>
        <w:t xml:space="preserve"> tanto na parte técnica, </w:t>
      </w:r>
      <w:r w:rsidR="0018042D" w:rsidRPr="00D60B8C">
        <w:rPr>
          <w:rFonts w:ascii="Times New Roman" w:hAnsi="Times New Roman"/>
          <w:color w:val="000000" w:themeColor="text1"/>
          <w:sz w:val="24"/>
          <w:szCs w:val="24"/>
        </w:rPr>
        <w:t>como</w:t>
      </w:r>
      <w:r w:rsidR="00795F18" w:rsidRPr="00D60B8C">
        <w:rPr>
          <w:rFonts w:ascii="Times New Roman" w:hAnsi="Times New Roman"/>
          <w:color w:val="000000" w:themeColor="text1"/>
          <w:sz w:val="24"/>
          <w:szCs w:val="24"/>
        </w:rPr>
        <w:t xml:space="preserve"> na parte de envolvimento humano</w:t>
      </w:r>
      <w:r w:rsidR="007E24B6">
        <w:rPr>
          <w:rFonts w:ascii="Times New Roman" w:hAnsi="Times New Roman"/>
          <w:color w:val="000000" w:themeColor="text1"/>
          <w:sz w:val="24"/>
          <w:szCs w:val="24"/>
        </w:rPr>
        <w:t>,</w:t>
      </w:r>
      <w:r w:rsidR="00795F18" w:rsidRPr="00D60B8C">
        <w:rPr>
          <w:rFonts w:ascii="Times New Roman" w:hAnsi="Times New Roman"/>
          <w:color w:val="000000" w:themeColor="text1"/>
          <w:sz w:val="24"/>
          <w:szCs w:val="24"/>
        </w:rPr>
        <w:t xml:space="preserve"> ou até mesmo </w:t>
      </w:r>
      <w:r w:rsidR="007E24B6">
        <w:rPr>
          <w:rFonts w:ascii="Times New Roman" w:hAnsi="Times New Roman"/>
          <w:color w:val="000000" w:themeColor="text1"/>
          <w:sz w:val="24"/>
          <w:szCs w:val="24"/>
        </w:rPr>
        <w:t>que concerne a forma com que</w:t>
      </w:r>
      <w:r w:rsidR="00795F18" w:rsidRPr="00D60B8C">
        <w:rPr>
          <w:rFonts w:ascii="Times New Roman" w:hAnsi="Times New Roman"/>
          <w:color w:val="000000" w:themeColor="text1"/>
          <w:sz w:val="24"/>
          <w:szCs w:val="24"/>
        </w:rPr>
        <w:t xml:space="preserve"> a tecnologia pode vir a ajudar uma organização na </w:t>
      </w:r>
      <w:r w:rsidR="0018042D" w:rsidRPr="00D60B8C">
        <w:rPr>
          <w:rFonts w:ascii="Times New Roman" w:hAnsi="Times New Roman"/>
          <w:color w:val="000000" w:themeColor="text1"/>
          <w:sz w:val="24"/>
          <w:szCs w:val="24"/>
        </w:rPr>
        <w:t>difícil</w:t>
      </w:r>
      <w:r w:rsidR="00795F18" w:rsidRPr="00D60B8C">
        <w:rPr>
          <w:rFonts w:ascii="Times New Roman" w:hAnsi="Times New Roman"/>
          <w:color w:val="000000" w:themeColor="text1"/>
          <w:sz w:val="24"/>
          <w:szCs w:val="24"/>
        </w:rPr>
        <w:t xml:space="preserve"> tarefa de aumentar a satisfação do cliente</w:t>
      </w:r>
      <w:r w:rsidR="00476219">
        <w:rPr>
          <w:rFonts w:ascii="Times New Roman" w:hAnsi="Times New Roman"/>
          <w:color w:val="000000" w:themeColor="text1"/>
          <w:sz w:val="24"/>
          <w:szCs w:val="24"/>
        </w:rPr>
        <w:t>,</w:t>
      </w:r>
      <w:r w:rsidR="00795F18" w:rsidRPr="00D60B8C">
        <w:rPr>
          <w:rFonts w:ascii="Times New Roman" w:hAnsi="Times New Roman"/>
          <w:color w:val="000000" w:themeColor="text1"/>
          <w:sz w:val="24"/>
          <w:szCs w:val="24"/>
        </w:rPr>
        <w:t xml:space="preserve"> sem que</w:t>
      </w:r>
      <w:r w:rsidR="007E24B6">
        <w:rPr>
          <w:rFonts w:ascii="Times New Roman" w:hAnsi="Times New Roman"/>
          <w:color w:val="000000" w:themeColor="text1"/>
          <w:sz w:val="24"/>
          <w:szCs w:val="24"/>
        </w:rPr>
        <w:t xml:space="preserve"> seja necessária</w:t>
      </w:r>
      <w:r w:rsidR="00795F18" w:rsidRPr="00D60B8C">
        <w:rPr>
          <w:rFonts w:ascii="Times New Roman" w:hAnsi="Times New Roman"/>
          <w:color w:val="000000" w:themeColor="text1"/>
          <w:sz w:val="24"/>
          <w:szCs w:val="24"/>
        </w:rPr>
        <w:t xml:space="preserve"> </w:t>
      </w:r>
      <w:r w:rsidR="007E24B6">
        <w:rPr>
          <w:rFonts w:ascii="Times New Roman" w:hAnsi="Times New Roman"/>
          <w:color w:val="000000" w:themeColor="text1"/>
          <w:sz w:val="24"/>
          <w:szCs w:val="24"/>
        </w:rPr>
        <w:t>a realização de</w:t>
      </w:r>
      <w:r w:rsidR="00795F18" w:rsidRPr="00D60B8C">
        <w:rPr>
          <w:rFonts w:ascii="Times New Roman" w:hAnsi="Times New Roman"/>
          <w:color w:val="000000" w:themeColor="text1"/>
          <w:sz w:val="24"/>
          <w:szCs w:val="24"/>
        </w:rPr>
        <w:t xml:space="preserve"> grandes </w:t>
      </w:r>
      <w:r w:rsidR="0018042D" w:rsidRPr="00D60B8C">
        <w:rPr>
          <w:rFonts w:ascii="Times New Roman" w:hAnsi="Times New Roman"/>
          <w:color w:val="000000" w:themeColor="text1"/>
          <w:sz w:val="24"/>
          <w:szCs w:val="24"/>
        </w:rPr>
        <w:t>sacrifícios</w:t>
      </w:r>
      <w:r w:rsidR="00795F18" w:rsidRPr="00D60B8C">
        <w:rPr>
          <w:rFonts w:ascii="Times New Roman" w:hAnsi="Times New Roman"/>
          <w:color w:val="000000" w:themeColor="text1"/>
          <w:sz w:val="24"/>
          <w:szCs w:val="24"/>
        </w:rPr>
        <w:t>.</w:t>
      </w:r>
    </w:p>
    <w:p w:rsidR="00B32DF1" w:rsidRPr="00D60B8C" w:rsidRDefault="00554200" w:rsidP="00B24984">
      <w:pPr>
        <w:spacing w:line="360" w:lineRule="auto"/>
        <w:ind w:firstLine="432"/>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Foi feita </w:t>
      </w:r>
      <w:r w:rsidR="00476219">
        <w:rPr>
          <w:rFonts w:ascii="Times New Roman" w:hAnsi="Times New Roman"/>
          <w:color w:val="000000" w:themeColor="text1"/>
          <w:sz w:val="24"/>
          <w:szCs w:val="24"/>
        </w:rPr>
        <w:t>uma abordagem bem ampla sobre alguns</w:t>
      </w:r>
      <w:r w:rsidR="00795F18" w:rsidRPr="00D60B8C">
        <w:rPr>
          <w:rFonts w:ascii="Times New Roman" w:hAnsi="Times New Roman"/>
          <w:color w:val="000000" w:themeColor="text1"/>
          <w:sz w:val="24"/>
          <w:szCs w:val="24"/>
        </w:rPr>
        <w:t xml:space="preserve"> temas,</w:t>
      </w:r>
      <w:r w:rsidR="00476219">
        <w:rPr>
          <w:rFonts w:ascii="Times New Roman" w:hAnsi="Times New Roman"/>
          <w:color w:val="000000" w:themeColor="text1"/>
          <w:sz w:val="24"/>
          <w:szCs w:val="24"/>
        </w:rPr>
        <w:t xml:space="preserve"> tais como assuntos técnicos e </w:t>
      </w:r>
      <w:r w:rsidR="00795F18" w:rsidRPr="00D60B8C">
        <w:rPr>
          <w:rFonts w:ascii="Times New Roman" w:hAnsi="Times New Roman"/>
          <w:color w:val="000000" w:themeColor="text1"/>
          <w:sz w:val="24"/>
          <w:szCs w:val="24"/>
        </w:rPr>
        <w:t xml:space="preserve">relacionamento com o cliente, tornando o material bem </w:t>
      </w:r>
      <w:r w:rsidR="007E24B6">
        <w:rPr>
          <w:rFonts w:ascii="Times New Roman" w:hAnsi="Times New Roman"/>
          <w:color w:val="000000" w:themeColor="text1"/>
          <w:sz w:val="24"/>
          <w:szCs w:val="24"/>
        </w:rPr>
        <w:t>pertinente</w:t>
      </w:r>
      <w:r w:rsidR="00795F18" w:rsidRPr="00D60B8C">
        <w:rPr>
          <w:rFonts w:ascii="Times New Roman" w:hAnsi="Times New Roman"/>
          <w:color w:val="000000" w:themeColor="text1"/>
          <w:sz w:val="24"/>
          <w:szCs w:val="24"/>
        </w:rPr>
        <w:t xml:space="preserve"> para </w:t>
      </w:r>
      <w:r w:rsidR="007E24B6">
        <w:rPr>
          <w:rFonts w:ascii="Times New Roman" w:hAnsi="Times New Roman"/>
          <w:color w:val="000000" w:themeColor="text1"/>
          <w:sz w:val="24"/>
          <w:szCs w:val="24"/>
        </w:rPr>
        <w:t>a compreensão de</w:t>
      </w:r>
      <w:r w:rsidR="00795F18" w:rsidRPr="00D60B8C">
        <w:rPr>
          <w:rFonts w:ascii="Times New Roman" w:hAnsi="Times New Roman"/>
          <w:color w:val="000000" w:themeColor="text1"/>
          <w:sz w:val="24"/>
          <w:szCs w:val="24"/>
        </w:rPr>
        <w:t xml:space="preserve"> quais áreas </w:t>
      </w:r>
      <w:r w:rsidR="007E24B6">
        <w:rPr>
          <w:rFonts w:ascii="Times New Roman" w:hAnsi="Times New Roman"/>
          <w:color w:val="000000" w:themeColor="text1"/>
          <w:sz w:val="24"/>
          <w:szCs w:val="24"/>
        </w:rPr>
        <w:t>noss</w:t>
      </w:r>
      <w:r w:rsidR="00795F18" w:rsidRPr="00D60B8C">
        <w:rPr>
          <w:rFonts w:ascii="Times New Roman" w:hAnsi="Times New Roman"/>
          <w:color w:val="000000" w:themeColor="text1"/>
          <w:sz w:val="24"/>
          <w:szCs w:val="24"/>
        </w:rPr>
        <w:t>o trabalho pode</w:t>
      </w:r>
      <w:r w:rsidR="0018042D" w:rsidRPr="00D60B8C">
        <w:rPr>
          <w:rFonts w:ascii="Times New Roman" w:hAnsi="Times New Roman"/>
          <w:color w:val="000000" w:themeColor="text1"/>
          <w:sz w:val="24"/>
          <w:szCs w:val="24"/>
        </w:rPr>
        <w:t>ria</w:t>
      </w:r>
      <w:r w:rsidR="00795F18" w:rsidRPr="00D60B8C">
        <w:rPr>
          <w:rFonts w:ascii="Times New Roman" w:hAnsi="Times New Roman"/>
          <w:color w:val="000000" w:themeColor="text1"/>
          <w:sz w:val="24"/>
          <w:szCs w:val="24"/>
        </w:rPr>
        <w:t xml:space="preserve"> afetar e também </w:t>
      </w:r>
      <w:r w:rsidR="0018042D" w:rsidRPr="00D60B8C">
        <w:rPr>
          <w:rFonts w:ascii="Times New Roman" w:hAnsi="Times New Roman"/>
          <w:color w:val="000000" w:themeColor="text1"/>
          <w:sz w:val="24"/>
          <w:szCs w:val="24"/>
        </w:rPr>
        <w:t>de que forma isso ocorreria</w:t>
      </w:r>
      <w:r w:rsidR="00795F18" w:rsidRPr="00D60B8C">
        <w:rPr>
          <w:rFonts w:ascii="Times New Roman" w:hAnsi="Times New Roman"/>
          <w:color w:val="000000" w:themeColor="text1"/>
          <w:sz w:val="24"/>
          <w:szCs w:val="24"/>
        </w:rPr>
        <w:t xml:space="preserve">. </w:t>
      </w:r>
    </w:p>
    <w:p w:rsidR="00B32DF1" w:rsidRPr="00D60B8C" w:rsidRDefault="00B32DF1" w:rsidP="00B24984">
      <w:pPr>
        <w:spacing w:line="360" w:lineRule="auto"/>
        <w:ind w:firstLine="432"/>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Às vezes</w:t>
      </w:r>
      <w:r w:rsidR="00476219">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com uma simples mudança de estratégia na forma de administrar as filas de espera</w:t>
      </w:r>
      <w:r w:rsidR="00476219">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é possível fazer</w:t>
      </w:r>
      <w:r w:rsidR="001F3847">
        <w:rPr>
          <w:rFonts w:ascii="Times New Roman" w:hAnsi="Times New Roman"/>
          <w:color w:val="000000" w:themeColor="text1"/>
          <w:sz w:val="24"/>
          <w:szCs w:val="24"/>
        </w:rPr>
        <w:t xml:space="preserve"> com que os clientes se sinta</w:t>
      </w:r>
      <w:r w:rsidRPr="00D60B8C">
        <w:rPr>
          <w:rFonts w:ascii="Times New Roman" w:hAnsi="Times New Roman"/>
          <w:color w:val="000000" w:themeColor="text1"/>
          <w:sz w:val="24"/>
          <w:szCs w:val="24"/>
        </w:rPr>
        <w:t>m mais respeitados pela organização</w:t>
      </w:r>
      <w:r w:rsidR="00476219">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w:t>
      </w:r>
      <w:r w:rsidR="001F3847">
        <w:rPr>
          <w:rFonts w:ascii="Times New Roman" w:hAnsi="Times New Roman"/>
          <w:color w:val="000000" w:themeColor="text1"/>
          <w:sz w:val="24"/>
          <w:szCs w:val="24"/>
        </w:rPr>
        <w:t>acarretando, assim, numa</w:t>
      </w:r>
      <w:r w:rsidRPr="00D60B8C">
        <w:rPr>
          <w:rFonts w:ascii="Times New Roman" w:hAnsi="Times New Roman"/>
          <w:color w:val="000000" w:themeColor="text1"/>
          <w:sz w:val="24"/>
          <w:szCs w:val="24"/>
        </w:rPr>
        <w:t xml:space="preserve"> satisfação </w:t>
      </w:r>
      <w:r w:rsidR="001F3847">
        <w:rPr>
          <w:rFonts w:ascii="Times New Roman" w:hAnsi="Times New Roman"/>
          <w:color w:val="000000" w:themeColor="text1"/>
          <w:sz w:val="24"/>
          <w:szCs w:val="24"/>
        </w:rPr>
        <w:t>maior com relação ao negócio e acaba por torná-lo mais que clientes, ele se torna parceiro do estabelecimento</w:t>
      </w:r>
      <w:r w:rsidRPr="00D60B8C">
        <w:rPr>
          <w:rFonts w:ascii="Times New Roman" w:hAnsi="Times New Roman"/>
          <w:color w:val="000000" w:themeColor="text1"/>
          <w:sz w:val="24"/>
          <w:szCs w:val="24"/>
        </w:rPr>
        <w:t xml:space="preserve"> na boa condução do negócio.</w:t>
      </w:r>
    </w:p>
    <w:p w:rsidR="00B32DF1" w:rsidRPr="00D60B8C" w:rsidRDefault="00795F18"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 </w:t>
      </w:r>
      <w:r w:rsidR="009871C7">
        <w:rPr>
          <w:rFonts w:ascii="Times New Roman" w:hAnsi="Times New Roman"/>
          <w:color w:val="000000" w:themeColor="text1"/>
          <w:sz w:val="24"/>
          <w:szCs w:val="24"/>
        </w:rPr>
        <w:tab/>
      </w:r>
      <w:r w:rsidRPr="00D60B8C">
        <w:rPr>
          <w:rFonts w:ascii="Times New Roman" w:hAnsi="Times New Roman"/>
          <w:color w:val="000000" w:themeColor="text1"/>
          <w:sz w:val="24"/>
          <w:szCs w:val="24"/>
        </w:rPr>
        <w:t>Hoje em dia</w:t>
      </w:r>
      <w:r w:rsidR="00157FA3">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w:t>
      </w:r>
      <w:r w:rsidR="001F3847">
        <w:rPr>
          <w:rFonts w:ascii="Times New Roman" w:hAnsi="Times New Roman"/>
          <w:color w:val="000000" w:themeColor="text1"/>
          <w:sz w:val="24"/>
          <w:szCs w:val="24"/>
        </w:rPr>
        <w:t xml:space="preserve">a </w:t>
      </w:r>
      <w:r w:rsidR="001F3847" w:rsidRPr="00D60B8C">
        <w:rPr>
          <w:rFonts w:ascii="Times New Roman" w:hAnsi="Times New Roman"/>
          <w:color w:val="000000" w:themeColor="text1"/>
          <w:sz w:val="24"/>
          <w:szCs w:val="24"/>
        </w:rPr>
        <w:t xml:space="preserve">mobilidade </w:t>
      </w:r>
      <w:r w:rsidR="00B32DF1" w:rsidRPr="00D60B8C">
        <w:rPr>
          <w:rFonts w:ascii="Times New Roman" w:hAnsi="Times New Roman"/>
          <w:color w:val="000000" w:themeColor="text1"/>
          <w:sz w:val="24"/>
          <w:szCs w:val="24"/>
        </w:rPr>
        <w:t>é</w:t>
      </w:r>
      <w:r w:rsidRPr="00D60B8C">
        <w:rPr>
          <w:rFonts w:ascii="Times New Roman" w:hAnsi="Times New Roman"/>
          <w:color w:val="000000" w:themeColor="text1"/>
          <w:sz w:val="24"/>
          <w:szCs w:val="24"/>
        </w:rPr>
        <w:t xml:space="preserve"> muito</w:t>
      </w:r>
      <w:r w:rsidR="00B32DF1" w:rsidRPr="00D60B8C">
        <w:rPr>
          <w:rFonts w:ascii="Times New Roman" w:hAnsi="Times New Roman"/>
          <w:color w:val="000000" w:themeColor="text1"/>
          <w:sz w:val="24"/>
          <w:szCs w:val="24"/>
        </w:rPr>
        <w:t xml:space="preserve"> </w:t>
      </w:r>
      <w:r w:rsidR="001F3847">
        <w:rPr>
          <w:rFonts w:ascii="Times New Roman" w:hAnsi="Times New Roman"/>
          <w:color w:val="000000" w:themeColor="text1"/>
          <w:sz w:val="24"/>
          <w:szCs w:val="24"/>
        </w:rPr>
        <w:t>comentada</w:t>
      </w:r>
      <w:r w:rsidRPr="00D60B8C">
        <w:rPr>
          <w:rFonts w:ascii="Times New Roman" w:hAnsi="Times New Roman"/>
          <w:color w:val="000000" w:themeColor="text1"/>
          <w:sz w:val="24"/>
          <w:szCs w:val="24"/>
        </w:rPr>
        <w:t>,</w:t>
      </w:r>
      <w:r w:rsidR="001F3847">
        <w:rPr>
          <w:rFonts w:ascii="Times New Roman" w:hAnsi="Times New Roman"/>
          <w:color w:val="000000" w:themeColor="text1"/>
          <w:sz w:val="24"/>
          <w:szCs w:val="24"/>
        </w:rPr>
        <w:t xml:space="preserve"> este</w:t>
      </w:r>
      <w:r w:rsidRPr="00D60B8C">
        <w:rPr>
          <w:rFonts w:ascii="Times New Roman" w:hAnsi="Times New Roman"/>
          <w:color w:val="000000" w:themeColor="text1"/>
          <w:sz w:val="24"/>
          <w:szCs w:val="24"/>
        </w:rPr>
        <w:t xml:space="preserve"> assunto </w:t>
      </w:r>
      <w:r w:rsidR="001F3847">
        <w:rPr>
          <w:rFonts w:ascii="Times New Roman" w:hAnsi="Times New Roman"/>
          <w:color w:val="000000" w:themeColor="text1"/>
          <w:sz w:val="24"/>
          <w:szCs w:val="24"/>
        </w:rPr>
        <w:t xml:space="preserve">está </w:t>
      </w:r>
      <w:r w:rsidRPr="00D60B8C">
        <w:rPr>
          <w:rFonts w:ascii="Times New Roman" w:hAnsi="Times New Roman"/>
          <w:color w:val="000000" w:themeColor="text1"/>
          <w:sz w:val="24"/>
          <w:szCs w:val="24"/>
        </w:rPr>
        <w:t xml:space="preserve">ligado diretamente ao </w:t>
      </w:r>
      <w:r w:rsidR="00B32DF1" w:rsidRPr="00D60B8C">
        <w:rPr>
          <w:rFonts w:ascii="Times New Roman" w:hAnsi="Times New Roman"/>
          <w:color w:val="000000" w:themeColor="text1"/>
          <w:sz w:val="24"/>
          <w:szCs w:val="24"/>
        </w:rPr>
        <w:t>t</w:t>
      </w:r>
      <w:r w:rsidR="00157FA3">
        <w:rPr>
          <w:rFonts w:ascii="Times New Roman" w:hAnsi="Times New Roman"/>
          <w:color w:val="000000" w:themeColor="text1"/>
          <w:sz w:val="24"/>
          <w:szCs w:val="24"/>
        </w:rPr>
        <w:t>rabalho.</w:t>
      </w:r>
      <w:r w:rsidRPr="00D60B8C">
        <w:rPr>
          <w:rFonts w:ascii="Times New Roman" w:hAnsi="Times New Roman"/>
          <w:color w:val="000000" w:themeColor="text1"/>
          <w:sz w:val="24"/>
          <w:szCs w:val="24"/>
        </w:rPr>
        <w:t xml:space="preserve"> </w:t>
      </w:r>
      <w:r w:rsidR="00157FA3">
        <w:rPr>
          <w:rFonts w:ascii="Times New Roman" w:hAnsi="Times New Roman"/>
          <w:color w:val="000000" w:themeColor="text1"/>
          <w:sz w:val="24"/>
          <w:szCs w:val="24"/>
        </w:rPr>
        <w:t>P</w:t>
      </w:r>
      <w:r w:rsidR="00B32DF1" w:rsidRPr="00D60B8C">
        <w:rPr>
          <w:rFonts w:ascii="Times New Roman" w:hAnsi="Times New Roman"/>
          <w:color w:val="000000" w:themeColor="text1"/>
          <w:sz w:val="24"/>
          <w:szCs w:val="24"/>
        </w:rPr>
        <w:t>or isso</w:t>
      </w:r>
      <w:r w:rsidR="00157FA3">
        <w:rPr>
          <w:rFonts w:ascii="Times New Roman" w:hAnsi="Times New Roman"/>
          <w:color w:val="000000" w:themeColor="text1"/>
          <w:sz w:val="24"/>
          <w:szCs w:val="24"/>
        </w:rPr>
        <w:t>, foram pesquisadas</w:t>
      </w:r>
      <w:r w:rsidRPr="00D60B8C">
        <w:rPr>
          <w:rFonts w:ascii="Times New Roman" w:hAnsi="Times New Roman"/>
          <w:color w:val="000000" w:themeColor="text1"/>
          <w:sz w:val="24"/>
          <w:szCs w:val="24"/>
        </w:rPr>
        <w:t xml:space="preserve"> tecnologias que podem</w:t>
      </w:r>
      <w:r w:rsidR="00B32DF1" w:rsidRPr="00D60B8C">
        <w:rPr>
          <w:rFonts w:ascii="Times New Roman" w:hAnsi="Times New Roman"/>
          <w:color w:val="000000" w:themeColor="text1"/>
          <w:sz w:val="24"/>
          <w:szCs w:val="24"/>
        </w:rPr>
        <w:t xml:space="preserve"> ser</w:t>
      </w:r>
      <w:r w:rsidRPr="00D60B8C">
        <w:rPr>
          <w:rFonts w:ascii="Times New Roman" w:hAnsi="Times New Roman"/>
          <w:color w:val="000000" w:themeColor="text1"/>
          <w:sz w:val="24"/>
          <w:szCs w:val="24"/>
        </w:rPr>
        <w:t xml:space="preserve"> u</w:t>
      </w:r>
      <w:r w:rsidR="00157FA3">
        <w:rPr>
          <w:rFonts w:ascii="Times New Roman" w:hAnsi="Times New Roman"/>
          <w:color w:val="000000" w:themeColor="text1"/>
          <w:sz w:val="24"/>
          <w:szCs w:val="24"/>
        </w:rPr>
        <w:t>tiliz</w:t>
      </w:r>
      <w:r w:rsidRPr="00D60B8C">
        <w:rPr>
          <w:rFonts w:ascii="Times New Roman" w:hAnsi="Times New Roman"/>
          <w:color w:val="000000" w:themeColor="text1"/>
          <w:sz w:val="24"/>
          <w:szCs w:val="24"/>
        </w:rPr>
        <w:t>a</w:t>
      </w:r>
      <w:r w:rsidR="00B32DF1" w:rsidRPr="00D60B8C">
        <w:rPr>
          <w:rFonts w:ascii="Times New Roman" w:hAnsi="Times New Roman"/>
          <w:color w:val="000000" w:themeColor="text1"/>
          <w:sz w:val="24"/>
          <w:szCs w:val="24"/>
        </w:rPr>
        <w:t>das</w:t>
      </w:r>
      <w:r w:rsidRPr="00D60B8C">
        <w:rPr>
          <w:rFonts w:ascii="Times New Roman" w:hAnsi="Times New Roman"/>
          <w:color w:val="000000" w:themeColor="text1"/>
          <w:sz w:val="24"/>
          <w:szCs w:val="24"/>
        </w:rPr>
        <w:t xml:space="preserve"> para melhorar essa mobilidade no Parque</w:t>
      </w:r>
      <w:r w:rsidR="00F15E02" w:rsidRPr="00D60B8C">
        <w:rPr>
          <w:rFonts w:ascii="Times New Roman" w:hAnsi="Times New Roman"/>
          <w:color w:val="000000" w:themeColor="text1"/>
          <w:sz w:val="24"/>
          <w:szCs w:val="24"/>
        </w:rPr>
        <w:t xml:space="preserve"> de Diversões</w:t>
      </w:r>
      <w:r w:rsidRPr="00D60B8C">
        <w:rPr>
          <w:rFonts w:ascii="Times New Roman" w:hAnsi="Times New Roman"/>
          <w:color w:val="000000" w:themeColor="text1"/>
          <w:sz w:val="24"/>
          <w:szCs w:val="24"/>
        </w:rPr>
        <w:t xml:space="preserve">. </w:t>
      </w:r>
    </w:p>
    <w:p w:rsidR="005A6FE7" w:rsidRPr="00D60B8C" w:rsidRDefault="005A6FE7" w:rsidP="00B24984">
      <w:pPr>
        <w:spacing w:line="360" w:lineRule="auto"/>
        <w:jc w:val="both"/>
        <w:rPr>
          <w:rFonts w:ascii="Times New Roman" w:hAnsi="Times New Roman"/>
          <w:color w:val="000000" w:themeColor="text1"/>
          <w:sz w:val="24"/>
          <w:szCs w:val="24"/>
        </w:rPr>
      </w:pPr>
    </w:p>
    <w:p w:rsidR="00EF323A" w:rsidRPr="00D60B8C" w:rsidRDefault="005A6FE7" w:rsidP="00B24984">
      <w:pPr>
        <w:pStyle w:val="PargrafodaLista"/>
        <w:numPr>
          <w:ilvl w:val="1"/>
          <w:numId w:val="1"/>
        </w:numPr>
        <w:spacing w:line="360" w:lineRule="auto"/>
        <w:jc w:val="both"/>
        <w:outlineLvl w:val="1"/>
        <w:rPr>
          <w:rFonts w:ascii="Times New Roman" w:hAnsi="Times New Roman" w:cs="Times New Roman"/>
          <w:color w:val="000000" w:themeColor="text1"/>
          <w:sz w:val="24"/>
          <w:szCs w:val="24"/>
        </w:rPr>
      </w:pPr>
      <w:bookmarkStart w:id="4" w:name="_Toc277712132"/>
      <w:r w:rsidRPr="00D60B8C">
        <w:rPr>
          <w:rFonts w:ascii="Times New Roman" w:hAnsi="Times New Roman" w:cs="Times New Roman"/>
          <w:color w:val="000000" w:themeColor="text1"/>
          <w:sz w:val="24"/>
          <w:szCs w:val="24"/>
        </w:rPr>
        <w:t>O FUTURO DAS EDITORAS UNIVERSITÁRIAS E AS MÍDIAS ELETRÔNICAS.</w:t>
      </w:r>
      <w:bookmarkEnd w:id="4"/>
    </w:p>
    <w:p w:rsidR="005A6FE7" w:rsidRPr="00D60B8C" w:rsidRDefault="005A6FE7" w:rsidP="00B24984">
      <w:pPr>
        <w:spacing w:line="360" w:lineRule="auto"/>
        <w:jc w:val="both"/>
        <w:rPr>
          <w:rFonts w:ascii="Times New Roman" w:hAnsi="Times New Roman"/>
          <w:color w:val="000000" w:themeColor="text1"/>
          <w:sz w:val="24"/>
          <w:szCs w:val="24"/>
        </w:rPr>
      </w:pPr>
      <w:bookmarkStart w:id="5" w:name="_Toc247111448"/>
      <w:bookmarkStart w:id="6" w:name="_Toc247114181"/>
    </w:p>
    <w:p w:rsidR="00795F18" w:rsidRDefault="00157FA3" w:rsidP="00B24984">
      <w:pPr>
        <w:spacing w:line="360" w:lineRule="auto"/>
        <w:ind w:firstLine="576"/>
        <w:jc w:val="both"/>
        <w:rPr>
          <w:rFonts w:ascii="Times New Roman" w:hAnsi="Times New Roman"/>
          <w:color w:val="000000" w:themeColor="text1"/>
          <w:sz w:val="24"/>
          <w:szCs w:val="24"/>
        </w:rPr>
      </w:pPr>
      <w:r>
        <w:rPr>
          <w:rFonts w:ascii="Times New Roman" w:hAnsi="Times New Roman"/>
          <w:color w:val="000000" w:themeColor="text1"/>
          <w:sz w:val="24"/>
          <w:szCs w:val="24"/>
        </w:rPr>
        <w:t>Na reportagem escrita por Enio</w:t>
      </w:r>
      <w:r w:rsidR="00795F18" w:rsidRPr="00D60B8C">
        <w:rPr>
          <w:rFonts w:ascii="Times New Roman" w:hAnsi="Times New Roman"/>
          <w:color w:val="000000" w:themeColor="text1"/>
          <w:sz w:val="24"/>
          <w:szCs w:val="24"/>
        </w:rPr>
        <w:t xml:space="preserve"> Rodrigo, </w:t>
      </w:r>
      <w:r w:rsidR="0018042D" w:rsidRPr="00D60B8C">
        <w:rPr>
          <w:rFonts w:ascii="Times New Roman" w:hAnsi="Times New Roman"/>
          <w:color w:val="000000" w:themeColor="text1"/>
          <w:sz w:val="24"/>
          <w:szCs w:val="24"/>
        </w:rPr>
        <w:t>o</w:t>
      </w:r>
      <w:r w:rsidR="00795F18" w:rsidRPr="00D60B8C">
        <w:rPr>
          <w:rFonts w:ascii="Times New Roman" w:hAnsi="Times New Roman"/>
          <w:color w:val="000000" w:themeColor="text1"/>
          <w:sz w:val="24"/>
          <w:szCs w:val="24"/>
        </w:rPr>
        <w:t xml:space="preserve"> futuro das editoras universitárias e as</w:t>
      </w:r>
      <w:r w:rsidR="0018042D" w:rsidRPr="00D60B8C">
        <w:rPr>
          <w:rFonts w:ascii="Times New Roman" w:hAnsi="Times New Roman"/>
          <w:color w:val="000000" w:themeColor="text1"/>
          <w:sz w:val="24"/>
          <w:szCs w:val="24"/>
        </w:rPr>
        <w:t xml:space="preserve"> mídias </w:t>
      </w:r>
      <w:r w:rsidR="008414BD">
        <w:rPr>
          <w:rFonts w:ascii="Times New Roman" w:hAnsi="Times New Roman"/>
          <w:color w:val="000000" w:themeColor="text1"/>
          <w:sz w:val="24"/>
          <w:szCs w:val="24"/>
        </w:rPr>
        <w:t>eletrônicas</w:t>
      </w:r>
      <w:r w:rsidR="0018042D" w:rsidRPr="00D60B8C">
        <w:rPr>
          <w:rFonts w:ascii="Times New Roman" w:hAnsi="Times New Roman"/>
          <w:color w:val="000000" w:themeColor="text1"/>
          <w:sz w:val="24"/>
          <w:szCs w:val="24"/>
        </w:rPr>
        <w:t xml:space="preserve"> é discutido sob</w:t>
      </w:r>
      <w:r w:rsidR="00795F18" w:rsidRPr="00D60B8C">
        <w:rPr>
          <w:rFonts w:ascii="Times New Roman" w:hAnsi="Times New Roman"/>
          <w:color w:val="000000" w:themeColor="text1"/>
          <w:sz w:val="24"/>
          <w:szCs w:val="24"/>
        </w:rPr>
        <w:t xml:space="preserve"> uma hipótese cada vez m</w:t>
      </w:r>
      <w:r w:rsidR="008414BD">
        <w:rPr>
          <w:rFonts w:ascii="Times New Roman" w:hAnsi="Times New Roman"/>
          <w:color w:val="000000" w:themeColor="text1"/>
          <w:sz w:val="24"/>
          <w:szCs w:val="24"/>
        </w:rPr>
        <w:t xml:space="preserve">ais presente no nosso dia </w:t>
      </w:r>
      <w:r w:rsidR="00795F18" w:rsidRPr="00D60B8C">
        <w:rPr>
          <w:rFonts w:ascii="Times New Roman" w:hAnsi="Times New Roman"/>
          <w:color w:val="000000" w:themeColor="text1"/>
          <w:sz w:val="24"/>
          <w:szCs w:val="24"/>
        </w:rPr>
        <w:t>a</w:t>
      </w:r>
      <w:r w:rsidR="008414BD">
        <w:rPr>
          <w:rFonts w:ascii="Times New Roman" w:hAnsi="Times New Roman"/>
          <w:color w:val="000000" w:themeColor="text1"/>
          <w:sz w:val="24"/>
          <w:szCs w:val="24"/>
        </w:rPr>
        <w:t xml:space="preserve"> </w:t>
      </w:r>
      <w:r w:rsidR="00795F18" w:rsidRPr="00D60B8C">
        <w:rPr>
          <w:rFonts w:ascii="Times New Roman" w:hAnsi="Times New Roman"/>
          <w:color w:val="000000" w:themeColor="text1"/>
          <w:sz w:val="24"/>
          <w:szCs w:val="24"/>
        </w:rPr>
        <w:t>dia. Ele discute</w:t>
      </w:r>
      <w:r w:rsidR="008414BD">
        <w:rPr>
          <w:rFonts w:ascii="Times New Roman" w:hAnsi="Times New Roman"/>
          <w:color w:val="000000" w:themeColor="text1"/>
          <w:sz w:val="24"/>
          <w:szCs w:val="24"/>
        </w:rPr>
        <w:t>,</w:t>
      </w:r>
      <w:r w:rsidR="00795F18" w:rsidRPr="00D60B8C">
        <w:rPr>
          <w:rFonts w:ascii="Times New Roman" w:hAnsi="Times New Roman"/>
          <w:color w:val="000000" w:themeColor="text1"/>
          <w:sz w:val="24"/>
          <w:szCs w:val="24"/>
        </w:rPr>
        <w:t xml:space="preserve"> de fato</w:t>
      </w:r>
      <w:r w:rsidR="008414BD">
        <w:rPr>
          <w:rFonts w:ascii="Times New Roman" w:hAnsi="Times New Roman"/>
          <w:color w:val="000000" w:themeColor="text1"/>
          <w:sz w:val="24"/>
          <w:szCs w:val="24"/>
        </w:rPr>
        <w:t>,</w:t>
      </w:r>
      <w:r w:rsidR="00795F18" w:rsidRPr="00D60B8C">
        <w:rPr>
          <w:rFonts w:ascii="Times New Roman" w:hAnsi="Times New Roman"/>
          <w:color w:val="000000" w:themeColor="text1"/>
          <w:sz w:val="24"/>
          <w:szCs w:val="24"/>
        </w:rPr>
        <w:t xml:space="preserve"> se algum dia as mídias eletrônicas podem vir a substituir os livros impressos. O auto</w:t>
      </w:r>
      <w:r w:rsidR="008414BD">
        <w:rPr>
          <w:rFonts w:ascii="Times New Roman" w:hAnsi="Times New Roman"/>
          <w:color w:val="000000" w:themeColor="text1"/>
          <w:sz w:val="24"/>
          <w:szCs w:val="24"/>
        </w:rPr>
        <w:t>r acredita que um dia isso pode</w:t>
      </w:r>
      <w:r w:rsidR="00795F18" w:rsidRPr="00D60B8C">
        <w:rPr>
          <w:rFonts w:ascii="Times New Roman" w:hAnsi="Times New Roman"/>
          <w:color w:val="000000" w:themeColor="text1"/>
          <w:sz w:val="24"/>
          <w:szCs w:val="24"/>
        </w:rPr>
        <w:t xml:space="preserve"> acontecer se apoiando em teses de pessoas que estão nesse meio, como Guillaume Apollinaire e </w:t>
      </w:r>
      <w:r w:rsidR="008414BD">
        <w:rPr>
          <w:rFonts w:ascii="Times New Roman" w:hAnsi="Times New Roman"/>
          <w:color w:val="000000" w:themeColor="text1"/>
          <w:sz w:val="24"/>
          <w:szCs w:val="24"/>
        </w:rPr>
        <w:t>Michael Hart, inventor do conceito e-book.</w:t>
      </w:r>
      <w:r w:rsidR="00795F18" w:rsidRPr="00D60B8C">
        <w:rPr>
          <w:rFonts w:ascii="Times New Roman" w:hAnsi="Times New Roman"/>
          <w:color w:val="000000" w:themeColor="text1"/>
          <w:sz w:val="24"/>
          <w:szCs w:val="24"/>
        </w:rPr>
        <w:t xml:space="preserve"> </w:t>
      </w:r>
      <w:r w:rsidR="008414BD">
        <w:rPr>
          <w:rFonts w:ascii="Times New Roman" w:hAnsi="Times New Roman"/>
          <w:color w:val="000000" w:themeColor="text1"/>
          <w:sz w:val="24"/>
          <w:szCs w:val="24"/>
        </w:rPr>
        <w:t>D</w:t>
      </w:r>
      <w:r w:rsidR="00795F18" w:rsidRPr="00D60B8C">
        <w:rPr>
          <w:rFonts w:ascii="Times New Roman" w:hAnsi="Times New Roman"/>
          <w:color w:val="000000" w:themeColor="text1"/>
          <w:sz w:val="24"/>
          <w:szCs w:val="24"/>
        </w:rPr>
        <w:t>esde 1971</w:t>
      </w:r>
      <w:r w:rsidR="008414BD">
        <w:rPr>
          <w:rFonts w:ascii="Times New Roman" w:hAnsi="Times New Roman"/>
          <w:color w:val="000000" w:themeColor="text1"/>
          <w:sz w:val="24"/>
          <w:szCs w:val="24"/>
        </w:rPr>
        <w:t>,</w:t>
      </w:r>
      <w:r w:rsidR="00795F18" w:rsidRPr="00D60B8C">
        <w:rPr>
          <w:rFonts w:ascii="Times New Roman" w:hAnsi="Times New Roman"/>
          <w:color w:val="000000" w:themeColor="text1"/>
          <w:sz w:val="24"/>
          <w:szCs w:val="24"/>
        </w:rPr>
        <w:t xml:space="preserve"> Hart trabalha para disponibilizar textos via mídias eletrônicas, trabalhando no Projeto Guttenberg</w:t>
      </w:r>
      <w:r w:rsidR="009E0B52">
        <w:rPr>
          <w:rFonts w:ascii="Times New Roman" w:hAnsi="Times New Roman"/>
          <w:color w:val="000000" w:themeColor="text1"/>
          <w:sz w:val="24"/>
          <w:szCs w:val="24"/>
        </w:rPr>
        <w:t>,</w:t>
      </w:r>
      <w:r w:rsidR="00795F18" w:rsidRPr="00D60B8C">
        <w:rPr>
          <w:rFonts w:ascii="Times New Roman" w:hAnsi="Times New Roman"/>
          <w:color w:val="000000" w:themeColor="text1"/>
          <w:sz w:val="24"/>
          <w:szCs w:val="24"/>
        </w:rPr>
        <w:t xml:space="preserve"> </w:t>
      </w:r>
      <w:r w:rsidR="009E0B52">
        <w:rPr>
          <w:rFonts w:ascii="Times New Roman" w:hAnsi="Times New Roman"/>
          <w:color w:val="000000" w:themeColor="text1"/>
          <w:sz w:val="24"/>
          <w:szCs w:val="24"/>
        </w:rPr>
        <w:t xml:space="preserve">no qual </w:t>
      </w:r>
      <w:r w:rsidR="00795F18" w:rsidRPr="00D60B8C">
        <w:rPr>
          <w:rFonts w:ascii="Times New Roman" w:hAnsi="Times New Roman"/>
          <w:color w:val="000000" w:themeColor="text1"/>
          <w:sz w:val="24"/>
          <w:szCs w:val="24"/>
        </w:rPr>
        <w:t xml:space="preserve">livros são transformados para o formato ASCIII (codificação de caracteres) ou PDF e disponibilizados no site do projeto. </w:t>
      </w:r>
      <w:r w:rsidR="009E0B52">
        <w:rPr>
          <w:rFonts w:ascii="Times New Roman" w:hAnsi="Times New Roman"/>
          <w:color w:val="000000" w:themeColor="text1"/>
          <w:sz w:val="24"/>
          <w:szCs w:val="24"/>
        </w:rPr>
        <w:t>Entretanto,</w:t>
      </w:r>
      <w:r w:rsidR="00795F18" w:rsidRPr="00D60B8C">
        <w:rPr>
          <w:rFonts w:ascii="Times New Roman" w:hAnsi="Times New Roman"/>
          <w:color w:val="000000" w:themeColor="text1"/>
          <w:sz w:val="24"/>
          <w:szCs w:val="24"/>
        </w:rPr>
        <w:t xml:space="preserve"> Enio não deixa de mostrar a opinião de quem não acredita nessa hipótese, como o presidente da Livraria Cultura, </w:t>
      </w:r>
      <w:r w:rsidR="00795F18" w:rsidRPr="00D60B8C">
        <w:rPr>
          <w:rFonts w:ascii="Times New Roman" w:hAnsi="Times New Roman"/>
          <w:color w:val="000000" w:themeColor="text1"/>
          <w:sz w:val="24"/>
          <w:szCs w:val="24"/>
        </w:rPr>
        <w:lastRenderedPageBreak/>
        <w:t xml:space="preserve">Pedro Herz. </w:t>
      </w:r>
      <w:r w:rsidR="009E0B52">
        <w:rPr>
          <w:rFonts w:ascii="Times New Roman" w:hAnsi="Times New Roman"/>
          <w:color w:val="000000" w:themeColor="text1"/>
          <w:sz w:val="24"/>
          <w:szCs w:val="24"/>
        </w:rPr>
        <w:t>O que se pode concluir</w:t>
      </w:r>
      <w:r w:rsidR="00795F18" w:rsidRPr="00D60B8C">
        <w:rPr>
          <w:rFonts w:ascii="Times New Roman" w:hAnsi="Times New Roman"/>
          <w:color w:val="000000" w:themeColor="text1"/>
          <w:sz w:val="24"/>
          <w:szCs w:val="24"/>
        </w:rPr>
        <w:t xml:space="preserve"> desse texto, visando muito </w:t>
      </w:r>
      <w:r w:rsidR="009E0B52">
        <w:rPr>
          <w:rFonts w:ascii="Times New Roman" w:hAnsi="Times New Roman"/>
          <w:color w:val="000000" w:themeColor="text1"/>
          <w:sz w:val="24"/>
          <w:szCs w:val="24"/>
        </w:rPr>
        <w:t xml:space="preserve">do </w:t>
      </w:r>
      <w:r w:rsidR="00795F18" w:rsidRPr="00D60B8C">
        <w:rPr>
          <w:rFonts w:ascii="Times New Roman" w:hAnsi="Times New Roman"/>
          <w:color w:val="000000" w:themeColor="text1"/>
          <w:sz w:val="24"/>
          <w:szCs w:val="24"/>
        </w:rPr>
        <w:t>que diz Mírian Goldfeder (coordenadora de formação e cursos da Universidade do Livro da UNESP)</w:t>
      </w:r>
      <w:r w:rsidR="009E0B52">
        <w:rPr>
          <w:rFonts w:ascii="Times New Roman" w:hAnsi="Times New Roman"/>
          <w:color w:val="000000" w:themeColor="text1"/>
          <w:sz w:val="24"/>
          <w:szCs w:val="24"/>
        </w:rPr>
        <w:t>,</w:t>
      </w:r>
      <w:r w:rsidR="00795F18" w:rsidRPr="00D60B8C">
        <w:rPr>
          <w:rFonts w:ascii="Times New Roman" w:hAnsi="Times New Roman"/>
          <w:color w:val="000000" w:themeColor="text1"/>
          <w:sz w:val="24"/>
          <w:szCs w:val="24"/>
        </w:rPr>
        <w:t xml:space="preserve"> é que a transmissão de livros via mídias eletrônicas só tendem a crescer, mas jamais haverá de fato a morte do livro, havendo a coexistência dos produt</w:t>
      </w:r>
      <w:r w:rsidR="00EC3C08" w:rsidRPr="00D60B8C">
        <w:rPr>
          <w:rFonts w:ascii="Times New Roman" w:hAnsi="Times New Roman"/>
          <w:color w:val="000000" w:themeColor="text1"/>
          <w:sz w:val="24"/>
          <w:szCs w:val="24"/>
        </w:rPr>
        <w:t>os, visando públicos diferentes.</w:t>
      </w:r>
      <w:r w:rsidR="00795F18" w:rsidRPr="00D60B8C">
        <w:rPr>
          <w:rFonts w:ascii="Times New Roman" w:hAnsi="Times New Roman"/>
          <w:color w:val="000000" w:themeColor="text1"/>
          <w:sz w:val="24"/>
          <w:szCs w:val="24"/>
        </w:rPr>
        <w:t xml:space="preserve"> “</w:t>
      </w:r>
      <w:r w:rsidR="009E0B52">
        <w:rPr>
          <w:rFonts w:ascii="Times New Roman" w:hAnsi="Times New Roman"/>
          <w:color w:val="000000" w:themeColor="text1"/>
          <w:sz w:val="24"/>
          <w:szCs w:val="24"/>
        </w:rPr>
        <w:t>[</w:t>
      </w:r>
      <w:r w:rsidR="00795F18" w:rsidRPr="00D60B8C">
        <w:rPr>
          <w:rFonts w:ascii="Times New Roman" w:hAnsi="Times New Roman"/>
          <w:color w:val="000000" w:themeColor="text1"/>
          <w:sz w:val="24"/>
          <w:szCs w:val="24"/>
        </w:rPr>
        <w:t>...</w:t>
      </w:r>
      <w:r w:rsidR="009E0B52">
        <w:rPr>
          <w:rFonts w:ascii="Times New Roman" w:hAnsi="Times New Roman"/>
          <w:color w:val="000000" w:themeColor="text1"/>
          <w:sz w:val="24"/>
          <w:szCs w:val="24"/>
        </w:rPr>
        <w:t>]</w:t>
      </w:r>
      <w:r w:rsidR="00795F18" w:rsidRPr="00D60B8C">
        <w:rPr>
          <w:rFonts w:ascii="Times New Roman" w:hAnsi="Times New Roman"/>
          <w:color w:val="000000" w:themeColor="text1"/>
          <w:sz w:val="24"/>
          <w:szCs w:val="24"/>
        </w:rPr>
        <w:t xml:space="preserve"> Existe um público que não vai abrir mão do livro impresso e outro que vai preferir ler livros em outros formatos</w:t>
      </w:r>
      <w:r w:rsidR="009E0B52">
        <w:rPr>
          <w:rFonts w:ascii="Times New Roman" w:hAnsi="Times New Roman"/>
          <w:color w:val="000000" w:themeColor="text1"/>
          <w:sz w:val="24"/>
          <w:szCs w:val="24"/>
        </w:rPr>
        <w:t xml:space="preserve"> [</w:t>
      </w:r>
      <w:r w:rsidR="00795F18" w:rsidRPr="00D60B8C">
        <w:rPr>
          <w:rFonts w:ascii="Times New Roman" w:hAnsi="Times New Roman"/>
          <w:color w:val="000000" w:themeColor="text1"/>
          <w:sz w:val="24"/>
          <w:szCs w:val="24"/>
        </w:rPr>
        <w:t>...</w:t>
      </w:r>
      <w:r w:rsidR="009E0B52">
        <w:rPr>
          <w:rFonts w:ascii="Times New Roman" w:hAnsi="Times New Roman"/>
          <w:color w:val="000000" w:themeColor="text1"/>
          <w:sz w:val="24"/>
          <w:szCs w:val="24"/>
        </w:rPr>
        <w:t>]</w:t>
      </w:r>
      <w:r w:rsidR="00795F18" w:rsidRPr="00D60B8C">
        <w:rPr>
          <w:rFonts w:ascii="Times New Roman" w:hAnsi="Times New Roman"/>
          <w:color w:val="000000" w:themeColor="text1"/>
          <w:sz w:val="24"/>
          <w:szCs w:val="24"/>
        </w:rPr>
        <w:t>" defende Mírian.</w:t>
      </w:r>
      <w:bookmarkEnd w:id="5"/>
      <w:bookmarkEnd w:id="6"/>
      <w:r w:rsidR="009B63C8">
        <w:rPr>
          <w:rFonts w:ascii="Times New Roman" w:hAnsi="Times New Roman"/>
          <w:color w:val="000000" w:themeColor="text1"/>
          <w:sz w:val="24"/>
          <w:szCs w:val="24"/>
        </w:rPr>
        <w:t xml:space="preserve"> </w:t>
      </w:r>
      <w:r w:rsidR="00795F18" w:rsidRPr="00D60B8C">
        <w:rPr>
          <w:rFonts w:ascii="Times New Roman" w:hAnsi="Times New Roman"/>
          <w:color w:val="000000" w:themeColor="text1"/>
          <w:sz w:val="24"/>
          <w:szCs w:val="24"/>
        </w:rPr>
        <w:t>[1]</w:t>
      </w:r>
    </w:p>
    <w:p w:rsidR="0081558A" w:rsidRPr="0081558A" w:rsidRDefault="001F3847" w:rsidP="00B24984">
      <w:pPr>
        <w:spacing w:line="360" w:lineRule="auto"/>
        <w:ind w:firstLine="576"/>
        <w:jc w:val="both"/>
        <w:rPr>
          <w:rFonts w:ascii="Times New Roman" w:hAnsi="Times New Roman"/>
          <w:color w:val="000000" w:themeColor="text1"/>
          <w:sz w:val="24"/>
          <w:szCs w:val="24"/>
        </w:rPr>
      </w:pPr>
      <w:r>
        <w:rPr>
          <w:rFonts w:ascii="Times New Roman" w:hAnsi="Times New Roman"/>
          <w:color w:val="000000" w:themeColor="text1"/>
          <w:sz w:val="24"/>
          <w:szCs w:val="24"/>
        </w:rPr>
        <w:t>V</w:t>
      </w:r>
      <w:r w:rsidR="0081558A">
        <w:rPr>
          <w:rFonts w:ascii="Times New Roman" w:hAnsi="Times New Roman"/>
          <w:color w:val="000000" w:themeColor="text1"/>
          <w:sz w:val="24"/>
          <w:szCs w:val="24"/>
        </w:rPr>
        <w:t xml:space="preserve">imos </w:t>
      </w:r>
      <w:r>
        <w:rPr>
          <w:rFonts w:ascii="Times New Roman" w:hAnsi="Times New Roman"/>
          <w:color w:val="000000" w:themeColor="text1"/>
          <w:sz w:val="24"/>
          <w:szCs w:val="24"/>
        </w:rPr>
        <w:t xml:space="preserve">anteriormente </w:t>
      </w:r>
      <w:r w:rsidR="0081558A">
        <w:rPr>
          <w:rFonts w:ascii="Times New Roman" w:hAnsi="Times New Roman"/>
          <w:color w:val="000000" w:themeColor="text1"/>
          <w:sz w:val="24"/>
          <w:szCs w:val="24"/>
        </w:rPr>
        <w:t xml:space="preserve">que as mídias eletrônicas são meios de comunicação em massa muito eficientes e que, também, há inúmeras chances de se desenvolver algo inovador e útil através dessa tecnologia, esse artigo serviu para expandir os nossos horizontes nos mostrando </w:t>
      </w:r>
      <w:r>
        <w:rPr>
          <w:rFonts w:ascii="Times New Roman" w:hAnsi="Times New Roman"/>
          <w:color w:val="000000" w:themeColor="text1"/>
          <w:sz w:val="24"/>
          <w:szCs w:val="24"/>
        </w:rPr>
        <w:t>a</w:t>
      </w:r>
      <w:r w:rsidR="0081558A">
        <w:rPr>
          <w:rFonts w:ascii="Times New Roman" w:hAnsi="Times New Roman"/>
          <w:color w:val="000000" w:themeColor="text1"/>
          <w:sz w:val="24"/>
          <w:szCs w:val="24"/>
        </w:rPr>
        <w:t>onde podemos chegar com soluções aplicadas em mídias eletrônicas.</w:t>
      </w:r>
    </w:p>
    <w:p w:rsidR="00157FA3" w:rsidRDefault="00157FA3" w:rsidP="00B24984">
      <w:pPr>
        <w:pStyle w:val="PargrafodaLista"/>
        <w:spacing w:line="360" w:lineRule="auto"/>
        <w:ind w:left="576"/>
        <w:jc w:val="both"/>
        <w:outlineLvl w:val="1"/>
        <w:rPr>
          <w:rFonts w:ascii="Times New Roman" w:hAnsi="Times New Roman" w:cs="Times New Roman"/>
          <w:color w:val="000000" w:themeColor="text1"/>
          <w:sz w:val="24"/>
          <w:szCs w:val="24"/>
        </w:rPr>
      </w:pPr>
    </w:p>
    <w:p w:rsidR="00795F18" w:rsidRPr="00D60B8C" w:rsidRDefault="001F3847" w:rsidP="00B24984">
      <w:pPr>
        <w:pStyle w:val="PargrafodaLista"/>
        <w:numPr>
          <w:ilvl w:val="1"/>
          <w:numId w:val="1"/>
        </w:numPr>
        <w:spacing w:line="360" w:lineRule="auto"/>
        <w:jc w:val="both"/>
        <w:outlineLvl w:val="1"/>
        <w:rPr>
          <w:rFonts w:ascii="Times New Roman" w:hAnsi="Times New Roman" w:cs="Times New Roman"/>
          <w:color w:val="000000" w:themeColor="text1"/>
          <w:sz w:val="24"/>
          <w:szCs w:val="24"/>
        </w:rPr>
      </w:pPr>
      <w:bookmarkStart w:id="7" w:name="_Toc277712133"/>
      <w:r>
        <w:rPr>
          <w:rFonts w:ascii="Times New Roman" w:hAnsi="Times New Roman" w:cs="Times New Roman"/>
          <w:color w:val="000000" w:themeColor="text1"/>
          <w:sz w:val="24"/>
          <w:szCs w:val="24"/>
        </w:rPr>
        <w:t>MULTIMÍDIAS MÓ</w:t>
      </w:r>
      <w:r w:rsidR="005A6FE7" w:rsidRPr="00D60B8C">
        <w:rPr>
          <w:rFonts w:ascii="Times New Roman" w:hAnsi="Times New Roman" w:cs="Times New Roman"/>
          <w:color w:val="000000" w:themeColor="text1"/>
          <w:sz w:val="24"/>
          <w:szCs w:val="24"/>
        </w:rPr>
        <w:t>VEIS</w:t>
      </w:r>
      <w:bookmarkEnd w:id="7"/>
    </w:p>
    <w:p w:rsidR="009B63C8" w:rsidRPr="00D60B8C" w:rsidRDefault="009B63C8" w:rsidP="00B24984">
      <w:pPr>
        <w:spacing w:line="360" w:lineRule="auto"/>
        <w:jc w:val="both"/>
        <w:rPr>
          <w:rFonts w:ascii="Times New Roman" w:hAnsi="Times New Roman"/>
          <w:color w:val="000000" w:themeColor="text1"/>
          <w:sz w:val="24"/>
          <w:szCs w:val="24"/>
        </w:rPr>
      </w:pPr>
    </w:p>
    <w:p w:rsidR="00795F18" w:rsidRDefault="00795F18"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No artigo </w:t>
      </w:r>
      <w:r w:rsidRPr="009B63C8">
        <w:rPr>
          <w:rFonts w:ascii="Times New Roman" w:hAnsi="Times New Roman"/>
          <w:i/>
          <w:color w:val="000000" w:themeColor="text1"/>
          <w:sz w:val="24"/>
          <w:szCs w:val="24"/>
        </w:rPr>
        <w:t>Multimídias Moveis</w:t>
      </w:r>
      <w:r w:rsidRPr="00D60B8C">
        <w:rPr>
          <w:rFonts w:ascii="Times New Roman" w:hAnsi="Times New Roman"/>
          <w:color w:val="000000" w:themeColor="text1"/>
          <w:sz w:val="24"/>
          <w:szCs w:val="24"/>
        </w:rPr>
        <w:t>, os autores Karen Nakazato, Rafael Barbosa, Raphael Katsuragi etc., mostraram os conceitos básicos das tecnologias multimídia que s</w:t>
      </w:r>
      <w:r w:rsidR="009B63C8">
        <w:rPr>
          <w:rFonts w:ascii="Times New Roman" w:hAnsi="Times New Roman"/>
          <w:color w:val="000000" w:themeColor="text1"/>
          <w:sz w:val="24"/>
          <w:szCs w:val="24"/>
        </w:rPr>
        <w:t>ão utilizadas em dispositivos mó</w:t>
      </w:r>
      <w:r w:rsidRPr="00D60B8C">
        <w:rPr>
          <w:rFonts w:ascii="Times New Roman" w:hAnsi="Times New Roman"/>
          <w:color w:val="000000" w:themeColor="text1"/>
          <w:sz w:val="24"/>
          <w:szCs w:val="24"/>
        </w:rPr>
        <w:t xml:space="preserve">veis, tais como </w:t>
      </w:r>
      <w:r w:rsidRPr="009B63C8">
        <w:rPr>
          <w:rFonts w:ascii="Times New Roman" w:hAnsi="Times New Roman"/>
          <w:i/>
          <w:color w:val="000000" w:themeColor="text1"/>
          <w:sz w:val="24"/>
          <w:szCs w:val="24"/>
        </w:rPr>
        <w:t>Bluetooth</w:t>
      </w:r>
      <w:r w:rsidRPr="00D60B8C">
        <w:rPr>
          <w:rFonts w:ascii="Times New Roman" w:hAnsi="Times New Roman"/>
          <w:color w:val="000000" w:themeColor="text1"/>
          <w:sz w:val="24"/>
          <w:szCs w:val="24"/>
        </w:rPr>
        <w:t xml:space="preserve"> e </w:t>
      </w:r>
      <w:r w:rsidR="006B1E25" w:rsidRPr="009B63C8">
        <w:rPr>
          <w:rFonts w:ascii="Times New Roman" w:hAnsi="Times New Roman"/>
          <w:i/>
          <w:color w:val="000000" w:themeColor="text1"/>
          <w:sz w:val="24"/>
          <w:szCs w:val="24"/>
        </w:rPr>
        <w:t>Wi-Fi</w:t>
      </w:r>
      <w:r w:rsidRPr="00D60B8C">
        <w:rPr>
          <w:rFonts w:ascii="Times New Roman" w:hAnsi="Times New Roman"/>
          <w:color w:val="000000" w:themeColor="text1"/>
          <w:sz w:val="24"/>
          <w:szCs w:val="24"/>
        </w:rPr>
        <w:t xml:space="preserve">. Além </w:t>
      </w:r>
      <w:r w:rsidR="009B63C8">
        <w:rPr>
          <w:rFonts w:ascii="Times New Roman" w:hAnsi="Times New Roman"/>
          <w:color w:val="000000" w:themeColor="text1"/>
          <w:sz w:val="24"/>
          <w:szCs w:val="24"/>
        </w:rPr>
        <w:t>da definição sobre Mobilidade, são</w:t>
      </w:r>
      <w:r w:rsidRPr="00D60B8C">
        <w:rPr>
          <w:rFonts w:ascii="Times New Roman" w:hAnsi="Times New Roman"/>
          <w:color w:val="000000" w:themeColor="text1"/>
          <w:sz w:val="24"/>
          <w:szCs w:val="24"/>
        </w:rPr>
        <w:t xml:space="preserve"> </w:t>
      </w:r>
      <w:r w:rsidR="009B63C8">
        <w:rPr>
          <w:rFonts w:ascii="Times New Roman" w:hAnsi="Times New Roman"/>
          <w:color w:val="000000" w:themeColor="text1"/>
          <w:sz w:val="24"/>
          <w:szCs w:val="24"/>
        </w:rPr>
        <w:t>apresentadas</w:t>
      </w:r>
      <w:r w:rsidRPr="00D60B8C">
        <w:rPr>
          <w:rFonts w:ascii="Times New Roman" w:hAnsi="Times New Roman"/>
          <w:color w:val="000000" w:themeColor="text1"/>
          <w:sz w:val="24"/>
          <w:szCs w:val="24"/>
        </w:rPr>
        <w:t xml:space="preserve"> também algumas das vantagens (otimizar o tempo</w:t>
      </w:r>
      <w:r w:rsidR="009B63C8">
        <w:rPr>
          <w:rFonts w:ascii="Times New Roman" w:hAnsi="Times New Roman"/>
          <w:color w:val="000000" w:themeColor="text1"/>
          <w:sz w:val="24"/>
          <w:szCs w:val="24"/>
        </w:rPr>
        <w:t xml:space="preserve"> etc.</w:t>
      </w:r>
      <w:r w:rsidRPr="00D60B8C">
        <w:rPr>
          <w:rFonts w:ascii="Times New Roman" w:hAnsi="Times New Roman"/>
          <w:color w:val="000000" w:themeColor="text1"/>
          <w:sz w:val="24"/>
          <w:szCs w:val="24"/>
        </w:rPr>
        <w:t xml:space="preserve">) e desvantagens (custo do </w:t>
      </w:r>
      <w:r w:rsidRPr="009B63C8">
        <w:rPr>
          <w:rFonts w:ascii="Times New Roman" w:hAnsi="Times New Roman"/>
          <w:i/>
          <w:color w:val="000000" w:themeColor="text1"/>
          <w:sz w:val="24"/>
          <w:szCs w:val="24"/>
        </w:rPr>
        <w:t>hardware</w:t>
      </w:r>
      <w:r w:rsidR="009B63C8">
        <w:rPr>
          <w:rFonts w:ascii="Times New Roman" w:hAnsi="Times New Roman"/>
          <w:i/>
          <w:color w:val="000000" w:themeColor="text1"/>
          <w:sz w:val="24"/>
          <w:szCs w:val="24"/>
        </w:rPr>
        <w:t xml:space="preserve"> </w:t>
      </w:r>
      <w:r w:rsidR="009B63C8" w:rsidRPr="009B63C8">
        <w:rPr>
          <w:rFonts w:ascii="Times New Roman" w:hAnsi="Times New Roman"/>
          <w:color w:val="000000" w:themeColor="text1"/>
          <w:sz w:val="24"/>
          <w:szCs w:val="24"/>
        </w:rPr>
        <w:t>etc</w:t>
      </w:r>
      <w:r w:rsidR="009B63C8">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desses dispositivos. É contada toda evolução histórica desses dispositivos, que começou em 1992 com um </w:t>
      </w:r>
      <w:r w:rsidRPr="009B63C8">
        <w:rPr>
          <w:rFonts w:ascii="Times New Roman" w:hAnsi="Times New Roman"/>
          <w:i/>
          <w:color w:val="000000" w:themeColor="text1"/>
          <w:sz w:val="24"/>
          <w:szCs w:val="24"/>
        </w:rPr>
        <w:t>handheld</w:t>
      </w:r>
      <w:r w:rsidRPr="00D60B8C">
        <w:rPr>
          <w:rFonts w:ascii="Times New Roman" w:hAnsi="Times New Roman"/>
          <w:color w:val="000000" w:themeColor="text1"/>
          <w:sz w:val="24"/>
          <w:szCs w:val="24"/>
        </w:rPr>
        <w:t xml:space="preserve"> chamado </w:t>
      </w:r>
      <w:r w:rsidRPr="00DF10EF">
        <w:rPr>
          <w:rFonts w:ascii="Times New Roman" w:hAnsi="Times New Roman"/>
          <w:i/>
          <w:color w:val="000000" w:themeColor="text1"/>
          <w:sz w:val="24"/>
          <w:szCs w:val="24"/>
        </w:rPr>
        <w:t>Newton</w:t>
      </w:r>
      <w:r w:rsidRPr="00D60B8C">
        <w:rPr>
          <w:rFonts w:ascii="Times New Roman" w:hAnsi="Times New Roman"/>
          <w:color w:val="000000" w:themeColor="text1"/>
          <w:sz w:val="24"/>
          <w:szCs w:val="24"/>
        </w:rPr>
        <w:t xml:space="preserve"> da </w:t>
      </w:r>
      <w:r w:rsidRPr="00DF10EF">
        <w:rPr>
          <w:rFonts w:ascii="Times New Roman" w:hAnsi="Times New Roman"/>
          <w:i/>
          <w:color w:val="000000" w:themeColor="text1"/>
          <w:sz w:val="24"/>
          <w:szCs w:val="24"/>
        </w:rPr>
        <w:t>Apple</w:t>
      </w:r>
      <w:r w:rsidRPr="00D60B8C">
        <w:rPr>
          <w:rFonts w:ascii="Times New Roman" w:hAnsi="Times New Roman"/>
          <w:color w:val="000000" w:themeColor="text1"/>
          <w:sz w:val="24"/>
          <w:szCs w:val="24"/>
        </w:rPr>
        <w:t xml:space="preserve">, mas que não teve grande repercussão, até um dos mais </w:t>
      </w:r>
      <w:r w:rsidR="009B63C8">
        <w:rPr>
          <w:rFonts w:ascii="Times New Roman" w:hAnsi="Times New Roman"/>
          <w:color w:val="000000" w:themeColor="text1"/>
          <w:sz w:val="24"/>
          <w:szCs w:val="24"/>
        </w:rPr>
        <w:t>populares</w:t>
      </w:r>
      <w:r w:rsidRPr="00D60B8C">
        <w:rPr>
          <w:rFonts w:ascii="Times New Roman" w:hAnsi="Times New Roman"/>
          <w:color w:val="000000" w:themeColor="text1"/>
          <w:sz w:val="24"/>
          <w:szCs w:val="24"/>
        </w:rPr>
        <w:t xml:space="preserve"> hoje em dia, os </w:t>
      </w:r>
      <w:r w:rsidRPr="009B63C8">
        <w:rPr>
          <w:rFonts w:ascii="Times New Roman" w:hAnsi="Times New Roman"/>
          <w:i/>
          <w:color w:val="000000" w:themeColor="text1"/>
          <w:sz w:val="24"/>
          <w:szCs w:val="24"/>
        </w:rPr>
        <w:t>Smartphones</w:t>
      </w:r>
      <w:r w:rsidRPr="00D60B8C">
        <w:rPr>
          <w:rFonts w:ascii="Times New Roman" w:hAnsi="Times New Roman"/>
          <w:color w:val="000000" w:themeColor="text1"/>
          <w:sz w:val="24"/>
          <w:szCs w:val="24"/>
        </w:rPr>
        <w:t>. Acessibilidade e usabilidade são dois dos conceitos que devem andar de mãos dadas em aplicações e dispositiv</w:t>
      </w:r>
      <w:r w:rsidR="00BE312D" w:rsidRPr="00D60B8C">
        <w:rPr>
          <w:rFonts w:ascii="Times New Roman" w:hAnsi="Times New Roman"/>
          <w:color w:val="000000" w:themeColor="text1"/>
          <w:sz w:val="24"/>
          <w:szCs w:val="24"/>
        </w:rPr>
        <w:t>o</w:t>
      </w:r>
      <w:r w:rsidRPr="00D60B8C">
        <w:rPr>
          <w:rFonts w:ascii="Times New Roman" w:hAnsi="Times New Roman"/>
          <w:color w:val="000000" w:themeColor="text1"/>
          <w:sz w:val="24"/>
          <w:szCs w:val="24"/>
        </w:rPr>
        <w:t xml:space="preserve">s móveis. Se ambos </w:t>
      </w:r>
      <w:r w:rsidR="009B63C8">
        <w:rPr>
          <w:rFonts w:ascii="Times New Roman" w:hAnsi="Times New Roman"/>
          <w:color w:val="000000" w:themeColor="text1"/>
          <w:sz w:val="24"/>
          <w:szCs w:val="24"/>
        </w:rPr>
        <w:t xml:space="preserve">os </w:t>
      </w:r>
      <w:r w:rsidRPr="00D60B8C">
        <w:rPr>
          <w:rFonts w:ascii="Times New Roman" w:hAnsi="Times New Roman"/>
          <w:color w:val="000000" w:themeColor="text1"/>
          <w:sz w:val="24"/>
          <w:szCs w:val="24"/>
        </w:rPr>
        <w:t xml:space="preserve">objetivos forem alcançados satisfatoriamente, cobriremos um maior número de pessoas atendidas, resultando em uma satisfação muito maior. Uma das tecnologias que mais avançaram </w:t>
      </w:r>
      <w:r w:rsidR="009B63C8">
        <w:rPr>
          <w:rFonts w:ascii="Times New Roman" w:hAnsi="Times New Roman"/>
          <w:color w:val="000000" w:themeColor="text1"/>
          <w:sz w:val="24"/>
          <w:szCs w:val="24"/>
        </w:rPr>
        <w:t>é</w:t>
      </w:r>
      <w:r w:rsidRPr="00D60B8C">
        <w:rPr>
          <w:rFonts w:ascii="Times New Roman" w:hAnsi="Times New Roman"/>
          <w:color w:val="000000" w:themeColor="text1"/>
          <w:sz w:val="24"/>
          <w:szCs w:val="24"/>
        </w:rPr>
        <w:t xml:space="preserve"> a de transmissão de dados, que se divid</w:t>
      </w:r>
      <w:r w:rsidR="009B63C8">
        <w:rPr>
          <w:rFonts w:ascii="Times New Roman" w:hAnsi="Times New Roman"/>
          <w:color w:val="000000" w:themeColor="text1"/>
          <w:sz w:val="24"/>
          <w:szCs w:val="24"/>
        </w:rPr>
        <w:t>e em curto (</w:t>
      </w:r>
      <w:r w:rsidR="009B63C8" w:rsidRPr="009B63C8">
        <w:rPr>
          <w:rFonts w:ascii="Times New Roman" w:hAnsi="Times New Roman"/>
          <w:i/>
          <w:color w:val="000000" w:themeColor="text1"/>
          <w:sz w:val="24"/>
          <w:szCs w:val="24"/>
        </w:rPr>
        <w:t>Bluetooth</w:t>
      </w:r>
      <w:r w:rsidR="009B63C8">
        <w:rPr>
          <w:rFonts w:ascii="Times New Roman" w:hAnsi="Times New Roman"/>
          <w:color w:val="000000" w:themeColor="text1"/>
          <w:sz w:val="24"/>
          <w:szCs w:val="24"/>
        </w:rPr>
        <w:t>), médio (</w:t>
      </w:r>
      <w:r w:rsidR="009B63C8" w:rsidRPr="009B63C8">
        <w:rPr>
          <w:rFonts w:ascii="Times New Roman" w:hAnsi="Times New Roman"/>
          <w:i/>
          <w:color w:val="000000" w:themeColor="text1"/>
          <w:sz w:val="24"/>
          <w:szCs w:val="24"/>
        </w:rPr>
        <w:t>W</w:t>
      </w:r>
      <w:r w:rsidRPr="009B63C8">
        <w:rPr>
          <w:rFonts w:ascii="Times New Roman" w:hAnsi="Times New Roman"/>
          <w:i/>
          <w:color w:val="000000" w:themeColor="text1"/>
          <w:sz w:val="24"/>
          <w:szCs w:val="24"/>
        </w:rPr>
        <w:t>i</w:t>
      </w:r>
      <w:r w:rsidR="009B63C8" w:rsidRPr="009B63C8">
        <w:rPr>
          <w:rFonts w:ascii="Times New Roman" w:hAnsi="Times New Roman"/>
          <w:i/>
          <w:color w:val="000000" w:themeColor="text1"/>
          <w:sz w:val="24"/>
          <w:szCs w:val="24"/>
        </w:rPr>
        <w:t>-F</w:t>
      </w:r>
      <w:r w:rsidRPr="009B63C8">
        <w:rPr>
          <w:rFonts w:ascii="Times New Roman" w:hAnsi="Times New Roman"/>
          <w:i/>
          <w:color w:val="000000" w:themeColor="text1"/>
          <w:sz w:val="24"/>
          <w:szCs w:val="24"/>
        </w:rPr>
        <w:t>i</w:t>
      </w:r>
      <w:r w:rsidR="009B63C8">
        <w:rPr>
          <w:rFonts w:ascii="Times New Roman" w:hAnsi="Times New Roman"/>
          <w:color w:val="000000" w:themeColor="text1"/>
          <w:sz w:val="24"/>
          <w:szCs w:val="24"/>
        </w:rPr>
        <w:t>) e longo alcance (radio frequ</w:t>
      </w:r>
      <w:r w:rsidRPr="00D60B8C">
        <w:rPr>
          <w:rFonts w:ascii="Times New Roman" w:hAnsi="Times New Roman"/>
          <w:color w:val="000000" w:themeColor="text1"/>
          <w:sz w:val="24"/>
          <w:szCs w:val="24"/>
        </w:rPr>
        <w:t xml:space="preserve">ência de telefonia celular). Como o </w:t>
      </w:r>
      <w:r w:rsidRPr="009B63C8">
        <w:rPr>
          <w:rFonts w:ascii="Times New Roman" w:hAnsi="Times New Roman"/>
          <w:i/>
          <w:color w:val="000000" w:themeColor="text1"/>
          <w:sz w:val="24"/>
          <w:szCs w:val="24"/>
        </w:rPr>
        <w:t>hardware</w:t>
      </w:r>
      <w:r w:rsidRPr="00D60B8C">
        <w:rPr>
          <w:rFonts w:ascii="Times New Roman" w:hAnsi="Times New Roman"/>
          <w:color w:val="000000" w:themeColor="text1"/>
          <w:sz w:val="24"/>
          <w:szCs w:val="24"/>
        </w:rPr>
        <w:t xml:space="preserve"> varia muito de dispositivo para dispositivo, o desenvolvim</w:t>
      </w:r>
      <w:r w:rsidR="0018042D" w:rsidRPr="00D60B8C">
        <w:rPr>
          <w:rFonts w:ascii="Times New Roman" w:hAnsi="Times New Roman"/>
          <w:color w:val="000000" w:themeColor="text1"/>
          <w:sz w:val="24"/>
          <w:szCs w:val="24"/>
        </w:rPr>
        <w:t xml:space="preserve">ento de </w:t>
      </w:r>
      <w:r w:rsidR="0018042D" w:rsidRPr="009B63C8">
        <w:rPr>
          <w:rFonts w:ascii="Times New Roman" w:hAnsi="Times New Roman"/>
          <w:i/>
          <w:color w:val="000000" w:themeColor="text1"/>
          <w:sz w:val="24"/>
          <w:szCs w:val="24"/>
        </w:rPr>
        <w:t>softwares</w:t>
      </w:r>
      <w:r w:rsidR="0018042D" w:rsidRPr="00D60B8C">
        <w:rPr>
          <w:rFonts w:ascii="Times New Roman" w:hAnsi="Times New Roman"/>
          <w:color w:val="000000" w:themeColor="text1"/>
          <w:sz w:val="24"/>
          <w:szCs w:val="24"/>
        </w:rPr>
        <w:t xml:space="preserve"> é muito especí</w:t>
      </w:r>
      <w:r w:rsidRPr="00D60B8C">
        <w:rPr>
          <w:rFonts w:ascii="Times New Roman" w:hAnsi="Times New Roman"/>
          <w:color w:val="000000" w:themeColor="text1"/>
          <w:sz w:val="24"/>
          <w:szCs w:val="24"/>
        </w:rPr>
        <w:t xml:space="preserve">fico, tem que saber exatamente para qual dispositivo desenvolver e qual a capacidade desse dispositivo, para nunca desenvolver algo que o dispositivo não seja capaz de processar. É usado como exemplo um caso de agosto de 2007 quando a </w:t>
      </w:r>
      <w:r w:rsidRPr="00DF10EF">
        <w:rPr>
          <w:rFonts w:ascii="Times New Roman" w:hAnsi="Times New Roman"/>
          <w:i/>
          <w:color w:val="000000" w:themeColor="text1"/>
          <w:sz w:val="24"/>
          <w:szCs w:val="24"/>
        </w:rPr>
        <w:t>Air France</w:t>
      </w:r>
      <w:r w:rsidRPr="00D60B8C">
        <w:rPr>
          <w:rFonts w:ascii="Times New Roman" w:hAnsi="Times New Roman"/>
          <w:color w:val="000000" w:themeColor="text1"/>
          <w:sz w:val="24"/>
          <w:szCs w:val="24"/>
        </w:rPr>
        <w:t xml:space="preserve"> lançou um serviço de </w:t>
      </w:r>
      <w:r w:rsidRPr="009B63C8">
        <w:rPr>
          <w:rFonts w:ascii="Times New Roman" w:hAnsi="Times New Roman"/>
          <w:i/>
          <w:color w:val="000000" w:themeColor="text1"/>
          <w:sz w:val="24"/>
          <w:szCs w:val="24"/>
        </w:rPr>
        <w:t>check-in</w:t>
      </w:r>
      <w:r w:rsidRPr="00D60B8C">
        <w:rPr>
          <w:rFonts w:ascii="Times New Roman" w:hAnsi="Times New Roman"/>
          <w:color w:val="000000" w:themeColor="text1"/>
          <w:sz w:val="24"/>
          <w:szCs w:val="24"/>
        </w:rPr>
        <w:t xml:space="preserve"> pelo celular. O cliente acessava o site da companhia pelo celular, fazia o </w:t>
      </w:r>
      <w:r w:rsidRPr="009B63C8">
        <w:rPr>
          <w:rFonts w:ascii="Times New Roman" w:hAnsi="Times New Roman"/>
          <w:i/>
          <w:color w:val="000000" w:themeColor="text1"/>
          <w:sz w:val="24"/>
          <w:szCs w:val="24"/>
        </w:rPr>
        <w:t>check-in</w:t>
      </w:r>
      <w:r w:rsidR="009B63C8">
        <w:rPr>
          <w:rFonts w:ascii="Times New Roman" w:hAnsi="Times New Roman"/>
          <w:color w:val="000000" w:themeColor="text1"/>
          <w:sz w:val="24"/>
          <w:szCs w:val="24"/>
        </w:rPr>
        <w:t xml:space="preserve"> e escolhia o seu assento. Posteriormente, o cliente </w:t>
      </w:r>
      <w:r w:rsidRPr="00D60B8C">
        <w:rPr>
          <w:rFonts w:ascii="Times New Roman" w:hAnsi="Times New Roman"/>
          <w:color w:val="000000" w:themeColor="text1"/>
          <w:sz w:val="24"/>
          <w:szCs w:val="24"/>
        </w:rPr>
        <w:t>receb</w:t>
      </w:r>
      <w:r w:rsidR="001E7A94">
        <w:rPr>
          <w:rFonts w:ascii="Times New Roman" w:hAnsi="Times New Roman"/>
          <w:color w:val="000000" w:themeColor="text1"/>
          <w:sz w:val="24"/>
          <w:szCs w:val="24"/>
        </w:rPr>
        <w:t>er</w:t>
      </w:r>
      <w:r w:rsidRPr="00D60B8C">
        <w:rPr>
          <w:rFonts w:ascii="Times New Roman" w:hAnsi="Times New Roman"/>
          <w:color w:val="000000" w:themeColor="text1"/>
          <w:sz w:val="24"/>
          <w:szCs w:val="24"/>
        </w:rPr>
        <w:t>ia uma confirmação via SMS.</w:t>
      </w:r>
      <w:r w:rsidR="001E7A94">
        <w:rPr>
          <w:rFonts w:ascii="Times New Roman" w:hAnsi="Times New Roman"/>
          <w:color w:val="000000" w:themeColor="text1"/>
          <w:sz w:val="24"/>
          <w:szCs w:val="24"/>
        </w:rPr>
        <w:t xml:space="preserve"> </w:t>
      </w:r>
      <w:r w:rsidRPr="00D60B8C">
        <w:rPr>
          <w:rFonts w:ascii="Times New Roman" w:hAnsi="Times New Roman"/>
          <w:color w:val="000000" w:themeColor="text1"/>
          <w:sz w:val="24"/>
          <w:szCs w:val="24"/>
        </w:rPr>
        <w:t>[2]</w:t>
      </w:r>
    </w:p>
    <w:p w:rsidR="00DF10EF" w:rsidRDefault="001F3847" w:rsidP="00B24984">
      <w:pPr>
        <w:spacing w:line="360" w:lineRule="auto"/>
        <w:ind w:firstLine="576"/>
        <w:jc w:val="both"/>
        <w:rPr>
          <w:rFonts w:ascii="Times New Roman" w:hAnsi="Times New Roman"/>
          <w:color w:val="000000" w:themeColor="text1"/>
          <w:sz w:val="24"/>
          <w:szCs w:val="24"/>
        </w:rPr>
      </w:pPr>
      <w:r>
        <w:rPr>
          <w:rFonts w:ascii="Times New Roman" w:hAnsi="Times New Roman"/>
          <w:color w:val="000000" w:themeColor="text1"/>
          <w:sz w:val="24"/>
          <w:szCs w:val="24"/>
        </w:rPr>
        <w:lastRenderedPageBreak/>
        <w:t>A mobilidade, ao longo dest</w:t>
      </w:r>
      <w:r w:rsidR="00DF10EF">
        <w:rPr>
          <w:rFonts w:ascii="Times New Roman" w:hAnsi="Times New Roman"/>
          <w:color w:val="000000" w:themeColor="text1"/>
          <w:sz w:val="24"/>
          <w:szCs w:val="24"/>
        </w:rPr>
        <w:t>a década, vem sendo um assunto em alta pelo fato da grande importância que a humanidade vem dando a informática e a internet</w:t>
      </w:r>
      <w:r>
        <w:rPr>
          <w:rFonts w:ascii="Times New Roman" w:hAnsi="Times New Roman"/>
          <w:color w:val="000000" w:themeColor="text1"/>
          <w:sz w:val="24"/>
          <w:szCs w:val="24"/>
        </w:rPr>
        <w:t>,</w:t>
      </w:r>
      <w:r w:rsidR="00DF10EF">
        <w:rPr>
          <w:rFonts w:ascii="Times New Roman" w:hAnsi="Times New Roman"/>
          <w:color w:val="000000" w:themeColor="text1"/>
          <w:sz w:val="24"/>
          <w:szCs w:val="24"/>
        </w:rPr>
        <w:t xml:space="preserve"> estando sempre </w:t>
      </w:r>
      <w:r>
        <w:rPr>
          <w:rFonts w:ascii="Times New Roman" w:hAnsi="Times New Roman"/>
          <w:color w:val="000000" w:themeColor="text1"/>
          <w:sz w:val="24"/>
          <w:szCs w:val="24"/>
        </w:rPr>
        <w:t>atenta</w:t>
      </w:r>
      <w:r w:rsidR="00DF10EF">
        <w:rPr>
          <w:rFonts w:ascii="Times New Roman" w:hAnsi="Times New Roman"/>
          <w:color w:val="000000" w:themeColor="text1"/>
          <w:sz w:val="24"/>
          <w:szCs w:val="24"/>
        </w:rPr>
        <w:t xml:space="preserve"> </w:t>
      </w:r>
      <w:r>
        <w:rPr>
          <w:rFonts w:ascii="Times New Roman" w:hAnsi="Times New Roman"/>
          <w:color w:val="000000" w:themeColor="text1"/>
          <w:sz w:val="24"/>
          <w:szCs w:val="24"/>
        </w:rPr>
        <w:t>às redes sociais, a</w:t>
      </w:r>
      <w:r w:rsidR="00DF10EF">
        <w:rPr>
          <w:rFonts w:ascii="Times New Roman" w:hAnsi="Times New Roman"/>
          <w:color w:val="000000" w:themeColor="text1"/>
          <w:sz w:val="24"/>
          <w:szCs w:val="24"/>
        </w:rPr>
        <w:t xml:space="preserve">os </w:t>
      </w:r>
      <w:r>
        <w:rPr>
          <w:rFonts w:ascii="Times New Roman" w:hAnsi="Times New Roman"/>
          <w:i/>
          <w:color w:val="000000" w:themeColor="text1"/>
          <w:sz w:val="24"/>
          <w:szCs w:val="24"/>
        </w:rPr>
        <w:t>web</w:t>
      </w:r>
      <w:r w:rsidRPr="00DF10EF">
        <w:rPr>
          <w:rFonts w:ascii="Times New Roman" w:hAnsi="Times New Roman"/>
          <w:i/>
          <w:color w:val="000000" w:themeColor="text1"/>
          <w:sz w:val="24"/>
          <w:szCs w:val="24"/>
        </w:rPr>
        <w:t>sites</w:t>
      </w:r>
      <w:r>
        <w:rPr>
          <w:rFonts w:ascii="Times New Roman" w:hAnsi="Times New Roman"/>
          <w:color w:val="000000" w:themeColor="text1"/>
          <w:sz w:val="24"/>
          <w:szCs w:val="24"/>
        </w:rPr>
        <w:t>, a</w:t>
      </w:r>
      <w:r w:rsidR="00DF10EF">
        <w:rPr>
          <w:rFonts w:ascii="Times New Roman" w:hAnsi="Times New Roman"/>
          <w:color w:val="000000" w:themeColor="text1"/>
          <w:sz w:val="24"/>
          <w:szCs w:val="24"/>
        </w:rPr>
        <w:t xml:space="preserve">os </w:t>
      </w:r>
      <w:r>
        <w:rPr>
          <w:rFonts w:ascii="Times New Roman" w:hAnsi="Times New Roman"/>
          <w:i/>
          <w:color w:val="000000" w:themeColor="text1"/>
          <w:sz w:val="24"/>
          <w:szCs w:val="24"/>
        </w:rPr>
        <w:t>blog</w:t>
      </w:r>
      <w:r w:rsidR="00DF10EF" w:rsidRPr="00DF10EF">
        <w:rPr>
          <w:rFonts w:ascii="Times New Roman" w:hAnsi="Times New Roman"/>
          <w:i/>
          <w:color w:val="000000" w:themeColor="text1"/>
          <w:sz w:val="24"/>
          <w:szCs w:val="24"/>
        </w:rPr>
        <w:t>s</w:t>
      </w:r>
      <w:r w:rsidR="00DF10EF">
        <w:rPr>
          <w:rFonts w:ascii="Times New Roman" w:hAnsi="Times New Roman"/>
          <w:color w:val="000000" w:themeColor="text1"/>
          <w:sz w:val="24"/>
          <w:szCs w:val="24"/>
        </w:rPr>
        <w:t xml:space="preserve">, nos </w:t>
      </w:r>
      <w:r w:rsidR="00DF10EF" w:rsidRPr="001F3847">
        <w:rPr>
          <w:rFonts w:ascii="Times New Roman" w:hAnsi="Times New Roman"/>
          <w:color w:val="000000" w:themeColor="text1"/>
          <w:sz w:val="24"/>
          <w:szCs w:val="24"/>
        </w:rPr>
        <w:t>fóruns</w:t>
      </w:r>
      <w:r w:rsidR="00DF10EF">
        <w:rPr>
          <w:rFonts w:ascii="Times New Roman" w:hAnsi="Times New Roman"/>
          <w:color w:val="000000" w:themeColor="text1"/>
          <w:sz w:val="24"/>
          <w:szCs w:val="24"/>
        </w:rPr>
        <w:t xml:space="preserve"> etc. E</w:t>
      </w:r>
      <w:r>
        <w:rPr>
          <w:rFonts w:ascii="Times New Roman" w:hAnsi="Times New Roman"/>
          <w:color w:val="000000" w:themeColor="text1"/>
          <w:sz w:val="24"/>
          <w:szCs w:val="24"/>
        </w:rPr>
        <w:t>, com o avanço da tecnologia,</w:t>
      </w:r>
      <w:r w:rsidR="00DF10EF">
        <w:rPr>
          <w:rFonts w:ascii="Times New Roman" w:hAnsi="Times New Roman"/>
          <w:color w:val="000000" w:themeColor="text1"/>
          <w:sz w:val="24"/>
          <w:szCs w:val="24"/>
        </w:rPr>
        <w:t xml:space="preserve"> torna</w:t>
      </w:r>
      <w:r>
        <w:rPr>
          <w:rFonts w:ascii="Times New Roman" w:hAnsi="Times New Roman"/>
          <w:color w:val="000000" w:themeColor="text1"/>
          <w:sz w:val="24"/>
          <w:szCs w:val="24"/>
        </w:rPr>
        <w:t>-se</w:t>
      </w:r>
      <w:r w:rsidR="00DF10EF">
        <w:rPr>
          <w:rFonts w:ascii="Times New Roman" w:hAnsi="Times New Roman"/>
          <w:color w:val="000000" w:themeColor="text1"/>
          <w:sz w:val="24"/>
          <w:szCs w:val="24"/>
        </w:rPr>
        <w:t xml:space="preserve"> cada vez mais clara a dependência </w:t>
      </w:r>
      <w:r>
        <w:rPr>
          <w:rFonts w:ascii="Times New Roman" w:hAnsi="Times New Roman"/>
          <w:color w:val="000000" w:themeColor="text1"/>
          <w:sz w:val="24"/>
          <w:szCs w:val="24"/>
        </w:rPr>
        <w:t>que o</w:t>
      </w:r>
      <w:r w:rsidR="00DF10EF">
        <w:rPr>
          <w:rFonts w:ascii="Times New Roman" w:hAnsi="Times New Roman"/>
          <w:color w:val="000000" w:themeColor="text1"/>
          <w:sz w:val="24"/>
          <w:szCs w:val="24"/>
        </w:rPr>
        <w:t xml:space="preserve"> homem </w:t>
      </w:r>
      <w:r>
        <w:rPr>
          <w:rFonts w:ascii="Times New Roman" w:hAnsi="Times New Roman"/>
          <w:color w:val="000000" w:themeColor="text1"/>
          <w:sz w:val="24"/>
          <w:szCs w:val="24"/>
        </w:rPr>
        <w:t>tem d</w:t>
      </w:r>
      <w:r w:rsidR="00DF10EF">
        <w:rPr>
          <w:rFonts w:ascii="Times New Roman" w:hAnsi="Times New Roman"/>
          <w:color w:val="000000" w:themeColor="text1"/>
          <w:sz w:val="24"/>
          <w:szCs w:val="24"/>
        </w:rPr>
        <w:t xml:space="preserve">ela. Assim, o interesse das pessoas se manterem conectadas em movimento, ou seja, sem </w:t>
      </w:r>
      <w:r>
        <w:rPr>
          <w:rFonts w:ascii="Times New Roman" w:hAnsi="Times New Roman"/>
          <w:color w:val="000000" w:themeColor="text1"/>
          <w:sz w:val="24"/>
          <w:szCs w:val="24"/>
        </w:rPr>
        <w:t xml:space="preserve">a necessidade de o usuário </w:t>
      </w:r>
      <w:r w:rsidR="00DF10EF">
        <w:rPr>
          <w:rFonts w:ascii="Times New Roman" w:hAnsi="Times New Roman"/>
          <w:color w:val="000000" w:themeColor="text1"/>
          <w:sz w:val="24"/>
          <w:szCs w:val="24"/>
        </w:rPr>
        <w:t xml:space="preserve">ficar </w:t>
      </w:r>
      <w:r>
        <w:rPr>
          <w:rFonts w:ascii="Times New Roman" w:hAnsi="Times New Roman"/>
          <w:color w:val="000000" w:themeColor="text1"/>
          <w:sz w:val="24"/>
          <w:szCs w:val="24"/>
        </w:rPr>
        <w:t xml:space="preserve">imóvel </w:t>
      </w:r>
      <w:r w:rsidR="00DF10EF">
        <w:rPr>
          <w:rFonts w:ascii="Times New Roman" w:hAnsi="Times New Roman"/>
          <w:color w:val="000000" w:themeColor="text1"/>
          <w:sz w:val="24"/>
          <w:szCs w:val="24"/>
        </w:rPr>
        <w:t xml:space="preserve">em frente a um microcomputador. O artigo </w:t>
      </w:r>
      <w:r w:rsidR="008A295C" w:rsidRPr="008A295C">
        <w:rPr>
          <w:rFonts w:ascii="Times New Roman" w:hAnsi="Times New Roman"/>
          <w:i/>
          <w:color w:val="000000" w:themeColor="text1"/>
          <w:sz w:val="24"/>
          <w:szCs w:val="24"/>
        </w:rPr>
        <w:t xml:space="preserve">Multimídias Móveis </w:t>
      </w:r>
      <w:r w:rsidR="00422F30">
        <w:rPr>
          <w:rFonts w:ascii="Times New Roman" w:hAnsi="Times New Roman"/>
          <w:color w:val="000000" w:themeColor="text1"/>
          <w:sz w:val="24"/>
          <w:szCs w:val="24"/>
        </w:rPr>
        <w:t>nos fez perceber a importância dos sistemas</w:t>
      </w:r>
      <w:r w:rsidR="008A295C">
        <w:rPr>
          <w:rFonts w:ascii="Times New Roman" w:hAnsi="Times New Roman"/>
          <w:color w:val="000000" w:themeColor="text1"/>
          <w:sz w:val="24"/>
          <w:szCs w:val="24"/>
        </w:rPr>
        <w:t>,</w:t>
      </w:r>
      <w:r w:rsidR="00422F30">
        <w:rPr>
          <w:rFonts w:ascii="Times New Roman" w:hAnsi="Times New Roman"/>
          <w:color w:val="000000" w:themeColor="text1"/>
          <w:sz w:val="24"/>
          <w:szCs w:val="24"/>
        </w:rPr>
        <w:t xml:space="preserve"> baseados em tecnologias móveis e a alta satisfação dos usuários que a mobilidade proporciona, nos motivando muito </w:t>
      </w:r>
      <w:r w:rsidR="008A295C">
        <w:rPr>
          <w:rFonts w:ascii="Times New Roman" w:hAnsi="Times New Roman"/>
          <w:color w:val="000000" w:themeColor="text1"/>
          <w:sz w:val="24"/>
          <w:szCs w:val="24"/>
        </w:rPr>
        <w:t>a</w:t>
      </w:r>
      <w:r w:rsidR="00422F30">
        <w:rPr>
          <w:rFonts w:ascii="Times New Roman" w:hAnsi="Times New Roman"/>
          <w:color w:val="000000" w:themeColor="text1"/>
          <w:sz w:val="24"/>
          <w:szCs w:val="24"/>
        </w:rPr>
        <w:t xml:space="preserve"> realizarmos a conclusão desse trabalho.</w:t>
      </w:r>
    </w:p>
    <w:p w:rsidR="00422F30" w:rsidRDefault="00422F30" w:rsidP="00B24984">
      <w:pPr>
        <w:spacing w:line="360" w:lineRule="auto"/>
        <w:ind w:firstLine="576"/>
        <w:jc w:val="both"/>
        <w:rPr>
          <w:rFonts w:ascii="Times New Roman" w:hAnsi="Times New Roman"/>
          <w:color w:val="000000" w:themeColor="text1"/>
          <w:sz w:val="24"/>
          <w:szCs w:val="24"/>
        </w:rPr>
      </w:pPr>
    </w:p>
    <w:p w:rsidR="00795F18" w:rsidRPr="00C57125" w:rsidRDefault="005A6FE7" w:rsidP="00B24984">
      <w:pPr>
        <w:pStyle w:val="PargrafodaLista"/>
        <w:numPr>
          <w:ilvl w:val="1"/>
          <w:numId w:val="1"/>
        </w:numPr>
        <w:spacing w:line="360" w:lineRule="auto"/>
        <w:jc w:val="both"/>
        <w:outlineLvl w:val="1"/>
        <w:rPr>
          <w:rFonts w:ascii="Times New Roman" w:hAnsi="Times New Roman" w:cs="Times New Roman"/>
          <w:color w:val="000000" w:themeColor="text1"/>
          <w:sz w:val="24"/>
          <w:szCs w:val="24"/>
        </w:rPr>
      </w:pPr>
      <w:bookmarkStart w:id="8" w:name="_Toc277712134"/>
      <w:r w:rsidRPr="00C57125">
        <w:rPr>
          <w:rFonts w:ascii="Times New Roman" w:hAnsi="Times New Roman" w:cs="Times New Roman"/>
          <w:color w:val="000000" w:themeColor="text1"/>
          <w:sz w:val="24"/>
          <w:szCs w:val="24"/>
        </w:rPr>
        <w:t>A RELAÇÃO ENTRE A SATISFAÇÃO E A FIDELIDADE DOS CLIENTES COM A LUCRATIVIDADE DAS EMPRESAS.</w:t>
      </w:r>
      <w:bookmarkEnd w:id="8"/>
    </w:p>
    <w:p w:rsidR="005A6FE7" w:rsidRPr="00D60B8C" w:rsidRDefault="005A6FE7" w:rsidP="00B24984">
      <w:pPr>
        <w:spacing w:line="360" w:lineRule="auto"/>
        <w:jc w:val="both"/>
        <w:rPr>
          <w:rFonts w:ascii="Times New Roman" w:hAnsi="Times New Roman"/>
          <w:color w:val="000000" w:themeColor="text1"/>
          <w:sz w:val="24"/>
          <w:szCs w:val="24"/>
        </w:rPr>
      </w:pPr>
    </w:p>
    <w:p w:rsidR="00795F18" w:rsidRPr="00D60B8C" w:rsidRDefault="001E7A94" w:rsidP="00B24984">
      <w:pPr>
        <w:spacing w:line="360" w:lineRule="auto"/>
        <w:ind w:firstLine="576"/>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No texto </w:t>
      </w:r>
      <w:r w:rsidR="00795F18" w:rsidRPr="001E7A94">
        <w:rPr>
          <w:rFonts w:ascii="Times New Roman" w:hAnsi="Times New Roman"/>
          <w:i/>
          <w:color w:val="000000" w:themeColor="text1"/>
          <w:sz w:val="24"/>
          <w:szCs w:val="24"/>
        </w:rPr>
        <w:t>A relação entre a satisfação e a fidelidade dos clientes c</w:t>
      </w:r>
      <w:r w:rsidRPr="001E7A94">
        <w:rPr>
          <w:rFonts w:ascii="Times New Roman" w:hAnsi="Times New Roman"/>
          <w:i/>
          <w:color w:val="000000" w:themeColor="text1"/>
          <w:sz w:val="24"/>
          <w:szCs w:val="24"/>
        </w:rPr>
        <w:t>om a lucratividade das empresas</w:t>
      </w:r>
      <w:r w:rsidR="00795F18" w:rsidRPr="00D60B8C">
        <w:rPr>
          <w:rFonts w:ascii="Times New Roman" w:hAnsi="Times New Roman"/>
          <w:color w:val="000000" w:themeColor="text1"/>
          <w:sz w:val="24"/>
          <w:szCs w:val="24"/>
        </w:rPr>
        <w:t>, os autores Mario Orestes Aguirre González, Célio Gurgel Amorim e Rubens Eugênio Barreto Ramos falam sobre um assunto ainda não muito discutido que é a relação direta entre satisfação, fidelidade e lucratividade da empresa. Heskett e Shlesinger (1994) afirmam a existência de uma cadeia de serviço-lucro. A lógica é que client</w:t>
      </w:r>
      <w:r w:rsidR="006B1E25" w:rsidRPr="00D60B8C">
        <w:rPr>
          <w:rFonts w:ascii="Times New Roman" w:hAnsi="Times New Roman"/>
          <w:color w:val="000000" w:themeColor="text1"/>
          <w:sz w:val="24"/>
          <w:szCs w:val="24"/>
        </w:rPr>
        <w:t>es mais satisfeitos são mais fié</w:t>
      </w:r>
      <w:r w:rsidR="00795F18" w:rsidRPr="00D60B8C">
        <w:rPr>
          <w:rFonts w:ascii="Times New Roman" w:hAnsi="Times New Roman"/>
          <w:color w:val="000000" w:themeColor="text1"/>
          <w:sz w:val="24"/>
          <w:szCs w:val="24"/>
        </w:rPr>
        <w:t>is</w:t>
      </w:r>
      <w:r w:rsidR="0018042D" w:rsidRPr="00D60B8C">
        <w:rPr>
          <w:rFonts w:ascii="Times New Roman" w:hAnsi="Times New Roman"/>
          <w:color w:val="000000" w:themeColor="text1"/>
          <w:sz w:val="24"/>
          <w:szCs w:val="24"/>
        </w:rPr>
        <w:t>,</w:t>
      </w:r>
      <w:r w:rsidR="00795F18" w:rsidRPr="00D60B8C">
        <w:rPr>
          <w:rFonts w:ascii="Times New Roman" w:hAnsi="Times New Roman"/>
          <w:color w:val="000000" w:themeColor="text1"/>
          <w:sz w:val="24"/>
          <w:szCs w:val="24"/>
        </w:rPr>
        <w:t xml:space="preserve"> assim proporcionando maiores lucros para a empresa. A atenção das empresas com a satisfação dos clientes não é um fato recente, Vavra (1997) cita o e</w:t>
      </w:r>
      <w:r w:rsidR="00304E32">
        <w:rPr>
          <w:rFonts w:ascii="Times New Roman" w:hAnsi="Times New Roman"/>
          <w:color w:val="000000" w:themeColor="text1"/>
          <w:sz w:val="24"/>
          <w:szCs w:val="24"/>
        </w:rPr>
        <w:t>xemplo da Brit</w:t>
      </w:r>
      <w:r w:rsidR="00795F18" w:rsidRPr="00D60B8C">
        <w:rPr>
          <w:rFonts w:ascii="Times New Roman" w:hAnsi="Times New Roman"/>
          <w:color w:val="000000" w:themeColor="text1"/>
          <w:sz w:val="24"/>
          <w:szCs w:val="24"/>
        </w:rPr>
        <w:t>ish Car Manufacturer</w:t>
      </w:r>
      <w:r w:rsidR="00304E32">
        <w:rPr>
          <w:rFonts w:ascii="Times New Roman" w:hAnsi="Times New Roman"/>
          <w:color w:val="000000" w:themeColor="text1"/>
          <w:sz w:val="24"/>
          <w:szCs w:val="24"/>
        </w:rPr>
        <w:t>,</w:t>
      </w:r>
      <w:r w:rsidR="00795F18" w:rsidRPr="00D60B8C">
        <w:rPr>
          <w:rFonts w:ascii="Times New Roman" w:hAnsi="Times New Roman"/>
          <w:color w:val="000000" w:themeColor="text1"/>
          <w:sz w:val="24"/>
          <w:szCs w:val="24"/>
        </w:rPr>
        <w:t xml:space="preserve"> que no ano de 1906 declarou os princípios essenciais da satisfação do cliente como política da empresa. A literatura técnica trata dois enfoques básicos para a satisfação do cliente: como resultado de uma transação específica e como resultado de uma percepção acumulada. Mas </w:t>
      </w:r>
      <w:r w:rsidR="0018042D" w:rsidRPr="00D60B8C">
        <w:rPr>
          <w:rFonts w:ascii="Times New Roman" w:hAnsi="Times New Roman"/>
          <w:color w:val="000000" w:themeColor="text1"/>
          <w:sz w:val="24"/>
          <w:szCs w:val="24"/>
        </w:rPr>
        <w:t>só</w:t>
      </w:r>
      <w:r w:rsidR="00795F18" w:rsidRPr="00D60B8C">
        <w:rPr>
          <w:rFonts w:ascii="Times New Roman" w:hAnsi="Times New Roman"/>
          <w:color w:val="000000" w:themeColor="text1"/>
          <w:sz w:val="24"/>
          <w:szCs w:val="24"/>
        </w:rPr>
        <w:t xml:space="preserve"> foi dada a devida importância para isso na década de </w:t>
      </w:r>
      <w:r w:rsidR="00304E32">
        <w:rPr>
          <w:rFonts w:ascii="Times New Roman" w:hAnsi="Times New Roman"/>
          <w:color w:val="000000" w:themeColor="text1"/>
          <w:sz w:val="24"/>
          <w:szCs w:val="24"/>
        </w:rPr>
        <w:t>19</w:t>
      </w:r>
      <w:r w:rsidR="00795F18" w:rsidRPr="00D60B8C">
        <w:rPr>
          <w:rFonts w:ascii="Times New Roman" w:hAnsi="Times New Roman"/>
          <w:color w:val="000000" w:themeColor="text1"/>
          <w:sz w:val="24"/>
          <w:szCs w:val="24"/>
        </w:rPr>
        <w:t>80 com a chegada da concorrência e o rápido desenvolvimento do mercado de serviços. Já para a fidelidade de clientes</w:t>
      </w:r>
      <w:r w:rsidR="00304E32">
        <w:rPr>
          <w:rFonts w:ascii="Times New Roman" w:hAnsi="Times New Roman"/>
          <w:color w:val="000000" w:themeColor="text1"/>
          <w:sz w:val="24"/>
          <w:szCs w:val="24"/>
        </w:rPr>
        <w:t>,</w:t>
      </w:r>
      <w:r w:rsidR="00795F18" w:rsidRPr="00D60B8C">
        <w:rPr>
          <w:rFonts w:ascii="Times New Roman" w:hAnsi="Times New Roman"/>
          <w:color w:val="000000" w:themeColor="text1"/>
          <w:sz w:val="24"/>
          <w:szCs w:val="24"/>
        </w:rPr>
        <w:t xml:space="preserve"> existe uma grande bibliografia sobre o assunto, mas ainda o conceito é pouco explicativo. Jacoby e Kyner (1973) tratam duas abordagens básicas: abordagem comportamental e abordagem baseada na atitude. Ainda é limitada a quantidade de pesquisas teóricas que englobam essa cadeia de valor, um dos motivos pode ser a dificuldade das empresas em calcular </w:t>
      </w:r>
      <w:r w:rsidR="0018042D" w:rsidRPr="00D60B8C">
        <w:rPr>
          <w:rFonts w:ascii="Times New Roman" w:hAnsi="Times New Roman"/>
          <w:color w:val="000000" w:themeColor="text1"/>
          <w:sz w:val="24"/>
          <w:szCs w:val="24"/>
        </w:rPr>
        <w:t>os dados referentes ao lucro e a</w:t>
      </w:r>
      <w:r w:rsidR="00795F18" w:rsidRPr="00D60B8C">
        <w:rPr>
          <w:rFonts w:ascii="Times New Roman" w:hAnsi="Times New Roman"/>
          <w:color w:val="000000" w:themeColor="text1"/>
          <w:sz w:val="24"/>
          <w:szCs w:val="24"/>
        </w:rPr>
        <w:t>s despesas para cada cliente. (Kaplan &amp; Norton. 1997)</w:t>
      </w:r>
      <w:r w:rsidR="0093572C">
        <w:rPr>
          <w:rFonts w:ascii="Times New Roman" w:hAnsi="Times New Roman"/>
          <w:color w:val="000000" w:themeColor="text1"/>
          <w:sz w:val="24"/>
          <w:szCs w:val="24"/>
        </w:rPr>
        <w:t>.</w:t>
      </w:r>
      <w:r w:rsidR="00795F18" w:rsidRPr="00D60B8C">
        <w:rPr>
          <w:rFonts w:ascii="Times New Roman" w:hAnsi="Times New Roman"/>
          <w:color w:val="000000" w:themeColor="text1"/>
          <w:sz w:val="24"/>
          <w:szCs w:val="24"/>
        </w:rPr>
        <w:t xml:space="preserve"> Pesquisas mostram que existe uma relação positiva entre satisfação e fidelidade do cliente, e segundo Reicheld</w:t>
      </w:r>
      <w:r w:rsidR="0093572C">
        <w:rPr>
          <w:rFonts w:ascii="Times New Roman" w:hAnsi="Times New Roman"/>
          <w:color w:val="000000" w:themeColor="text1"/>
          <w:sz w:val="24"/>
          <w:szCs w:val="24"/>
        </w:rPr>
        <w:t xml:space="preserve"> </w:t>
      </w:r>
      <w:r w:rsidR="00795F18" w:rsidRPr="00D60B8C">
        <w:rPr>
          <w:rFonts w:ascii="Times New Roman" w:hAnsi="Times New Roman"/>
          <w:color w:val="000000" w:themeColor="text1"/>
          <w:sz w:val="24"/>
          <w:szCs w:val="24"/>
        </w:rPr>
        <w:t>(1996) e Heskett e Schlesinger</w:t>
      </w:r>
      <w:r w:rsidR="0093572C">
        <w:rPr>
          <w:rFonts w:ascii="Times New Roman" w:hAnsi="Times New Roman"/>
          <w:color w:val="000000" w:themeColor="text1"/>
          <w:sz w:val="24"/>
          <w:szCs w:val="24"/>
        </w:rPr>
        <w:t xml:space="preserve"> </w:t>
      </w:r>
      <w:r w:rsidR="00795F18" w:rsidRPr="00D60B8C">
        <w:rPr>
          <w:rFonts w:ascii="Times New Roman" w:hAnsi="Times New Roman"/>
          <w:color w:val="000000" w:themeColor="text1"/>
          <w:sz w:val="24"/>
          <w:szCs w:val="24"/>
        </w:rPr>
        <w:t>(1994), existe ainda uma relação positiva entre retenção do cliente e lucratividade da empresa.</w:t>
      </w:r>
      <w:r w:rsidR="0093572C">
        <w:rPr>
          <w:rFonts w:ascii="Times New Roman" w:hAnsi="Times New Roman"/>
          <w:color w:val="000000" w:themeColor="text1"/>
          <w:sz w:val="24"/>
          <w:szCs w:val="24"/>
        </w:rPr>
        <w:t xml:space="preserve"> </w:t>
      </w:r>
      <w:r w:rsidR="00795F18" w:rsidRPr="00D60B8C">
        <w:rPr>
          <w:rFonts w:ascii="Times New Roman" w:hAnsi="Times New Roman"/>
          <w:color w:val="000000" w:themeColor="text1"/>
          <w:sz w:val="24"/>
          <w:szCs w:val="24"/>
        </w:rPr>
        <w:t>[3]</w:t>
      </w:r>
    </w:p>
    <w:p w:rsidR="00795F18" w:rsidRDefault="0093572C" w:rsidP="00B24984">
      <w:pPr>
        <w:spacing w:line="360" w:lineRule="auto"/>
        <w:ind w:firstLine="576"/>
        <w:jc w:val="both"/>
        <w:rPr>
          <w:rFonts w:ascii="Times New Roman" w:hAnsi="Times New Roman"/>
          <w:color w:val="000000" w:themeColor="text1"/>
          <w:sz w:val="24"/>
          <w:szCs w:val="24"/>
        </w:rPr>
      </w:pPr>
      <w:r>
        <w:rPr>
          <w:rFonts w:ascii="Times New Roman" w:hAnsi="Times New Roman"/>
          <w:color w:val="000000" w:themeColor="text1"/>
          <w:sz w:val="24"/>
          <w:szCs w:val="24"/>
        </w:rPr>
        <w:lastRenderedPageBreak/>
        <w:t>O problema referente ao e</w:t>
      </w:r>
      <w:r w:rsidR="0074351F">
        <w:rPr>
          <w:rFonts w:ascii="Times New Roman" w:hAnsi="Times New Roman"/>
          <w:color w:val="000000" w:themeColor="text1"/>
          <w:sz w:val="24"/>
          <w:szCs w:val="24"/>
        </w:rPr>
        <w:t>xcesso de pessoas</w:t>
      </w:r>
      <w:r>
        <w:rPr>
          <w:rFonts w:ascii="Times New Roman" w:hAnsi="Times New Roman"/>
          <w:color w:val="000000" w:themeColor="text1"/>
          <w:sz w:val="24"/>
          <w:szCs w:val="24"/>
        </w:rPr>
        <w:t xml:space="preserve"> em</w:t>
      </w:r>
      <w:r w:rsidR="0074351F">
        <w:rPr>
          <w:rFonts w:ascii="Times New Roman" w:hAnsi="Times New Roman"/>
          <w:color w:val="000000" w:themeColor="text1"/>
          <w:sz w:val="24"/>
          <w:szCs w:val="24"/>
        </w:rPr>
        <w:t xml:space="preserve"> filas é bem amplo e podemos resolvê-lo de inúmeras formas, sendo</w:t>
      </w:r>
      <w:r>
        <w:rPr>
          <w:rFonts w:ascii="Times New Roman" w:hAnsi="Times New Roman"/>
          <w:color w:val="000000" w:themeColor="text1"/>
          <w:sz w:val="24"/>
          <w:szCs w:val="24"/>
        </w:rPr>
        <w:t xml:space="preserve"> estas</w:t>
      </w:r>
      <w:r w:rsidR="0074351F">
        <w:rPr>
          <w:rFonts w:ascii="Times New Roman" w:hAnsi="Times New Roman"/>
          <w:color w:val="000000" w:themeColor="text1"/>
          <w:sz w:val="24"/>
          <w:szCs w:val="24"/>
        </w:rPr>
        <w:t xml:space="preserve"> através de tecnologias de ponta, de sistemas complexos, aos quais poderíamos cadastrar uma mesma pessoa </w:t>
      </w:r>
      <w:r>
        <w:rPr>
          <w:rFonts w:ascii="Times New Roman" w:hAnsi="Times New Roman"/>
          <w:color w:val="000000" w:themeColor="text1"/>
          <w:sz w:val="24"/>
          <w:szCs w:val="24"/>
        </w:rPr>
        <w:t>em diversas filas de uma só vez</w:t>
      </w:r>
      <w:r w:rsidR="0074351F">
        <w:rPr>
          <w:rFonts w:ascii="Times New Roman" w:hAnsi="Times New Roman"/>
          <w:color w:val="000000" w:themeColor="text1"/>
          <w:sz w:val="24"/>
          <w:szCs w:val="24"/>
        </w:rPr>
        <w:t xml:space="preserve"> etc</w:t>
      </w:r>
      <w:r>
        <w:rPr>
          <w:rFonts w:ascii="Times New Roman" w:hAnsi="Times New Roman"/>
          <w:color w:val="000000" w:themeColor="text1"/>
          <w:sz w:val="24"/>
          <w:szCs w:val="24"/>
        </w:rPr>
        <w:t>.</w:t>
      </w:r>
      <w:r w:rsidR="0074351F">
        <w:rPr>
          <w:rFonts w:ascii="Times New Roman" w:hAnsi="Times New Roman"/>
          <w:color w:val="000000" w:themeColor="text1"/>
          <w:sz w:val="24"/>
          <w:szCs w:val="24"/>
        </w:rPr>
        <w:t xml:space="preserve">, mas essa solução seria algo que levaria muito tempo e teria muito custo ($). </w:t>
      </w:r>
      <w:r>
        <w:rPr>
          <w:rFonts w:ascii="Times New Roman" w:hAnsi="Times New Roman"/>
          <w:color w:val="000000" w:themeColor="text1"/>
          <w:sz w:val="24"/>
          <w:szCs w:val="24"/>
        </w:rPr>
        <w:t>Portanto, a</w:t>
      </w:r>
      <w:r w:rsidR="0074351F">
        <w:rPr>
          <w:rFonts w:ascii="Times New Roman" w:hAnsi="Times New Roman"/>
          <w:color w:val="000000" w:themeColor="text1"/>
          <w:sz w:val="24"/>
          <w:szCs w:val="24"/>
        </w:rPr>
        <w:t xml:space="preserve"> primeira </w:t>
      </w:r>
      <w:r>
        <w:rPr>
          <w:rFonts w:ascii="Times New Roman" w:hAnsi="Times New Roman"/>
          <w:color w:val="000000" w:themeColor="text1"/>
          <w:sz w:val="24"/>
          <w:szCs w:val="24"/>
        </w:rPr>
        <w:t xml:space="preserve">coisa que nos perguntamos </w:t>
      </w:r>
      <w:r w:rsidR="00055925">
        <w:rPr>
          <w:rFonts w:ascii="Times New Roman" w:hAnsi="Times New Roman"/>
          <w:color w:val="000000" w:themeColor="text1"/>
          <w:sz w:val="24"/>
          <w:szCs w:val="24"/>
        </w:rPr>
        <w:t>após ler esse artigo</w:t>
      </w:r>
      <w:r w:rsidR="0074351F">
        <w:rPr>
          <w:rFonts w:ascii="Times New Roman" w:hAnsi="Times New Roman"/>
          <w:color w:val="000000" w:themeColor="text1"/>
          <w:sz w:val="24"/>
          <w:szCs w:val="24"/>
        </w:rPr>
        <w:t xml:space="preserve"> foi </w:t>
      </w:r>
      <w:r>
        <w:rPr>
          <w:rFonts w:ascii="Times New Roman" w:hAnsi="Times New Roman"/>
          <w:color w:val="000000" w:themeColor="text1"/>
          <w:sz w:val="24"/>
          <w:szCs w:val="24"/>
        </w:rPr>
        <w:t>se isso era algo</w:t>
      </w:r>
      <w:r w:rsidR="0074351F">
        <w:rPr>
          <w:rFonts w:ascii="Times New Roman" w:hAnsi="Times New Roman"/>
          <w:color w:val="000000" w:themeColor="text1"/>
          <w:sz w:val="24"/>
          <w:szCs w:val="24"/>
        </w:rPr>
        <w:t xml:space="preserve"> necessário para</w:t>
      </w:r>
      <w:r>
        <w:rPr>
          <w:rFonts w:ascii="Times New Roman" w:hAnsi="Times New Roman"/>
          <w:color w:val="000000" w:themeColor="text1"/>
          <w:sz w:val="24"/>
          <w:szCs w:val="24"/>
        </w:rPr>
        <w:t xml:space="preserve"> que obtivéssemos</w:t>
      </w:r>
      <w:r w:rsidR="0074351F">
        <w:rPr>
          <w:rFonts w:ascii="Times New Roman" w:hAnsi="Times New Roman"/>
          <w:color w:val="000000" w:themeColor="text1"/>
          <w:sz w:val="24"/>
          <w:szCs w:val="24"/>
        </w:rPr>
        <w:t xml:space="preserve"> a satisfação do cliente sem prejudi</w:t>
      </w:r>
      <w:r>
        <w:rPr>
          <w:rFonts w:ascii="Times New Roman" w:hAnsi="Times New Roman"/>
          <w:color w:val="000000" w:themeColor="text1"/>
          <w:sz w:val="24"/>
          <w:szCs w:val="24"/>
        </w:rPr>
        <w:t>car a lucratividade da empresa e, logo em seguida, nos perguntamos q</w:t>
      </w:r>
      <w:r w:rsidR="0074351F">
        <w:rPr>
          <w:rFonts w:ascii="Times New Roman" w:hAnsi="Times New Roman"/>
          <w:color w:val="000000" w:themeColor="text1"/>
          <w:sz w:val="24"/>
          <w:szCs w:val="24"/>
        </w:rPr>
        <w:t xml:space="preserve">ual </w:t>
      </w:r>
      <w:r>
        <w:rPr>
          <w:rFonts w:ascii="Times New Roman" w:hAnsi="Times New Roman"/>
          <w:color w:val="000000" w:themeColor="text1"/>
          <w:sz w:val="24"/>
          <w:szCs w:val="24"/>
        </w:rPr>
        <w:t xml:space="preserve">era </w:t>
      </w:r>
      <w:r w:rsidR="0074351F">
        <w:rPr>
          <w:rFonts w:ascii="Times New Roman" w:hAnsi="Times New Roman"/>
          <w:color w:val="000000" w:themeColor="text1"/>
          <w:sz w:val="24"/>
          <w:szCs w:val="24"/>
        </w:rPr>
        <w:t xml:space="preserve">a relação </w:t>
      </w:r>
      <w:r>
        <w:rPr>
          <w:rFonts w:ascii="Times New Roman" w:hAnsi="Times New Roman"/>
          <w:color w:val="000000" w:themeColor="text1"/>
          <w:sz w:val="24"/>
          <w:szCs w:val="24"/>
        </w:rPr>
        <w:t>“</w:t>
      </w:r>
      <w:r w:rsidR="0074351F">
        <w:rPr>
          <w:rFonts w:ascii="Times New Roman" w:hAnsi="Times New Roman"/>
          <w:color w:val="000000" w:themeColor="text1"/>
          <w:sz w:val="24"/>
          <w:szCs w:val="24"/>
        </w:rPr>
        <w:t>custo x benefício</w:t>
      </w:r>
      <w:r>
        <w:rPr>
          <w:rFonts w:ascii="Times New Roman" w:hAnsi="Times New Roman"/>
          <w:color w:val="000000" w:themeColor="text1"/>
          <w:sz w:val="24"/>
          <w:szCs w:val="24"/>
        </w:rPr>
        <w:t>”</w:t>
      </w:r>
      <w:r w:rsidR="0074351F">
        <w:rPr>
          <w:rFonts w:ascii="Times New Roman" w:hAnsi="Times New Roman"/>
          <w:color w:val="000000" w:themeColor="text1"/>
          <w:sz w:val="24"/>
          <w:szCs w:val="24"/>
        </w:rPr>
        <w:t xml:space="preserve"> de algo </w:t>
      </w:r>
      <w:r>
        <w:rPr>
          <w:rFonts w:ascii="Times New Roman" w:hAnsi="Times New Roman"/>
          <w:color w:val="000000" w:themeColor="text1"/>
          <w:sz w:val="24"/>
          <w:szCs w:val="24"/>
        </w:rPr>
        <w:t>do gênero</w:t>
      </w:r>
      <w:r w:rsidR="0074351F">
        <w:rPr>
          <w:rFonts w:ascii="Times New Roman" w:hAnsi="Times New Roman"/>
          <w:color w:val="000000" w:themeColor="text1"/>
          <w:sz w:val="24"/>
          <w:szCs w:val="24"/>
        </w:rPr>
        <w:t>. Desse modo</w:t>
      </w:r>
      <w:r>
        <w:rPr>
          <w:rFonts w:ascii="Times New Roman" w:hAnsi="Times New Roman"/>
          <w:color w:val="000000" w:themeColor="text1"/>
          <w:sz w:val="24"/>
          <w:szCs w:val="24"/>
        </w:rPr>
        <w:t>,</w:t>
      </w:r>
      <w:r w:rsidR="0074351F">
        <w:rPr>
          <w:rFonts w:ascii="Times New Roman" w:hAnsi="Times New Roman"/>
          <w:color w:val="000000" w:themeColor="text1"/>
          <w:sz w:val="24"/>
          <w:szCs w:val="24"/>
        </w:rPr>
        <w:t xml:space="preserve"> optamos por sermos mais objetivos, porque vimos que eliminar filas desnecessárias já é algo muito grande e extremamente satisfatório do ponto de vista do cliente no parque e esse artigo nos ajudou a </w:t>
      </w:r>
      <w:r>
        <w:rPr>
          <w:rFonts w:ascii="Times New Roman" w:hAnsi="Times New Roman"/>
          <w:color w:val="000000" w:themeColor="text1"/>
          <w:sz w:val="24"/>
          <w:szCs w:val="24"/>
        </w:rPr>
        <w:t>fazer</w:t>
      </w:r>
      <w:r w:rsidR="0074351F">
        <w:rPr>
          <w:rFonts w:ascii="Times New Roman" w:hAnsi="Times New Roman"/>
          <w:color w:val="000000" w:themeColor="text1"/>
          <w:sz w:val="24"/>
          <w:szCs w:val="24"/>
        </w:rPr>
        <w:t xml:space="preserve"> </w:t>
      </w:r>
      <w:r>
        <w:rPr>
          <w:rFonts w:ascii="Times New Roman" w:hAnsi="Times New Roman"/>
          <w:color w:val="000000" w:themeColor="text1"/>
          <w:sz w:val="24"/>
          <w:szCs w:val="24"/>
        </w:rPr>
        <w:t>tal</w:t>
      </w:r>
      <w:r w:rsidR="0074351F">
        <w:rPr>
          <w:rFonts w:ascii="Times New Roman" w:hAnsi="Times New Roman"/>
          <w:color w:val="000000" w:themeColor="text1"/>
          <w:sz w:val="24"/>
          <w:szCs w:val="24"/>
        </w:rPr>
        <w:t xml:space="preserve"> escolha.</w:t>
      </w:r>
    </w:p>
    <w:p w:rsidR="0074351F" w:rsidRPr="00D60B8C" w:rsidRDefault="0074351F" w:rsidP="00B24984">
      <w:pPr>
        <w:spacing w:line="360" w:lineRule="auto"/>
        <w:jc w:val="both"/>
        <w:rPr>
          <w:rFonts w:ascii="Times New Roman" w:hAnsi="Times New Roman"/>
          <w:color w:val="000000" w:themeColor="text1"/>
          <w:sz w:val="24"/>
          <w:szCs w:val="24"/>
        </w:rPr>
      </w:pPr>
    </w:p>
    <w:p w:rsidR="00795F18" w:rsidRPr="00D60B8C" w:rsidRDefault="005A6FE7" w:rsidP="00B24984">
      <w:pPr>
        <w:pStyle w:val="PargrafodaLista"/>
        <w:numPr>
          <w:ilvl w:val="1"/>
          <w:numId w:val="1"/>
        </w:numPr>
        <w:spacing w:line="360" w:lineRule="auto"/>
        <w:jc w:val="both"/>
        <w:outlineLvl w:val="1"/>
        <w:rPr>
          <w:rFonts w:ascii="Times New Roman" w:hAnsi="Times New Roman" w:cs="Times New Roman"/>
          <w:color w:val="000000" w:themeColor="text1"/>
          <w:sz w:val="24"/>
          <w:szCs w:val="24"/>
        </w:rPr>
      </w:pPr>
      <w:bookmarkStart w:id="9" w:name="_Toc277712135"/>
      <w:r w:rsidRPr="00D60B8C">
        <w:rPr>
          <w:rFonts w:ascii="Times New Roman" w:hAnsi="Times New Roman" w:cs="Times New Roman"/>
          <w:color w:val="000000" w:themeColor="text1"/>
          <w:sz w:val="24"/>
          <w:szCs w:val="24"/>
        </w:rPr>
        <w:t>TECNOLOGIA PARA GERENCIAMENTO DE FILAS.</w:t>
      </w:r>
      <w:bookmarkEnd w:id="9"/>
    </w:p>
    <w:p w:rsidR="005A6FE7" w:rsidRPr="00D60B8C" w:rsidRDefault="005A6FE7" w:rsidP="00B24984">
      <w:pPr>
        <w:spacing w:line="360" w:lineRule="auto"/>
        <w:jc w:val="both"/>
        <w:rPr>
          <w:rFonts w:ascii="Times New Roman" w:hAnsi="Times New Roman"/>
          <w:color w:val="000000" w:themeColor="text1"/>
          <w:sz w:val="24"/>
          <w:szCs w:val="24"/>
        </w:rPr>
      </w:pPr>
    </w:p>
    <w:p w:rsidR="00795F18" w:rsidRDefault="00795F18"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No texto elaborado pelo engenheiro Leônidas Vieira Junior</w:t>
      </w:r>
      <w:r w:rsidR="0093572C">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w:t>
      </w:r>
      <w:r w:rsidR="0093572C">
        <w:rPr>
          <w:rFonts w:ascii="Times New Roman" w:hAnsi="Times New Roman"/>
          <w:color w:val="000000" w:themeColor="text1"/>
          <w:sz w:val="24"/>
          <w:szCs w:val="24"/>
        </w:rPr>
        <w:t xml:space="preserve">o </w:t>
      </w:r>
      <w:r w:rsidR="0093572C" w:rsidRPr="00D60B8C">
        <w:rPr>
          <w:rFonts w:ascii="Times New Roman" w:hAnsi="Times New Roman"/>
          <w:color w:val="000000" w:themeColor="text1"/>
          <w:sz w:val="24"/>
          <w:szCs w:val="24"/>
        </w:rPr>
        <w:t xml:space="preserve">assunto </w:t>
      </w:r>
      <w:r w:rsidRPr="00D60B8C">
        <w:rPr>
          <w:rFonts w:ascii="Times New Roman" w:hAnsi="Times New Roman"/>
          <w:color w:val="000000" w:themeColor="text1"/>
          <w:sz w:val="24"/>
          <w:szCs w:val="24"/>
        </w:rPr>
        <w:t xml:space="preserve">tratado </w:t>
      </w:r>
      <w:r w:rsidR="0093572C">
        <w:rPr>
          <w:rFonts w:ascii="Times New Roman" w:hAnsi="Times New Roman"/>
          <w:color w:val="000000" w:themeColor="text1"/>
          <w:sz w:val="24"/>
          <w:szCs w:val="24"/>
        </w:rPr>
        <w:t xml:space="preserve">é um dos muitos que </w:t>
      </w:r>
      <w:r w:rsidRPr="00D60B8C">
        <w:rPr>
          <w:rFonts w:ascii="Times New Roman" w:hAnsi="Times New Roman"/>
          <w:color w:val="000000" w:themeColor="text1"/>
          <w:sz w:val="24"/>
          <w:szCs w:val="24"/>
        </w:rPr>
        <w:t>deixa</w:t>
      </w:r>
      <w:r w:rsidR="0093572C">
        <w:rPr>
          <w:rFonts w:ascii="Times New Roman" w:hAnsi="Times New Roman"/>
          <w:color w:val="000000" w:themeColor="text1"/>
          <w:sz w:val="24"/>
          <w:szCs w:val="24"/>
        </w:rPr>
        <w:t>m</w:t>
      </w:r>
      <w:r w:rsidRPr="00D60B8C">
        <w:rPr>
          <w:rFonts w:ascii="Times New Roman" w:hAnsi="Times New Roman"/>
          <w:color w:val="000000" w:themeColor="text1"/>
          <w:sz w:val="24"/>
          <w:szCs w:val="24"/>
        </w:rPr>
        <w:t xml:space="preserve"> muita</w:t>
      </w:r>
      <w:r w:rsidR="0093572C">
        <w:rPr>
          <w:rFonts w:ascii="Times New Roman" w:hAnsi="Times New Roman"/>
          <w:color w:val="000000" w:themeColor="text1"/>
          <w:sz w:val="24"/>
          <w:szCs w:val="24"/>
        </w:rPr>
        <w:t>s</w:t>
      </w:r>
      <w:r w:rsidRPr="00D60B8C">
        <w:rPr>
          <w:rFonts w:ascii="Times New Roman" w:hAnsi="Times New Roman"/>
          <w:color w:val="000000" w:themeColor="text1"/>
          <w:sz w:val="24"/>
          <w:szCs w:val="24"/>
        </w:rPr>
        <w:t xml:space="preserve"> </w:t>
      </w:r>
      <w:r w:rsidR="0093572C">
        <w:rPr>
          <w:rFonts w:ascii="Times New Roman" w:hAnsi="Times New Roman"/>
          <w:color w:val="000000" w:themeColor="text1"/>
          <w:sz w:val="24"/>
          <w:szCs w:val="24"/>
        </w:rPr>
        <w:t>pessoas</w:t>
      </w:r>
      <w:r w:rsidRPr="00D60B8C">
        <w:rPr>
          <w:rFonts w:ascii="Times New Roman" w:hAnsi="Times New Roman"/>
          <w:color w:val="000000" w:themeColor="text1"/>
          <w:sz w:val="24"/>
          <w:szCs w:val="24"/>
        </w:rPr>
        <w:t xml:space="preserve"> </w:t>
      </w:r>
      <w:r w:rsidR="0093572C">
        <w:rPr>
          <w:rFonts w:ascii="Times New Roman" w:hAnsi="Times New Roman"/>
          <w:color w:val="000000" w:themeColor="text1"/>
          <w:sz w:val="24"/>
          <w:szCs w:val="24"/>
        </w:rPr>
        <w:t>incomodadas</w:t>
      </w:r>
      <w:r w:rsidRPr="00D60B8C">
        <w:rPr>
          <w:rFonts w:ascii="Times New Roman" w:hAnsi="Times New Roman"/>
          <w:color w:val="000000" w:themeColor="text1"/>
          <w:sz w:val="24"/>
          <w:szCs w:val="24"/>
        </w:rPr>
        <w:t>, as filas. Qualquer tipo de fila exige um</w:t>
      </w:r>
      <w:r w:rsidR="0018042D" w:rsidRPr="00D60B8C">
        <w:rPr>
          <w:rFonts w:ascii="Times New Roman" w:hAnsi="Times New Roman"/>
          <w:color w:val="000000" w:themeColor="text1"/>
          <w:sz w:val="24"/>
          <w:szCs w:val="24"/>
        </w:rPr>
        <w:t xml:space="preserve">a administração para </w:t>
      </w:r>
      <w:r w:rsidR="00057BE1">
        <w:rPr>
          <w:rFonts w:ascii="Times New Roman" w:hAnsi="Times New Roman"/>
          <w:color w:val="000000" w:themeColor="text1"/>
          <w:sz w:val="24"/>
          <w:szCs w:val="24"/>
        </w:rPr>
        <w:t xml:space="preserve">que seja </w:t>
      </w:r>
      <w:r w:rsidR="0018042D" w:rsidRPr="00D60B8C">
        <w:rPr>
          <w:rFonts w:ascii="Times New Roman" w:hAnsi="Times New Roman"/>
          <w:color w:val="000000" w:themeColor="text1"/>
          <w:sz w:val="24"/>
          <w:szCs w:val="24"/>
        </w:rPr>
        <w:t>bem</w:t>
      </w:r>
      <w:r w:rsidR="00057BE1">
        <w:rPr>
          <w:rFonts w:ascii="Times New Roman" w:hAnsi="Times New Roman"/>
          <w:color w:val="000000" w:themeColor="text1"/>
          <w:sz w:val="24"/>
          <w:szCs w:val="24"/>
        </w:rPr>
        <w:t xml:space="preserve"> conduzida, p</w:t>
      </w:r>
      <w:r w:rsidRPr="00D60B8C">
        <w:rPr>
          <w:rFonts w:ascii="Times New Roman" w:hAnsi="Times New Roman"/>
          <w:color w:val="000000" w:themeColor="text1"/>
          <w:sz w:val="24"/>
          <w:szCs w:val="24"/>
        </w:rPr>
        <w:t xml:space="preserve">ois o contrário disso pode gerar um </w:t>
      </w:r>
      <w:r w:rsidR="00057BE1">
        <w:rPr>
          <w:rFonts w:ascii="Times New Roman" w:hAnsi="Times New Roman"/>
          <w:color w:val="000000" w:themeColor="text1"/>
          <w:sz w:val="24"/>
          <w:szCs w:val="24"/>
        </w:rPr>
        <w:t>e</w:t>
      </w:r>
      <w:r w:rsidRPr="00D60B8C">
        <w:rPr>
          <w:rFonts w:ascii="Times New Roman" w:hAnsi="Times New Roman"/>
          <w:color w:val="000000" w:themeColor="text1"/>
          <w:sz w:val="24"/>
          <w:szCs w:val="24"/>
        </w:rPr>
        <w:t>stress</w:t>
      </w:r>
      <w:r w:rsidR="00057BE1">
        <w:rPr>
          <w:rFonts w:ascii="Times New Roman" w:hAnsi="Times New Roman"/>
          <w:color w:val="000000" w:themeColor="text1"/>
          <w:sz w:val="24"/>
          <w:szCs w:val="24"/>
        </w:rPr>
        <w:t>e</w:t>
      </w:r>
      <w:r w:rsidRPr="00D60B8C">
        <w:rPr>
          <w:rFonts w:ascii="Times New Roman" w:hAnsi="Times New Roman"/>
          <w:color w:val="000000" w:themeColor="text1"/>
          <w:sz w:val="24"/>
          <w:szCs w:val="24"/>
        </w:rPr>
        <w:t xml:space="preserve"> generalizado, insatisfação do cliente, </w:t>
      </w:r>
      <w:r w:rsidR="00057BE1">
        <w:rPr>
          <w:rFonts w:ascii="Times New Roman" w:hAnsi="Times New Roman"/>
          <w:color w:val="000000" w:themeColor="text1"/>
          <w:sz w:val="24"/>
          <w:szCs w:val="24"/>
        </w:rPr>
        <w:t>que pode vir a diminuir</w:t>
      </w:r>
      <w:r w:rsidRPr="00D60B8C">
        <w:rPr>
          <w:rFonts w:ascii="Times New Roman" w:hAnsi="Times New Roman"/>
          <w:color w:val="000000" w:themeColor="text1"/>
          <w:sz w:val="24"/>
          <w:szCs w:val="24"/>
        </w:rPr>
        <w:t xml:space="preserve"> at</w:t>
      </w:r>
      <w:r w:rsidR="0018042D" w:rsidRPr="00D60B8C">
        <w:rPr>
          <w:rFonts w:ascii="Times New Roman" w:hAnsi="Times New Roman"/>
          <w:color w:val="000000" w:themeColor="text1"/>
          <w:sz w:val="24"/>
          <w:szCs w:val="24"/>
        </w:rPr>
        <w:t>é</w:t>
      </w:r>
      <w:r w:rsidRPr="00D60B8C">
        <w:rPr>
          <w:rFonts w:ascii="Times New Roman" w:hAnsi="Times New Roman"/>
          <w:color w:val="000000" w:themeColor="text1"/>
          <w:sz w:val="24"/>
          <w:szCs w:val="24"/>
        </w:rPr>
        <w:t xml:space="preserve"> a produtividade dos atendentes. O bom atendimento ao cliente em determinado ambiente de serviço está fundamentado em 4 fatores chave de sucesso: aspectos humanos, </w:t>
      </w:r>
      <w:r w:rsidRPr="00057BE1">
        <w:rPr>
          <w:rFonts w:ascii="Times New Roman" w:hAnsi="Times New Roman"/>
          <w:i/>
          <w:color w:val="000000" w:themeColor="text1"/>
          <w:sz w:val="24"/>
          <w:szCs w:val="24"/>
        </w:rPr>
        <w:t>marketing</w:t>
      </w:r>
      <w:r w:rsidRPr="00D60B8C">
        <w:rPr>
          <w:rFonts w:ascii="Times New Roman" w:hAnsi="Times New Roman"/>
          <w:color w:val="000000" w:themeColor="text1"/>
          <w:sz w:val="24"/>
          <w:szCs w:val="24"/>
        </w:rPr>
        <w:t xml:space="preserve"> empresarial, processos dos serviços e tecnologia adequada. A duração da fila é inversamente proporcional ao nível de satisfação, por isso devemos dar um maior foco a esse problema. Pesquisas mostram que o mais importante na espera é o tempo que o cliente "percebeu" que passou na fila, ou seja, se conseguir </w:t>
      </w:r>
      <w:r w:rsidR="0018042D" w:rsidRPr="00D60B8C">
        <w:rPr>
          <w:rFonts w:ascii="Times New Roman" w:hAnsi="Times New Roman"/>
          <w:color w:val="000000" w:themeColor="text1"/>
          <w:sz w:val="24"/>
          <w:szCs w:val="24"/>
        </w:rPr>
        <w:t>mantê-los</w:t>
      </w:r>
      <w:r w:rsidRPr="00D60B8C">
        <w:rPr>
          <w:rFonts w:ascii="Times New Roman" w:hAnsi="Times New Roman"/>
          <w:color w:val="000000" w:themeColor="text1"/>
          <w:sz w:val="24"/>
          <w:szCs w:val="24"/>
        </w:rPr>
        <w:t xml:space="preserve"> de certa forma ocupado, isso pode</w:t>
      </w:r>
      <w:r w:rsidR="0018042D" w:rsidRPr="00D60B8C">
        <w:rPr>
          <w:rFonts w:ascii="Times New Roman" w:hAnsi="Times New Roman"/>
          <w:color w:val="000000" w:themeColor="text1"/>
          <w:sz w:val="24"/>
          <w:szCs w:val="24"/>
        </w:rPr>
        <w:t>rá</w:t>
      </w:r>
      <w:r w:rsidRPr="00D60B8C">
        <w:rPr>
          <w:rFonts w:ascii="Times New Roman" w:hAnsi="Times New Roman"/>
          <w:color w:val="000000" w:themeColor="text1"/>
          <w:sz w:val="24"/>
          <w:szCs w:val="24"/>
        </w:rPr>
        <w:t xml:space="preserve"> deixá-los menos aborrecidos com a espera. Kostecki (1996) mostra algumas razões que levam a considerar as filas de espera como </w:t>
      </w:r>
      <w:r w:rsidR="006B1E25" w:rsidRPr="00D60B8C">
        <w:rPr>
          <w:rFonts w:ascii="Times New Roman" w:hAnsi="Times New Roman"/>
          <w:color w:val="000000" w:themeColor="text1"/>
          <w:sz w:val="24"/>
          <w:szCs w:val="24"/>
        </w:rPr>
        <w:t>um importante problema e uma boa solução têm</w:t>
      </w:r>
      <w:r w:rsidRPr="00D60B8C">
        <w:rPr>
          <w:rFonts w:ascii="Times New Roman" w:hAnsi="Times New Roman"/>
          <w:color w:val="000000" w:themeColor="text1"/>
          <w:sz w:val="24"/>
          <w:szCs w:val="24"/>
        </w:rPr>
        <w:t xml:space="preserve"> impacto muito alto no valor do neg</w:t>
      </w:r>
      <w:r w:rsidR="0018042D" w:rsidRPr="00D60B8C">
        <w:rPr>
          <w:rFonts w:ascii="Times New Roman" w:hAnsi="Times New Roman"/>
          <w:color w:val="000000" w:themeColor="text1"/>
          <w:sz w:val="24"/>
          <w:szCs w:val="24"/>
        </w:rPr>
        <w:t>ó</w:t>
      </w:r>
      <w:r w:rsidRPr="00D60B8C">
        <w:rPr>
          <w:rFonts w:ascii="Times New Roman" w:hAnsi="Times New Roman"/>
          <w:color w:val="000000" w:themeColor="text1"/>
          <w:sz w:val="24"/>
          <w:szCs w:val="24"/>
        </w:rPr>
        <w:t>cio, direto e imediato</w:t>
      </w:r>
      <w:r w:rsidR="006B7687" w:rsidRPr="00D60B8C">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sobre a marca e a credibilidade da prestadora de serviço. Devemos con</w:t>
      </w:r>
      <w:r w:rsidR="006B7687" w:rsidRPr="00D60B8C">
        <w:rPr>
          <w:rFonts w:ascii="Times New Roman" w:hAnsi="Times New Roman"/>
          <w:color w:val="000000" w:themeColor="text1"/>
          <w:sz w:val="24"/>
          <w:szCs w:val="24"/>
        </w:rPr>
        <w:t>siderar que as pessoas têm um rí</w:t>
      </w:r>
      <w:r w:rsidRPr="00D60B8C">
        <w:rPr>
          <w:rFonts w:ascii="Times New Roman" w:hAnsi="Times New Roman"/>
          <w:color w:val="000000" w:themeColor="text1"/>
          <w:sz w:val="24"/>
          <w:szCs w:val="24"/>
        </w:rPr>
        <w:t>tmo de vida muito acelerado, o que torna as espera</w:t>
      </w:r>
      <w:r w:rsidR="006B7687" w:rsidRPr="00D60B8C">
        <w:rPr>
          <w:rFonts w:ascii="Times New Roman" w:hAnsi="Times New Roman"/>
          <w:color w:val="000000" w:themeColor="text1"/>
          <w:sz w:val="24"/>
          <w:szCs w:val="24"/>
        </w:rPr>
        <w:t>s</w:t>
      </w:r>
      <w:r w:rsidRPr="00D60B8C">
        <w:rPr>
          <w:rFonts w:ascii="Times New Roman" w:hAnsi="Times New Roman"/>
          <w:color w:val="000000" w:themeColor="text1"/>
          <w:sz w:val="24"/>
          <w:szCs w:val="24"/>
        </w:rPr>
        <w:t xml:space="preserve"> intoleráveis. A satisfação do cliente está diretamente ligada ao sucesso dos negócios, por isso as preferências dos clientes em termos de espera</w:t>
      </w:r>
      <w:r w:rsidR="00057BE1">
        <w:rPr>
          <w:rFonts w:ascii="Times New Roman" w:hAnsi="Times New Roman"/>
          <w:color w:val="000000" w:themeColor="text1"/>
          <w:sz w:val="24"/>
          <w:szCs w:val="24"/>
        </w:rPr>
        <w:t xml:space="preserve"> </w:t>
      </w:r>
      <w:r w:rsidR="00057BE1" w:rsidRPr="00D60B8C">
        <w:rPr>
          <w:rFonts w:ascii="Times New Roman" w:hAnsi="Times New Roman"/>
          <w:color w:val="000000" w:themeColor="text1"/>
          <w:sz w:val="24"/>
          <w:szCs w:val="24"/>
        </w:rPr>
        <w:t>deveriam ser analisadas cada vez mais</w:t>
      </w:r>
      <w:r w:rsidRPr="00D60B8C">
        <w:rPr>
          <w:rFonts w:ascii="Times New Roman" w:hAnsi="Times New Roman"/>
          <w:color w:val="000000" w:themeColor="text1"/>
          <w:sz w:val="24"/>
          <w:szCs w:val="24"/>
        </w:rPr>
        <w:t xml:space="preserve">. </w:t>
      </w:r>
      <w:r w:rsidR="00057BE1">
        <w:rPr>
          <w:rFonts w:ascii="Times New Roman" w:hAnsi="Times New Roman"/>
          <w:color w:val="000000" w:themeColor="text1"/>
          <w:sz w:val="24"/>
          <w:szCs w:val="24"/>
        </w:rPr>
        <w:t>No artigo, s</w:t>
      </w:r>
      <w:r w:rsidRPr="00D60B8C">
        <w:rPr>
          <w:rFonts w:ascii="Times New Roman" w:hAnsi="Times New Roman"/>
          <w:color w:val="000000" w:themeColor="text1"/>
          <w:sz w:val="24"/>
          <w:szCs w:val="24"/>
        </w:rPr>
        <w:t xml:space="preserve">ão propostas algumas ações para melhorar </w:t>
      </w:r>
      <w:r w:rsidR="006B1E25" w:rsidRPr="00D60B8C">
        <w:rPr>
          <w:rFonts w:ascii="Times New Roman" w:hAnsi="Times New Roman"/>
          <w:color w:val="000000" w:themeColor="text1"/>
          <w:sz w:val="24"/>
          <w:szCs w:val="24"/>
        </w:rPr>
        <w:t>essa demora</w:t>
      </w:r>
      <w:r w:rsidRPr="00D60B8C">
        <w:rPr>
          <w:rFonts w:ascii="Times New Roman" w:hAnsi="Times New Roman"/>
          <w:color w:val="000000" w:themeColor="text1"/>
          <w:sz w:val="24"/>
          <w:szCs w:val="24"/>
        </w:rPr>
        <w:t xml:space="preserve"> e a qualidade do atendimento com o uso de algumas tecnologias</w:t>
      </w:r>
      <w:r w:rsidR="006B7687" w:rsidRPr="00D60B8C">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w:t>
      </w:r>
      <w:r w:rsidR="006B7687" w:rsidRPr="00D60B8C">
        <w:rPr>
          <w:rFonts w:ascii="Times New Roman" w:hAnsi="Times New Roman"/>
          <w:color w:val="000000" w:themeColor="text1"/>
          <w:sz w:val="24"/>
          <w:szCs w:val="24"/>
        </w:rPr>
        <w:t>c</w:t>
      </w:r>
      <w:r w:rsidRPr="00D60B8C">
        <w:rPr>
          <w:rFonts w:ascii="Times New Roman" w:hAnsi="Times New Roman"/>
          <w:color w:val="000000" w:themeColor="text1"/>
          <w:sz w:val="24"/>
          <w:szCs w:val="24"/>
        </w:rPr>
        <w:t xml:space="preserve">omo </w:t>
      </w:r>
      <w:r w:rsidR="006B7687" w:rsidRPr="00D60B8C">
        <w:rPr>
          <w:rFonts w:ascii="Times New Roman" w:hAnsi="Times New Roman"/>
          <w:color w:val="000000" w:themeColor="text1"/>
          <w:sz w:val="24"/>
          <w:szCs w:val="24"/>
        </w:rPr>
        <w:t>a senha, por exemplo,</w:t>
      </w:r>
      <w:r w:rsidRPr="00D60B8C">
        <w:rPr>
          <w:rFonts w:ascii="Times New Roman" w:hAnsi="Times New Roman"/>
          <w:color w:val="000000" w:themeColor="text1"/>
          <w:sz w:val="24"/>
          <w:szCs w:val="24"/>
        </w:rPr>
        <w:t xml:space="preserve"> </w:t>
      </w:r>
      <w:r w:rsidR="006B7687" w:rsidRPr="00D60B8C">
        <w:rPr>
          <w:rFonts w:ascii="Times New Roman" w:hAnsi="Times New Roman"/>
          <w:color w:val="000000" w:themeColor="text1"/>
          <w:sz w:val="24"/>
          <w:szCs w:val="24"/>
        </w:rPr>
        <w:t>que é a mais utilizada.</w:t>
      </w:r>
      <w:r w:rsidRPr="00D60B8C">
        <w:rPr>
          <w:rFonts w:ascii="Times New Roman" w:hAnsi="Times New Roman"/>
          <w:color w:val="000000" w:themeColor="text1"/>
          <w:sz w:val="24"/>
          <w:szCs w:val="24"/>
        </w:rPr>
        <w:t xml:space="preserve"> </w:t>
      </w:r>
      <w:r w:rsidR="006B7687" w:rsidRPr="00D60B8C">
        <w:rPr>
          <w:rFonts w:ascii="Times New Roman" w:hAnsi="Times New Roman"/>
          <w:color w:val="000000" w:themeColor="text1"/>
          <w:sz w:val="24"/>
          <w:szCs w:val="24"/>
        </w:rPr>
        <w:t>O</w:t>
      </w:r>
      <w:r w:rsidRPr="00D60B8C">
        <w:rPr>
          <w:rFonts w:ascii="Times New Roman" w:hAnsi="Times New Roman"/>
          <w:color w:val="000000" w:themeColor="text1"/>
          <w:sz w:val="24"/>
          <w:szCs w:val="24"/>
        </w:rPr>
        <w:t xml:space="preserve">s clientes retiram uma senha e quando chega sua hora ele é avisado através de um </w:t>
      </w:r>
      <w:r w:rsidRPr="00D60B8C">
        <w:rPr>
          <w:rFonts w:ascii="Times New Roman" w:hAnsi="Times New Roman"/>
          <w:color w:val="000000" w:themeColor="text1"/>
          <w:sz w:val="24"/>
          <w:szCs w:val="24"/>
        </w:rPr>
        <w:lastRenderedPageBreak/>
        <w:t>painel. Como podemos ver</w:t>
      </w:r>
      <w:r w:rsidR="00057BE1">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as filas de espera podem se tornar um grande problema, mas quando bem trabalhadas</w:t>
      </w:r>
      <w:r w:rsidR="00057BE1">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elas podem resultar até mesmo em um acréscimo de lucro</w:t>
      </w:r>
      <w:r w:rsidR="00057BE1">
        <w:rPr>
          <w:rFonts w:ascii="Times New Roman" w:hAnsi="Times New Roman"/>
          <w:color w:val="000000" w:themeColor="text1"/>
          <w:sz w:val="24"/>
          <w:szCs w:val="24"/>
        </w:rPr>
        <w:t xml:space="preserve">. </w:t>
      </w:r>
      <w:r w:rsidRPr="00D60B8C">
        <w:rPr>
          <w:rFonts w:ascii="Times New Roman" w:hAnsi="Times New Roman"/>
          <w:color w:val="000000" w:themeColor="text1"/>
          <w:sz w:val="24"/>
          <w:szCs w:val="24"/>
        </w:rPr>
        <w:t>[4]</w:t>
      </w:r>
    </w:p>
    <w:p w:rsidR="00055925" w:rsidRPr="00D60B8C" w:rsidRDefault="00057BE1" w:rsidP="00B24984">
      <w:pPr>
        <w:spacing w:line="360" w:lineRule="auto"/>
        <w:ind w:firstLine="576"/>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A ideia </w:t>
      </w:r>
      <w:r w:rsidR="00055925">
        <w:rPr>
          <w:rFonts w:ascii="Times New Roman" w:hAnsi="Times New Roman"/>
          <w:color w:val="000000" w:themeColor="text1"/>
          <w:sz w:val="24"/>
          <w:szCs w:val="24"/>
        </w:rPr>
        <w:t xml:space="preserve">de acabar com filas desnecessárias era algo que, até então, para nós, </w:t>
      </w:r>
      <w:r>
        <w:rPr>
          <w:rFonts w:ascii="Times New Roman" w:hAnsi="Times New Roman"/>
          <w:color w:val="000000" w:themeColor="text1"/>
          <w:sz w:val="24"/>
          <w:szCs w:val="24"/>
        </w:rPr>
        <w:t>limitava-se a fins acadêmicos.</w:t>
      </w:r>
      <w:r w:rsidR="00055925">
        <w:rPr>
          <w:rFonts w:ascii="Times New Roman" w:hAnsi="Times New Roman"/>
          <w:color w:val="000000" w:themeColor="text1"/>
          <w:sz w:val="24"/>
          <w:szCs w:val="24"/>
        </w:rPr>
        <w:t xml:space="preserve"> </w:t>
      </w:r>
      <w:r>
        <w:rPr>
          <w:rFonts w:ascii="Times New Roman" w:hAnsi="Times New Roman"/>
          <w:color w:val="000000" w:themeColor="text1"/>
          <w:sz w:val="24"/>
          <w:szCs w:val="24"/>
        </w:rPr>
        <w:t xml:space="preserve">Entretanto, </w:t>
      </w:r>
      <w:r w:rsidR="00055925">
        <w:rPr>
          <w:rFonts w:ascii="Times New Roman" w:hAnsi="Times New Roman"/>
          <w:color w:val="000000" w:themeColor="text1"/>
          <w:sz w:val="24"/>
          <w:szCs w:val="24"/>
        </w:rPr>
        <w:t>após lermos esse artigo, vimos que é possível tornar essa aplicação algo mais profissional, pois descobrimos a carência e a expectativa do mercado por soluções tecnológicas como essa.</w:t>
      </w:r>
    </w:p>
    <w:p w:rsidR="00795F18" w:rsidRPr="00D60B8C" w:rsidRDefault="00795F18" w:rsidP="00B24984">
      <w:pPr>
        <w:spacing w:line="360" w:lineRule="auto"/>
        <w:jc w:val="both"/>
        <w:rPr>
          <w:rFonts w:ascii="Times New Roman" w:hAnsi="Times New Roman"/>
          <w:color w:val="000000" w:themeColor="text1"/>
          <w:sz w:val="24"/>
          <w:szCs w:val="24"/>
        </w:rPr>
      </w:pPr>
    </w:p>
    <w:p w:rsidR="00795F18" w:rsidRPr="00D60B8C" w:rsidRDefault="005A6FE7" w:rsidP="00B24984">
      <w:pPr>
        <w:pStyle w:val="PargrafodaLista"/>
        <w:numPr>
          <w:ilvl w:val="1"/>
          <w:numId w:val="1"/>
        </w:numPr>
        <w:spacing w:line="360" w:lineRule="auto"/>
        <w:jc w:val="both"/>
        <w:outlineLvl w:val="1"/>
        <w:rPr>
          <w:rFonts w:ascii="Times New Roman" w:hAnsi="Times New Roman" w:cs="Times New Roman"/>
          <w:color w:val="000000" w:themeColor="text1"/>
          <w:sz w:val="24"/>
          <w:szCs w:val="24"/>
        </w:rPr>
      </w:pPr>
      <w:bookmarkStart w:id="10" w:name="_Toc277712136"/>
      <w:r w:rsidRPr="00D60B8C">
        <w:rPr>
          <w:rFonts w:ascii="Times New Roman" w:hAnsi="Times New Roman" w:cs="Times New Roman"/>
          <w:color w:val="000000" w:themeColor="text1"/>
          <w:sz w:val="24"/>
          <w:szCs w:val="24"/>
        </w:rPr>
        <w:t>A TECNOLOGIA RFID E OS BENEFÍCIOS DA ETIQUETA INTELIGENTE PARA OS NEGÓCIOS.</w:t>
      </w:r>
      <w:bookmarkEnd w:id="10"/>
    </w:p>
    <w:p w:rsidR="005A6FE7" w:rsidRPr="00D60B8C" w:rsidRDefault="005A6FE7" w:rsidP="00B24984">
      <w:pPr>
        <w:spacing w:line="360" w:lineRule="auto"/>
        <w:jc w:val="both"/>
        <w:rPr>
          <w:rFonts w:ascii="Times New Roman" w:hAnsi="Times New Roman"/>
          <w:color w:val="000000" w:themeColor="text1"/>
          <w:sz w:val="24"/>
          <w:szCs w:val="24"/>
        </w:rPr>
      </w:pPr>
    </w:p>
    <w:p w:rsidR="00795F18" w:rsidRPr="00D60B8C" w:rsidRDefault="00795F18"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O autor Cláudio Gonçalves Bernardo soube dizer muito bem o que o futuro da tecnologia espera dessa etiqueta inteligente, conhecida como </w:t>
      </w:r>
      <w:r w:rsidRPr="00C57125">
        <w:rPr>
          <w:rFonts w:ascii="Times New Roman" w:hAnsi="Times New Roman"/>
          <w:color w:val="000000" w:themeColor="text1"/>
          <w:sz w:val="24"/>
          <w:szCs w:val="24"/>
        </w:rPr>
        <w:t>RFID</w:t>
      </w:r>
      <w:r w:rsidR="00B03DE6">
        <w:rPr>
          <w:rFonts w:ascii="Times New Roman" w:hAnsi="Times New Roman"/>
          <w:color w:val="000000" w:themeColor="text1"/>
          <w:sz w:val="24"/>
          <w:szCs w:val="24"/>
        </w:rPr>
        <w:t xml:space="preserve"> (</w:t>
      </w:r>
      <w:r w:rsidR="00B03DE6" w:rsidRPr="00B03DE6">
        <w:rPr>
          <w:rFonts w:ascii="Times New Roman" w:hAnsi="Times New Roman"/>
          <w:i/>
          <w:color w:val="000000" w:themeColor="text1"/>
          <w:sz w:val="24"/>
          <w:szCs w:val="24"/>
        </w:rPr>
        <w:t>Radio Frequence Identification</w:t>
      </w:r>
      <w:r w:rsidR="00B03DE6">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Especialistas em tecnologia dizem que o RFID irá revolucionar o mercado. O autor </w:t>
      </w:r>
      <w:r w:rsidR="00E97210">
        <w:rPr>
          <w:rFonts w:ascii="Times New Roman" w:hAnsi="Times New Roman"/>
          <w:color w:val="000000" w:themeColor="text1"/>
          <w:sz w:val="24"/>
          <w:szCs w:val="24"/>
        </w:rPr>
        <w:t xml:space="preserve">como exemplos, diversas </w:t>
      </w:r>
      <w:r w:rsidRPr="00D60B8C">
        <w:rPr>
          <w:rFonts w:ascii="Times New Roman" w:hAnsi="Times New Roman"/>
          <w:color w:val="000000" w:themeColor="text1"/>
          <w:sz w:val="24"/>
          <w:szCs w:val="24"/>
        </w:rPr>
        <w:t xml:space="preserve">empresas grandes que apostam muito nessa tecnologia, </w:t>
      </w:r>
      <w:r w:rsidR="00E97210">
        <w:rPr>
          <w:rFonts w:ascii="Times New Roman" w:hAnsi="Times New Roman"/>
          <w:color w:val="000000" w:themeColor="text1"/>
          <w:sz w:val="24"/>
          <w:szCs w:val="24"/>
        </w:rPr>
        <w:t>tais</w:t>
      </w:r>
      <w:r w:rsidRPr="00D60B8C">
        <w:rPr>
          <w:rFonts w:ascii="Times New Roman" w:hAnsi="Times New Roman"/>
          <w:color w:val="000000" w:themeColor="text1"/>
          <w:sz w:val="24"/>
          <w:szCs w:val="24"/>
        </w:rPr>
        <w:t xml:space="preserve"> como Gilette, Airbus e </w:t>
      </w:r>
      <w:r w:rsidR="00E97210" w:rsidRPr="00D60B8C">
        <w:rPr>
          <w:rFonts w:ascii="Times New Roman" w:hAnsi="Times New Roman"/>
          <w:color w:val="000000" w:themeColor="text1"/>
          <w:sz w:val="24"/>
          <w:szCs w:val="24"/>
        </w:rPr>
        <w:t>Wal-Mart</w:t>
      </w:r>
      <w:r w:rsidRPr="00D60B8C">
        <w:rPr>
          <w:rFonts w:ascii="Times New Roman" w:hAnsi="Times New Roman"/>
          <w:color w:val="000000" w:themeColor="text1"/>
          <w:sz w:val="24"/>
          <w:szCs w:val="24"/>
        </w:rPr>
        <w:t>. O problema dessa tecnologia é o custo para o mercado, afinal</w:t>
      </w:r>
      <w:r w:rsidR="00E97210">
        <w:rPr>
          <w:rFonts w:ascii="Times New Roman" w:hAnsi="Times New Roman"/>
          <w:color w:val="000000" w:themeColor="text1"/>
          <w:sz w:val="24"/>
          <w:szCs w:val="24"/>
        </w:rPr>
        <w:t xml:space="preserve">, se considerarmos </w:t>
      </w:r>
      <w:r w:rsidR="00A05C4E">
        <w:rPr>
          <w:rFonts w:ascii="Times New Roman" w:hAnsi="Times New Roman"/>
          <w:color w:val="000000" w:themeColor="text1"/>
          <w:sz w:val="24"/>
          <w:szCs w:val="24"/>
        </w:rPr>
        <w:t xml:space="preserve">um </w:t>
      </w:r>
      <w:r w:rsidRPr="00D60B8C">
        <w:rPr>
          <w:rFonts w:ascii="Times New Roman" w:hAnsi="Times New Roman"/>
          <w:color w:val="000000" w:themeColor="text1"/>
          <w:sz w:val="24"/>
          <w:szCs w:val="24"/>
        </w:rPr>
        <w:t>laptop</w:t>
      </w:r>
      <w:r w:rsidR="00E97210">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o custo da etiqueta é baixo, mas pensando em uma caixa de leite ou garrafa de refrigerante o custo é altíssimo, afinal</w:t>
      </w:r>
      <w:r w:rsidR="00A05C4E">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existe gasto com os </w:t>
      </w:r>
      <w:r w:rsidR="00A05C4E">
        <w:rPr>
          <w:rFonts w:ascii="Times New Roman" w:hAnsi="Times New Roman"/>
          <w:color w:val="000000" w:themeColor="text1"/>
          <w:sz w:val="24"/>
          <w:szCs w:val="24"/>
        </w:rPr>
        <w:t xml:space="preserve">leitores das etiquetas, a </w:t>
      </w:r>
      <w:r w:rsidR="00226A2D">
        <w:rPr>
          <w:rFonts w:ascii="Times New Roman" w:hAnsi="Times New Roman"/>
          <w:color w:val="000000" w:themeColor="text1"/>
          <w:sz w:val="24"/>
          <w:szCs w:val="24"/>
        </w:rPr>
        <w:t>infraestrutura</w:t>
      </w:r>
      <w:r w:rsidRPr="00D60B8C">
        <w:rPr>
          <w:rFonts w:ascii="Times New Roman" w:hAnsi="Times New Roman"/>
          <w:color w:val="000000" w:themeColor="text1"/>
          <w:sz w:val="24"/>
          <w:szCs w:val="24"/>
        </w:rPr>
        <w:t xml:space="preserve"> extremamente complexa capaz de coletar, examinar e mover o vasto volume de dados gerados pelas etiquetas. Essas etiquetas são capazes de armazenar dados enviados por transmissores. </w:t>
      </w:r>
      <w:r w:rsidR="00A05C4E">
        <w:rPr>
          <w:rFonts w:ascii="Times New Roman" w:hAnsi="Times New Roman"/>
          <w:color w:val="000000" w:themeColor="text1"/>
          <w:sz w:val="24"/>
          <w:szCs w:val="24"/>
        </w:rPr>
        <w:t xml:space="preserve">O </w:t>
      </w:r>
      <w:r w:rsidRPr="00D60B8C">
        <w:rPr>
          <w:rFonts w:ascii="Times New Roman" w:hAnsi="Times New Roman"/>
          <w:color w:val="000000" w:themeColor="text1"/>
          <w:sz w:val="24"/>
          <w:szCs w:val="24"/>
        </w:rPr>
        <w:t xml:space="preserve">RFID </w:t>
      </w:r>
      <w:r w:rsidR="006B7687" w:rsidRPr="00D60B8C">
        <w:rPr>
          <w:rFonts w:ascii="Times New Roman" w:hAnsi="Times New Roman"/>
          <w:color w:val="000000" w:themeColor="text1"/>
          <w:sz w:val="24"/>
          <w:szCs w:val="24"/>
        </w:rPr>
        <w:t>é composto por três componentes:</w:t>
      </w:r>
      <w:r w:rsidR="00A05C4E">
        <w:rPr>
          <w:rFonts w:ascii="Times New Roman" w:hAnsi="Times New Roman"/>
          <w:color w:val="000000" w:themeColor="text1"/>
          <w:sz w:val="24"/>
          <w:szCs w:val="24"/>
        </w:rPr>
        <w:t xml:space="preserve"> antena, transcrição e</w:t>
      </w:r>
      <w:r w:rsidR="001F2EC8">
        <w:rPr>
          <w:rFonts w:ascii="Times New Roman" w:hAnsi="Times New Roman"/>
          <w:color w:val="000000" w:themeColor="text1"/>
          <w:sz w:val="24"/>
          <w:szCs w:val="24"/>
        </w:rPr>
        <w:t xml:space="preserve"> o transponde</w:t>
      </w:r>
      <w:r w:rsidRPr="00D60B8C">
        <w:rPr>
          <w:rFonts w:ascii="Times New Roman" w:hAnsi="Times New Roman"/>
          <w:color w:val="000000" w:themeColor="text1"/>
          <w:sz w:val="24"/>
          <w:szCs w:val="24"/>
        </w:rPr>
        <w:t xml:space="preserve">. </w:t>
      </w:r>
      <w:r w:rsidR="00C57125">
        <w:rPr>
          <w:rFonts w:ascii="Times New Roman" w:hAnsi="Times New Roman"/>
          <w:color w:val="000000" w:themeColor="text1"/>
          <w:sz w:val="24"/>
          <w:szCs w:val="24"/>
        </w:rPr>
        <w:t>A a</w:t>
      </w:r>
      <w:r w:rsidRPr="00D60B8C">
        <w:rPr>
          <w:rFonts w:ascii="Times New Roman" w:hAnsi="Times New Roman"/>
          <w:color w:val="000000" w:themeColor="text1"/>
          <w:sz w:val="24"/>
          <w:szCs w:val="24"/>
        </w:rPr>
        <w:t>ntena é respon</w:t>
      </w:r>
      <w:r w:rsidR="006B7687" w:rsidRPr="00D60B8C">
        <w:rPr>
          <w:rFonts w:ascii="Times New Roman" w:hAnsi="Times New Roman"/>
          <w:color w:val="000000" w:themeColor="text1"/>
          <w:sz w:val="24"/>
          <w:szCs w:val="24"/>
        </w:rPr>
        <w:t>sável por criar o campo de ação;</w:t>
      </w:r>
      <w:r w:rsidRPr="00D60B8C">
        <w:rPr>
          <w:rFonts w:ascii="Times New Roman" w:hAnsi="Times New Roman"/>
          <w:color w:val="000000" w:themeColor="text1"/>
          <w:sz w:val="24"/>
          <w:szCs w:val="24"/>
        </w:rPr>
        <w:t xml:space="preserve"> </w:t>
      </w:r>
      <w:r w:rsidR="00C57125">
        <w:rPr>
          <w:rFonts w:ascii="Times New Roman" w:hAnsi="Times New Roman"/>
          <w:color w:val="000000" w:themeColor="text1"/>
          <w:sz w:val="24"/>
          <w:szCs w:val="24"/>
        </w:rPr>
        <w:t xml:space="preserve">a transcrição </w:t>
      </w:r>
      <w:r w:rsidRPr="00D60B8C">
        <w:rPr>
          <w:rFonts w:ascii="Times New Roman" w:hAnsi="Times New Roman"/>
          <w:color w:val="000000" w:themeColor="text1"/>
          <w:sz w:val="24"/>
          <w:szCs w:val="24"/>
        </w:rPr>
        <w:t>é o leitor, é o componente que emite as freq</w:t>
      </w:r>
      <w:r w:rsidR="00C57125">
        <w:rPr>
          <w:rFonts w:ascii="Times New Roman" w:hAnsi="Times New Roman"/>
          <w:color w:val="000000" w:themeColor="text1"/>
          <w:sz w:val="24"/>
          <w:szCs w:val="24"/>
        </w:rPr>
        <w:t>u</w:t>
      </w:r>
      <w:r w:rsidRPr="00D60B8C">
        <w:rPr>
          <w:rFonts w:ascii="Times New Roman" w:hAnsi="Times New Roman"/>
          <w:color w:val="000000" w:themeColor="text1"/>
          <w:sz w:val="24"/>
          <w:szCs w:val="24"/>
        </w:rPr>
        <w:t>ências de rádio para se comunicar com a etiqueta</w:t>
      </w:r>
      <w:r w:rsidR="006B7687" w:rsidRPr="00D60B8C">
        <w:rPr>
          <w:rFonts w:ascii="Times New Roman" w:hAnsi="Times New Roman"/>
          <w:color w:val="000000" w:themeColor="text1"/>
          <w:sz w:val="24"/>
          <w:szCs w:val="24"/>
        </w:rPr>
        <w:t xml:space="preserve"> e</w:t>
      </w:r>
      <w:r w:rsidRPr="00D60B8C">
        <w:rPr>
          <w:rFonts w:ascii="Times New Roman" w:hAnsi="Times New Roman"/>
          <w:color w:val="000000" w:themeColor="text1"/>
          <w:sz w:val="24"/>
          <w:szCs w:val="24"/>
        </w:rPr>
        <w:t xml:space="preserve"> o </w:t>
      </w:r>
      <w:r w:rsidRPr="00186C43">
        <w:rPr>
          <w:rFonts w:ascii="Times New Roman" w:hAnsi="Times New Roman"/>
          <w:color w:val="000000" w:themeColor="text1"/>
          <w:sz w:val="24"/>
          <w:szCs w:val="24"/>
        </w:rPr>
        <w:t>transponde</w:t>
      </w:r>
      <w:r w:rsidRPr="00D60B8C">
        <w:rPr>
          <w:rFonts w:ascii="Times New Roman" w:hAnsi="Times New Roman"/>
          <w:color w:val="000000" w:themeColor="text1"/>
          <w:sz w:val="24"/>
          <w:szCs w:val="24"/>
        </w:rPr>
        <w:t xml:space="preserve"> é a etiqueta RFID, </w:t>
      </w:r>
      <w:r w:rsidR="00C57125">
        <w:rPr>
          <w:rFonts w:ascii="Times New Roman" w:hAnsi="Times New Roman"/>
          <w:color w:val="000000" w:themeColor="text1"/>
          <w:sz w:val="24"/>
          <w:szCs w:val="24"/>
        </w:rPr>
        <w:t>que pode</w:t>
      </w:r>
      <w:r w:rsidRPr="00D60B8C">
        <w:rPr>
          <w:rFonts w:ascii="Times New Roman" w:hAnsi="Times New Roman"/>
          <w:color w:val="000000" w:themeColor="text1"/>
          <w:sz w:val="24"/>
          <w:szCs w:val="24"/>
        </w:rPr>
        <w:t xml:space="preserve"> ter diversos formatos e ser ativa (alimentada por uma bateria </w:t>
      </w:r>
      <w:r w:rsidR="006B7687" w:rsidRPr="00D60B8C">
        <w:rPr>
          <w:rFonts w:ascii="Times New Roman" w:hAnsi="Times New Roman"/>
          <w:color w:val="000000" w:themeColor="text1"/>
          <w:sz w:val="24"/>
          <w:szCs w:val="24"/>
        </w:rPr>
        <w:t>qu</w:t>
      </w:r>
      <w:r w:rsidRPr="00D60B8C">
        <w:rPr>
          <w:rFonts w:ascii="Times New Roman" w:hAnsi="Times New Roman"/>
          <w:color w:val="000000" w:themeColor="text1"/>
          <w:sz w:val="24"/>
          <w:szCs w:val="24"/>
        </w:rPr>
        <w:t xml:space="preserve">e permite tanto escrita quanto leitura de dados) ou passiva (usadas apenas para leitura, maior capacidade de armazenamento). O mercado reserva boas oportunidades de crescimento para a tecnologia RFID, diversas áreas apostam nela para evolução dos seus </w:t>
      </w:r>
      <w:r w:rsidR="006B7687" w:rsidRPr="00D60B8C">
        <w:rPr>
          <w:rFonts w:ascii="Times New Roman" w:hAnsi="Times New Roman"/>
          <w:color w:val="000000" w:themeColor="text1"/>
          <w:sz w:val="24"/>
          <w:szCs w:val="24"/>
        </w:rPr>
        <w:t>processos, desde a logística até</w:t>
      </w:r>
      <w:r w:rsidRPr="00D60B8C">
        <w:rPr>
          <w:rFonts w:ascii="Times New Roman" w:hAnsi="Times New Roman"/>
          <w:color w:val="000000" w:themeColor="text1"/>
          <w:sz w:val="24"/>
          <w:szCs w:val="24"/>
        </w:rPr>
        <w:t xml:space="preserve"> a segurança do consumidor. </w:t>
      </w:r>
      <w:r w:rsidR="00C57125">
        <w:rPr>
          <w:rFonts w:ascii="Times New Roman" w:hAnsi="Times New Roman"/>
          <w:color w:val="000000" w:themeColor="text1"/>
          <w:sz w:val="24"/>
          <w:szCs w:val="24"/>
        </w:rPr>
        <w:t>Uma das</w:t>
      </w:r>
      <w:r w:rsidRPr="00D60B8C">
        <w:rPr>
          <w:rFonts w:ascii="Times New Roman" w:hAnsi="Times New Roman"/>
          <w:color w:val="000000" w:themeColor="text1"/>
          <w:sz w:val="24"/>
          <w:szCs w:val="24"/>
        </w:rPr>
        <w:t xml:space="preserve"> vantagens do seu uso é a capacidade de armazenamento, leitura e envio de dados, detecção sem a necessidade da proximidad</w:t>
      </w:r>
      <w:r w:rsidR="00C57125">
        <w:rPr>
          <w:rFonts w:ascii="Times New Roman" w:hAnsi="Times New Roman"/>
          <w:color w:val="000000" w:themeColor="text1"/>
          <w:sz w:val="24"/>
          <w:szCs w:val="24"/>
        </w:rPr>
        <w:t>e da leitora para ler os dados, porém há também</w:t>
      </w:r>
      <w:r w:rsidRPr="00D60B8C">
        <w:rPr>
          <w:rFonts w:ascii="Times New Roman" w:hAnsi="Times New Roman"/>
          <w:color w:val="000000" w:themeColor="text1"/>
          <w:sz w:val="24"/>
          <w:szCs w:val="24"/>
        </w:rPr>
        <w:t xml:space="preserve"> algumas desvantagens</w:t>
      </w:r>
      <w:r w:rsidR="00C57125">
        <w:rPr>
          <w:rFonts w:ascii="Times New Roman" w:hAnsi="Times New Roman"/>
          <w:color w:val="000000" w:themeColor="text1"/>
          <w:sz w:val="24"/>
          <w:szCs w:val="24"/>
        </w:rPr>
        <w:t>, tais</w:t>
      </w:r>
      <w:r w:rsidRPr="00D60B8C">
        <w:rPr>
          <w:rFonts w:ascii="Times New Roman" w:hAnsi="Times New Roman"/>
          <w:color w:val="000000" w:themeColor="text1"/>
          <w:sz w:val="24"/>
          <w:szCs w:val="24"/>
        </w:rPr>
        <w:t xml:space="preserve"> como o alto custo do </w:t>
      </w:r>
      <w:r w:rsidR="00C57125">
        <w:rPr>
          <w:rFonts w:ascii="Times New Roman" w:hAnsi="Times New Roman"/>
          <w:color w:val="000000" w:themeColor="text1"/>
          <w:sz w:val="24"/>
          <w:szCs w:val="24"/>
        </w:rPr>
        <w:t>dispositivo</w:t>
      </w:r>
      <w:r w:rsidRPr="00D60B8C">
        <w:rPr>
          <w:rFonts w:ascii="Times New Roman" w:hAnsi="Times New Roman"/>
          <w:color w:val="000000" w:themeColor="text1"/>
          <w:sz w:val="24"/>
          <w:szCs w:val="24"/>
        </w:rPr>
        <w:t xml:space="preserve"> em relação ao código de barras e a invasão de privacidade dos consumidores por causa da monitoração das etiquetas coladas nos produtos. Existem técnicas </w:t>
      </w:r>
      <w:r w:rsidRPr="00D60B8C">
        <w:rPr>
          <w:rFonts w:ascii="Times New Roman" w:hAnsi="Times New Roman"/>
          <w:color w:val="000000" w:themeColor="text1"/>
          <w:sz w:val="24"/>
          <w:szCs w:val="24"/>
        </w:rPr>
        <w:lastRenderedPageBreak/>
        <w:t xml:space="preserve">que previnem isso, mas com o custo elevadíssimo. Como a operação por RFID agrega eficiência, </w:t>
      </w:r>
      <w:r w:rsidR="00C57125">
        <w:rPr>
          <w:rFonts w:ascii="Times New Roman" w:hAnsi="Times New Roman"/>
          <w:color w:val="000000" w:themeColor="text1"/>
          <w:sz w:val="24"/>
          <w:szCs w:val="24"/>
        </w:rPr>
        <w:t>ela agiliza</w:t>
      </w:r>
      <w:r w:rsidRPr="00D60B8C">
        <w:rPr>
          <w:rFonts w:ascii="Times New Roman" w:hAnsi="Times New Roman"/>
          <w:color w:val="000000" w:themeColor="text1"/>
          <w:sz w:val="24"/>
          <w:szCs w:val="24"/>
        </w:rPr>
        <w:t xml:space="preserve"> os procedimentos, maior processamento dos dados</w:t>
      </w:r>
      <w:r w:rsidR="00C57125">
        <w:rPr>
          <w:rFonts w:ascii="Times New Roman" w:hAnsi="Times New Roman"/>
          <w:color w:val="000000" w:themeColor="text1"/>
          <w:sz w:val="24"/>
          <w:szCs w:val="24"/>
        </w:rPr>
        <w:t xml:space="preserve">, acarretando </w:t>
      </w:r>
      <w:r w:rsidRPr="00D60B8C">
        <w:rPr>
          <w:rFonts w:ascii="Times New Roman" w:hAnsi="Times New Roman"/>
          <w:color w:val="000000" w:themeColor="text1"/>
          <w:sz w:val="24"/>
          <w:szCs w:val="24"/>
        </w:rPr>
        <w:t xml:space="preserve">assim </w:t>
      </w:r>
      <w:r w:rsidR="00C57125">
        <w:rPr>
          <w:rFonts w:ascii="Times New Roman" w:hAnsi="Times New Roman"/>
          <w:color w:val="000000" w:themeColor="text1"/>
          <w:sz w:val="24"/>
          <w:szCs w:val="24"/>
        </w:rPr>
        <w:t>n</w:t>
      </w:r>
      <w:r w:rsidRPr="00D60B8C">
        <w:rPr>
          <w:rFonts w:ascii="Times New Roman" w:hAnsi="Times New Roman"/>
          <w:color w:val="000000" w:themeColor="text1"/>
          <w:sz w:val="24"/>
          <w:szCs w:val="24"/>
        </w:rPr>
        <w:t>um diagn</w:t>
      </w:r>
      <w:r w:rsidR="006B7687" w:rsidRPr="00D60B8C">
        <w:rPr>
          <w:rFonts w:ascii="Times New Roman" w:hAnsi="Times New Roman"/>
          <w:color w:val="000000" w:themeColor="text1"/>
          <w:sz w:val="24"/>
          <w:szCs w:val="24"/>
        </w:rPr>
        <w:t>ó</w:t>
      </w:r>
      <w:r w:rsidRPr="00D60B8C">
        <w:rPr>
          <w:rFonts w:ascii="Times New Roman" w:hAnsi="Times New Roman"/>
          <w:color w:val="000000" w:themeColor="text1"/>
          <w:sz w:val="24"/>
          <w:szCs w:val="24"/>
        </w:rPr>
        <w:t xml:space="preserve">stico exato, eliminando riscos de falha na previsão, obtendo maior lucratividade e menor perda de tempo, a previsão é de que no futuro todos os mercados adotarão essa </w:t>
      </w:r>
      <w:r w:rsidR="00055925" w:rsidRPr="00D60B8C">
        <w:rPr>
          <w:rFonts w:ascii="Times New Roman" w:hAnsi="Times New Roman"/>
          <w:color w:val="000000" w:themeColor="text1"/>
          <w:sz w:val="24"/>
          <w:szCs w:val="24"/>
        </w:rPr>
        <w:t xml:space="preserve">tecnologia. </w:t>
      </w:r>
      <w:r w:rsidRPr="00D60B8C">
        <w:rPr>
          <w:rFonts w:ascii="Times New Roman" w:hAnsi="Times New Roman"/>
          <w:color w:val="000000" w:themeColor="text1"/>
          <w:sz w:val="24"/>
          <w:szCs w:val="24"/>
        </w:rPr>
        <w:t>[5]</w:t>
      </w:r>
    </w:p>
    <w:p w:rsidR="005A6FE7" w:rsidRDefault="00055925" w:rsidP="00B24984">
      <w:pPr>
        <w:spacing w:line="360" w:lineRule="auto"/>
        <w:ind w:firstLine="576"/>
        <w:jc w:val="both"/>
        <w:rPr>
          <w:rFonts w:ascii="Times New Roman" w:hAnsi="Times New Roman"/>
          <w:color w:val="000000" w:themeColor="text1"/>
          <w:sz w:val="24"/>
          <w:szCs w:val="24"/>
        </w:rPr>
      </w:pPr>
      <w:r>
        <w:rPr>
          <w:rFonts w:ascii="Times New Roman" w:hAnsi="Times New Roman"/>
          <w:color w:val="000000" w:themeColor="text1"/>
          <w:sz w:val="24"/>
          <w:szCs w:val="24"/>
        </w:rPr>
        <w:t>Por ser uma tecnologia em alta no mercado, bastante utilizada e bem fácil de encontrar materiais, procuramos estudar os benefícios que essa tecnologia iria nos proporcionar e d</w:t>
      </w:r>
      <w:r w:rsidR="00C57125">
        <w:rPr>
          <w:rFonts w:ascii="Times New Roman" w:hAnsi="Times New Roman"/>
          <w:color w:val="000000" w:themeColor="text1"/>
          <w:sz w:val="24"/>
          <w:szCs w:val="24"/>
        </w:rPr>
        <w:t>ecidimos não utilizá-la em nosso t</w:t>
      </w:r>
      <w:r>
        <w:rPr>
          <w:rFonts w:ascii="Times New Roman" w:hAnsi="Times New Roman"/>
          <w:color w:val="000000" w:themeColor="text1"/>
          <w:sz w:val="24"/>
          <w:szCs w:val="24"/>
        </w:rPr>
        <w:t>rabalho devido ao custo dos leitores serem um pouco mais elevados comparados ao código de barras, que foi a tecnologia que utilizamos</w:t>
      </w:r>
      <w:r w:rsidR="00723A9C">
        <w:rPr>
          <w:rFonts w:ascii="Times New Roman" w:hAnsi="Times New Roman"/>
          <w:color w:val="000000" w:themeColor="text1"/>
          <w:sz w:val="24"/>
          <w:szCs w:val="24"/>
        </w:rPr>
        <w:t>. Porém, vimos que, independentemente da tecnologia empregada nos periféricos de nosso sistema, ele funcionará, pois a regra de negócio, a real inteligência do sistema, esta na aplicação e não</w:t>
      </w:r>
      <w:r w:rsidR="001F2EC8">
        <w:rPr>
          <w:rFonts w:ascii="Times New Roman" w:hAnsi="Times New Roman"/>
          <w:color w:val="000000" w:themeColor="text1"/>
          <w:sz w:val="24"/>
          <w:szCs w:val="24"/>
        </w:rPr>
        <w:t xml:space="preserve"> nos periféricos usados</w:t>
      </w:r>
      <w:r w:rsidR="00723A9C">
        <w:rPr>
          <w:rFonts w:ascii="Times New Roman" w:hAnsi="Times New Roman"/>
          <w:color w:val="000000" w:themeColor="text1"/>
          <w:sz w:val="24"/>
          <w:szCs w:val="24"/>
        </w:rPr>
        <w:t>. Esse artigo nos fez ter essa visão de baixo acoplamento aos periféricos em nosso sistema.</w:t>
      </w:r>
    </w:p>
    <w:p w:rsidR="00055925" w:rsidRPr="00D60B8C" w:rsidRDefault="00055925" w:rsidP="00B24984">
      <w:pPr>
        <w:spacing w:line="360" w:lineRule="auto"/>
        <w:jc w:val="both"/>
        <w:rPr>
          <w:rFonts w:ascii="Times New Roman" w:hAnsi="Times New Roman"/>
          <w:color w:val="000000" w:themeColor="text1"/>
          <w:sz w:val="24"/>
          <w:szCs w:val="24"/>
        </w:rPr>
      </w:pPr>
    </w:p>
    <w:p w:rsidR="00795F18" w:rsidRPr="00920A71" w:rsidRDefault="005A6FE7" w:rsidP="00B24984">
      <w:pPr>
        <w:pStyle w:val="PargrafodaLista"/>
        <w:numPr>
          <w:ilvl w:val="1"/>
          <w:numId w:val="1"/>
        </w:numPr>
        <w:spacing w:line="360" w:lineRule="auto"/>
        <w:jc w:val="both"/>
        <w:outlineLvl w:val="1"/>
        <w:rPr>
          <w:rFonts w:ascii="Times New Roman" w:hAnsi="Times New Roman" w:cs="Times New Roman"/>
          <w:sz w:val="24"/>
          <w:szCs w:val="24"/>
        </w:rPr>
      </w:pPr>
      <w:bookmarkStart w:id="11" w:name="_Toc277712137"/>
      <w:r w:rsidRPr="00920A71">
        <w:rPr>
          <w:rFonts w:ascii="Times New Roman" w:hAnsi="Times New Roman" w:cs="Times New Roman"/>
          <w:sz w:val="24"/>
          <w:szCs w:val="24"/>
        </w:rPr>
        <w:t>CONTROLE DE DISPOSITIVO UTILIZANDO MENSAGENS SMS COM TECNOLOGIA JAVA ME.</w:t>
      </w:r>
      <w:bookmarkEnd w:id="11"/>
    </w:p>
    <w:p w:rsidR="005A6FE7" w:rsidRPr="00D60B8C" w:rsidRDefault="005A6FE7" w:rsidP="00B24984">
      <w:pPr>
        <w:spacing w:line="360" w:lineRule="auto"/>
        <w:jc w:val="both"/>
        <w:rPr>
          <w:rFonts w:ascii="Times New Roman" w:hAnsi="Times New Roman"/>
          <w:color w:val="000000" w:themeColor="text1"/>
          <w:sz w:val="24"/>
          <w:szCs w:val="24"/>
        </w:rPr>
      </w:pPr>
    </w:p>
    <w:p w:rsidR="00795F18" w:rsidRPr="00D60B8C" w:rsidRDefault="00795F18"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O </w:t>
      </w:r>
      <w:r w:rsidR="00076B3B" w:rsidRPr="00D60B8C">
        <w:rPr>
          <w:rFonts w:ascii="Times New Roman" w:hAnsi="Times New Roman"/>
          <w:color w:val="000000" w:themeColor="text1"/>
          <w:sz w:val="24"/>
          <w:szCs w:val="24"/>
        </w:rPr>
        <w:t xml:space="preserve">material de </w:t>
      </w:r>
      <w:r w:rsidR="006B1E25" w:rsidRPr="00D60B8C">
        <w:rPr>
          <w:rFonts w:ascii="Times New Roman" w:hAnsi="Times New Roman"/>
          <w:color w:val="000000" w:themeColor="text1"/>
          <w:sz w:val="24"/>
          <w:szCs w:val="24"/>
        </w:rPr>
        <w:t>referência</w:t>
      </w:r>
      <w:r w:rsidR="00076B3B" w:rsidRPr="00D60B8C">
        <w:rPr>
          <w:rFonts w:ascii="Times New Roman" w:hAnsi="Times New Roman"/>
          <w:color w:val="000000" w:themeColor="text1"/>
          <w:sz w:val="24"/>
          <w:szCs w:val="24"/>
        </w:rPr>
        <w:t xml:space="preserve"> descreve a programação de </w:t>
      </w:r>
      <w:r w:rsidRPr="00D60B8C">
        <w:rPr>
          <w:rFonts w:ascii="Times New Roman" w:hAnsi="Times New Roman"/>
          <w:color w:val="000000" w:themeColor="text1"/>
          <w:sz w:val="24"/>
          <w:szCs w:val="24"/>
        </w:rPr>
        <w:t>uma aplicação para celular na linguagem Java com intuito de simular o controle remoto de um dispositivo robô através de mensagens de texto SMS.</w:t>
      </w:r>
    </w:p>
    <w:p w:rsidR="00795F18" w:rsidRPr="00D60B8C" w:rsidRDefault="00795F18"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arquitetura Java ME (</w:t>
      </w:r>
      <w:r w:rsidRPr="00920A71">
        <w:rPr>
          <w:rFonts w:ascii="Times New Roman" w:hAnsi="Times New Roman"/>
          <w:i/>
          <w:color w:val="000000" w:themeColor="text1"/>
          <w:sz w:val="24"/>
          <w:szCs w:val="24"/>
        </w:rPr>
        <w:t>Java Plataform</w:t>
      </w:r>
      <w:r w:rsidRPr="00D60B8C">
        <w:rPr>
          <w:rFonts w:ascii="Times New Roman" w:hAnsi="Times New Roman"/>
          <w:color w:val="000000" w:themeColor="text1"/>
          <w:sz w:val="24"/>
          <w:szCs w:val="24"/>
        </w:rPr>
        <w:t xml:space="preserve">, </w:t>
      </w:r>
      <w:r w:rsidRPr="00920A71">
        <w:rPr>
          <w:rFonts w:ascii="Times New Roman" w:hAnsi="Times New Roman"/>
          <w:i/>
          <w:color w:val="000000" w:themeColor="text1"/>
          <w:sz w:val="24"/>
          <w:szCs w:val="24"/>
        </w:rPr>
        <w:t xml:space="preserve">Micro </w:t>
      </w:r>
      <w:r w:rsidR="006B7687" w:rsidRPr="00920A71">
        <w:rPr>
          <w:rFonts w:ascii="Times New Roman" w:hAnsi="Times New Roman"/>
          <w:i/>
          <w:color w:val="000000" w:themeColor="text1"/>
          <w:sz w:val="24"/>
          <w:szCs w:val="24"/>
        </w:rPr>
        <w:t>Edition</w:t>
      </w:r>
      <w:r w:rsidR="006B7687" w:rsidRPr="00D60B8C">
        <w:rPr>
          <w:rFonts w:ascii="Times New Roman" w:hAnsi="Times New Roman"/>
          <w:color w:val="000000" w:themeColor="text1"/>
          <w:sz w:val="24"/>
          <w:szCs w:val="24"/>
        </w:rPr>
        <w:t xml:space="preserve">), ainda muito conhecida </w:t>
      </w:r>
      <w:r w:rsidRPr="00D60B8C">
        <w:rPr>
          <w:rFonts w:ascii="Times New Roman" w:hAnsi="Times New Roman"/>
          <w:color w:val="000000" w:themeColor="text1"/>
          <w:sz w:val="24"/>
          <w:szCs w:val="24"/>
        </w:rPr>
        <w:t xml:space="preserve">como </w:t>
      </w:r>
      <w:r w:rsidRPr="00920A71">
        <w:rPr>
          <w:rFonts w:ascii="Times New Roman" w:hAnsi="Times New Roman"/>
          <w:i/>
          <w:color w:val="000000" w:themeColor="text1"/>
          <w:sz w:val="24"/>
          <w:szCs w:val="24"/>
        </w:rPr>
        <w:t>J2ME</w:t>
      </w:r>
      <w:r w:rsidRPr="00D60B8C">
        <w:rPr>
          <w:rFonts w:ascii="Times New Roman" w:hAnsi="Times New Roman"/>
          <w:color w:val="000000" w:themeColor="text1"/>
          <w:sz w:val="24"/>
          <w:szCs w:val="24"/>
        </w:rPr>
        <w:t xml:space="preserve">, é uma tecnologia da </w:t>
      </w:r>
      <w:r w:rsidRPr="00920A71">
        <w:rPr>
          <w:rFonts w:ascii="Times New Roman" w:hAnsi="Times New Roman"/>
          <w:i/>
          <w:color w:val="000000" w:themeColor="text1"/>
          <w:sz w:val="24"/>
          <w:szCs w:val="24"/>
        </w:rPr>
        <w:t>Sun Microsystems</w:t>
      </w:r>
      <w:r w:rsidRPr="00D60B8C">
        <w:rPr>
          <w:rFonts w:ascii="Times New Roman" w:hAnsi="Times New Roman"/>
          <w:color w:val="000000" w:themeColor="text1"/>
          <w:sz w:val="24"/>
          <w:szCs w:val="24"/>
        </w:rPr>
        <w:t xml:space="preserve"> que permite o desenvolvimento</w:t>
      </w:r>
      <w:r w:rsidR="006B7687" w:rsidRPr="00D60B8C">
        <w:rPr>
          <w:rFonts w:ascii="Times New Roman" w:hAnsi="Times New Roman"/>
          <w:color w:val="000000" w:themeColor="text1"/>
          <w:sz w:val="24"/>
          <w:szCs w:val="24"/>
        </w:rPr>
        <w:t xml:space="preserve"> </w:t>
      </w:r>
      <w:r w:rsidRPr="00D60B8C">
        <w:rPr>
          <w:rFonts w:ascii="Times New Roman" w:hAnsi="Times New Roman"/>
          <w:color w:val="000000" w:themeColor="text1"/>
          <w:sz w:val="24"/>
          <w:szCs w:val="24"/>
        </w:rPr>
        <w:t xml:space="preserve">de software para dispositivos embarcados como </w:t>
      </w:r>
      <w:r w:rsidR="0030515F" w:rsidRPr="00D60B8C">
        <w:rPr>
          <w:rFonts w:ascii="Times New Roman" w:hAnsi="Times New Roman"/>
          <w:color w:val="000000" w:themeColor="text1"/>
          <w:sz w:val="24"/>
          <w:szCs w:val="24"/>
        </w:rPr>
        <w:t>telefones celulares</w:t>
      </w:r>
      <w:r w:rsidRPr="00D60B8C">
        <w:rPr>
          <w:rFonts w:ascii="Times New Roman" w:hAnsi="Times New Roman"/>
          <w:color w:val="000000" w:themeColor="text1"/>
          <w:sz w:val="24"/>
          <w:szCs w:val="24"/>
        </w:rPr>
        <w:t xml:space="preserve"> e PDAs. </w:t>
      </w:r>
      <w:r w:rsidR="00920A71">
        <w:rPr>
          <w:rFonts w:ascii="Times New Roman" w:hAnsi="Times New Roman"/>
          <w:color w:val="000000" w:themeColor="text1"/>
          <w:sz w:val="24"/>
          <w:szCs w:val="24"/>
        </w:rPr>
        <w:t>Ela é</w:t>
      </w:r>
      <w:r w:rsidRPr="00D60B8C">
        <w:rPr>
          <w:rFonts w:ascii="Times New Roman" w:hAnsi="Times New Roman"/>
          <w:color w:val="000000" w:themeColor="text1"/>
          <w:sz w:val="24"/>
          <w:szCs w:val="24"/>
        </w:rPr>
        <w:t xml:space="preserve"> desenvolvida especificamente para dispositivos com limitações de memória e processamento e é composta de três componentes principais </w:t>
      </w:r>
      <w:r w:rsidR="00920A71">
        <w:rPr>
          <w:rFonts w:ascii="Times New Roman" w:hAnsi="Times New Roman"/>
          <w:color w:val="000000" w:themeColor="text1"/>
          <w:sz w:val="24"/>
          <w:szCs w:val="24"/>
        </w:rPr>
        <w:t>denominados</w:t>
      </w:r>
      <w:r w:rsidRPr="00D60B8C">
        <w:rPr>
          <w:rFonts w:ascii="Times New Roman" w:hAnsi="Times New Roman"/>
          <w:color w:val="000000" w:themeColor="text1"/>
          <w:sz w:val="24"/>
          <w:szCs w:val="24"/>
        </w:rPr>
        <w:t xml:space="preserve"> configurações, perfi</w:t>
      </w:r>
      <w:r w:rsidR="00920A71">
        <w:rPr>
          <w:rFonts w:ascii="Times New Roman" w:hAnsi="Times New Roman"/>
          <w:color w:val="000000" w:themeColor="text1"/>
          <w:sz w:val="24"/>
          <w:szCs w:val="24"/>
        </w:rPr>
        <w:t>s e pacotes opcionais, que prove</w:t>
      </w:r>
      <w:r w:rsidRPr="00D60B8C">
        <w:rPr>
          <w:rFonts w:ascii="Times New Roman" w:hAnsi="Times New Roman"/>
          <w:color w:val="000000" w:themeColor="text1"/>
          <w:sz w:val="24"/>
          <w:szCs w:val="24"/>
        </w:rPr>
        <w:t>em informações espec</w:t>
      </w:r>
      <w:r w:rsidR="006B7687" w:rsidRPr="00D60B8C">
        <w:rPr>
          <w:rFonts w:ascii="Times New Roman" w:hAnsi="Times New Roman"/>
          <w:color w:val="000000" w:themeColor="text1"/>
          <w:sz w:val="24"/>
          <w:szCs w:val="24"/>
        </w:rPr>
        <w:t>í</w:t>
      </w:r>
      <w:r w:rsidRPr="00D60B8C">
        <w:rPr>
          <w:rFonts w:ascii="Times New Roman" w:hAnsi="Times New Roman"/>
          <w:color w:val="000000" w:themeColor="text1"/>
          <w:sz w:val="24"/>
          <w:szCs w:val="24"/>
        </w:rPr>
        <w:t>ficas sobre APIs e diferentes famílias de dispositivos.</w:t>
      </w:r>
    </w:p>
    <w:p w:rsidR="00795F18" w:rsidRPr="00D60B8C" w:rsidRDefault="00795F18"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As configurações fornecem as funcionalidades de linguagem mais básicas, designadas para dispositivos com limitações de memória e poder de processamento. Espe</w:t>
      </w:r>
      <w:r w:rsidR="00920A71">
        <w:rPr>
          <w:rFonts w:ascii="Times New Roman" w:hAnsi="Times New Roman"/>
          <w:color w:val="000000" w:themeColor="text1"/>
          <w:sz w:val="24"/>
          <w:szCs w:val="24"/>
        </w:rPr>
        <w:t>cifica uma JVM (</w:t>
      </w:r>
      <w:r w:rsidR="00920A71" w:rsidRPr="00920A71">
        <w:rPr>
          <w:rFonts w:ascii="Times New Roman" w:hAnsi="Times New Roman"/>
          <w:i/>
          <w:color w:val="000000" w:themeColor="text1"/>
          <w:sz w:val="24"/>
          <w:szCs w:val="24"/>
        </w:rPr>
        <w:t>Java Virtual Ma</w:t>
      </w:r>
      <w:r w:rsidRPr="00920A71">
        <w:rPr>
          <w:rFonts w:ascii="Times New Roman" w:hAnsi="Times New Roman"/>
          <w:i/>
          <w:color w:val="000000" w:themeColor="text1"/>
          <w:sz w:val="24"/>
          <w:szCs w:val="24"/>
        </w:rPr>
        <w:t>chine</w:t>
      </w:r>
      <w:r w:rsidRPr="00D60B8C">
        <w:rPr>
          <w:rFonts w:ascii="Times New Roman" w:hAnsi="Times New Roman"/>
          <w:color w:val="000000" w:themeColor="text1"/>
          <w:sz w:val="24"/>
          <w:szCs w:val="24"/>
        </w:rPr>
        <w:t xml:space="preserve">) que pode ser suportada por esse tipo de dispositivo e ainda utiliza um subconjunto da plataforma J2SE (Java Standard Edition) e outras APIs que achar necessário. </w:t>
      </w:r>
      <w:r w:rsidRPr="00D60B8C">
        <w:rPr>
          <w:rFonts w:ascii="Times New Roman" w:hAnsi="Times New Roman"/>
          <w:color w:val="000000" w:themeColor="text1"/>
          <w:sz w:val="24"/>
          <w:szCs w:val="24"/>
        </w:rPr>
        <w:lastRenderedPageBreak/>
        <w:t>A co</w:t>
      </w:r>
      <w:r w:rsidR="006B7687" w:rsidRPr="00D60B8C">
        <w:rPr>
          <w:rFonts w:ascii="Times New Roman" w:hAnsi="Times New Roman"/>
          <w:color w:val="000000" w:themeColor="text1"/>
          <w:sz w:val="24"/>
          <w:szCs w:val="24"/>
        </w:rPr>
        <w:t>nfiguração mais comum, e que irá</w:t>
      </w:r>
      <w:r w:rsidRPr="00D60B8C">
        <w:rPr>
          <w:rFonts w:ascii="Times New Roman" w:hAnsi="Times New Roman"/>
          <w:color w:val="000000" w:themeColor="text1"/>
          <w:sz w:val="24"/>
          <w:szCs w:val="24"/>
        </w:rPr>
        <w:t xml:space="preserve"> interessar no desenvolvimento da aplicação proposta por este trabalho, é a CLDC (Connected, Limited Device Configuration), que é voltada para dispositivos com poucos recursos, como celulares, pagers e PDAs. A CLDC é baseada em uma versão minimalista da JVM chamada KVM, possui limitações e não é capaz de executar as mesmas aplicações que a JVM executa em uma aplicação desktop Java, desenvolvida com a API J2SE. Atualmente a CLDC encontra-se na sua versão 1.1.</w:t>
      </w:r>
    </w:p>
    <w:p w:rsidR="00795F18" w:rsidRPr="00D60B8C" w:rsidRDefault="006B7687"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Os perfis agregam a</w:t>
      </w:r>
      <w:r w:rsidR="00795F18" w:rsidRPr="00D60B8C">
        <w:rPr>
          <w:rFonts w:ascii="Times New Roman" w:hAnsi="Times New Roman"/>
          <w:color w:val="000000" w:themeColor="text1"/>
          <w:sz w:val="24"/>
          <w:szCs w:val="24"/>
        </w:rPr>
        <w:t xml:space="preserve"> API funcionalidades espec</w:t>
      </w:r>
      <w:r w:rsidRPr="00D60B8C">
        <w:rPr>
          <w:rFonts w:ascii="Times New Roman" w:hAnsi="Times New Roman"/>
          <w:color w:val="000000" w:themeColor="text1"/>
          <w:sz w:val="24"/>
          <w:szCs w:val="24"/>
        </w:rPr>
        <w:t>í</w:t>
      </w:r>
      <w:r w:rsidR="00795F18" w:rsidRPr="00D60B8C">
        <w:rPr>
          <w:rFonts w:ascii="Times New Roman" w:hAnsi="Times New Roman"/>
          <w:color w:val="000000" w:themeColor="text1"/>
          <w:sz w:val="24"/>
          <w:szCs w:val="24"/>
        </w:rPr>
        <w:t>ficas para desenvolvimento de aplicações em uma determinada família de dispositivos. Ou seja, susportam APIs mais avançadas como as de interfaces gráficas e persistência de dados. O mais interessante é a aplicação do MIDO (Móbile Information Device Profile), que se utiliza em celulares e PDAs. Atualmente ele está na versão 2.0.</w:t>
      </w:r>
    </w:p>
    <w:p w:rsidR="00795F18" w:rsidRPr="00D60B8C" w:rsidRDefault="00795F18"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Pacotes opcionais p</w:t>
      </w:r>
      <w:r w:rsidR="006B7687" w:rsidRPr="00D60B8C">
        <w:rPr>
          <w:rFonts w:ascii="Times New Roman" w:hAnsi="Times New Roman"/>
          <w:color w:val="000000" w:themeColor="text1"/>
          <w:sz w:val="24"/>
          <w:szCs w:val="24"/>
        </w:rPr>
        <w:t>ossuem funções adicionais especí</w:t>
      </w:r>
      <w:r w:rsidRPr="00D60B8C">
        <w:rPr>
          <w:rFonts w:ascii="Times New Roman" w:hAnsi="Times New Roman"/>
          <w:color w:val="000000" w:themeColor="text1"/>
          <w:sz w:val="24"/>
          <w:szCs w:val="24"/>
        </w:rPr>
        <w:t>ficas que podem ser incluídas em uma configuração partícula</w:t>
      </w:r>
      <w:r w:rsidR="006B7687" w:rsidRPr="00D60B8C">
        <w:rPr>
          <w:rFonts w:ascii="Times New Roman" w:hAnsi="Times New Roman"/>
          <w:color w:val="000000" w:themeColor="text1"/>
          <w:sz w:val="24"/>
          <w:szCs w:val="24"/>
        </w:rPr>
        <w:t>r</w:t>
      </w:r>
      <w:r w:rsidRPr="00D60B8C">
        <w:rPr>
          <w:rFonts w:ascii="Times New Roman" w:hAnsi="Times New Roman"/>
          <w:color w:val="000000" w:themeColor="text1"/>
          <w:sz w:val="24"/>
          <w:szCs w:val="24"/>
        </w:rPr>
        <w:t xml:space="preserve"> ou necessidades espec</w:t>
      </w:r>
      <w:r w:rsidR="006B7687" w:rsidRPr="00D60B8C">
        <w:rPr>
          <w:rFonts w:ascii="Times New Roman" w:hAnsi="Times New Roman"/>
          <w:color w:val="000000" w:themeColor="text1"/>
          <w:sz w:val="24"/>
          <w:szCs w:val="24"/>
        </w:rPr>
        <w:t>í</w:t>
      </w:r>
      <w:r w:rsidRPr="00D60B8C">
        <w:rPr>
          <w:rFonts w:ascii="Times New Roman" w:hAnsi="Times New Roman"/>
          <w:color w:val="000000" w:themeColor="text1"/>
          <w:sz w:val="24"/>
          <w:szCs w:val="24"/>
        </w:rPr>
        <w:t>ficas da aplicação.</w:t>
      </w:r>
    </w:p>
    <w:p w:rsidR="00795F18" w:rsidRPr="00D60B8C" w:rsidRDefault="00795F18" w:rsidP="00B24984">
      <w:pPr>
        <w:spacing w:line="360" w:lineRule="auto"/>
        <w:jc w:val="both"/>
        <w:rPr>
          <w:rFonts w:ascii="Times New Roman" w:hAnsi="Times New Roman"/>
          <w:color w:val="000000" w:themeColor="text1"/>
          <w:sz w:val="24"/>
          <w:szCs w:val="24"/>
        </w:rPr>
      </w:pPr>
    </w:p>
    <w:p w:rsidR="00795F18" w:rsidRPr="00D60B8C" w:rsidRDefault="00795F18" w:rsidP="00B24984">
      <w:pPr>
        <w:pStyle w:val="PargrafodaLista"/>
        <w:numPr>
          <w:ilvl w:val="2"/>
          <w:numId w:val="1"/>
        </w:numPr>
        <w:spacing w:line="360" w:lineRule="auto"/>
        <w:jc w:val="both"/>
        <w:outlineLvl w:val="2"/>
        <w:rPr>
          <w:rFonts w:ascii="Times New Roman" w:hAnsi="Times New Roman" w:cs="Times New Roman"/>
          <w:b/>
          <w:color w:val="000000" w:themeColor="text1"/>
          <w:sz w:val="24"/>
          <w:szCs w:val="24"/>
        </w:rPr>
      </w:pPr>
      <w:bookmarkStart w:id="12" w:name="_Toc277712138"/>
      <w:r w:rsidRPr="00D60B8C">
        <w:rPr>
          <w:rFonts w:ascii="Times New Roman" w:hAnsi="Times New Roman" w:cs="Times New Roman"/>
          <w:b/>
          <w:color w:val="000000" w:themeColor="text1"/>
          <w:sz w:val="24"/>
          <w:szCs w:val="24"/>
        </w:rPr>
        <w:t>Implementação.</w:t>
      </w:r>
      <w:bookmarkEnd w:id="12"/>
    </w:p>
    <w:p w:rsidR="005A6FE7" w:rsidRPr="00D60B8C" w:rsidRDefault="005A6FE7" w:rsidP="00B24984">
      <w:pPr>
        <w:spacing w:line="360" w:lineRule="auto"/>
        <w:jc w:val="both"/>
        <w:rPr>
          <w:rFonts w:ascii="Times New Roman" w:hAnsi="Times New Roman"/>
          <w:color w:val="000000" w:themeColor="text1"/>
          <w:sz w:val="24"/>
          <w:szCs w:val="24"/>
        </w:rPr>
      </w:pPr>
    </w:p>
    <w:p w:rsidR="00795F18" w:rsidRPr="00D60B8C" w:rsidRDefault="00795F1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Espera-se que através do uso da plataforma Java ME, seja possível desenvolver uma aplicação de envio e recebimento de mensagens de texto, que desempenhe um controle remoto de um robô. Sua posição será representada através de um desenho utilizando as bibliotecas Graphics e Canvas da plataforma Java.</w:t>
      </w:r>
    </w:p>
    <w:p w:rsidR="00BB2342" w:rsidRPr="00D60B8C" w:rsidRDefault="00BB2342" w:rsidP="00B24984">
      <w:pPr>
        <w:spacing w:line="360" w:lineRule="auto"/>
        <w:jc w:val="both"/>
        <w:rPr>
          <w:rFonts w:ascii="Times New Roman" w:hAnsi="Times New Roman"/>
          <w:color w:val="000000" w:themeColor="text1"/>
          <w:sz w:val="24"/>
          <w:szCs w:val="24"/>
        </w:rPr>
      </w:pPr>
    </w:p>
    <w:p w:rsidR="00795F18" w:rsidRPr="00D60B8C" w:rsidRDefault="00795F18" w:rsidP="00B24984">
      <w:pPr>
        <w:pStyle w:val="PargrafodaLista"/>
        <w:numPr>
          <w:ilvl w:val="3"/>
          <w:numId w:val="1"/>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Interface MIDlet.</w:t>
      </w:r>
    </w:p>
    <w:p w:rsidR="00BB2342" w:rsidRPr="00D60B8C" w:rsidRDefault="00BB2342" w:rsidP="00B24984">
      <w:pPr>
        <w:spacing w:line="360" w:lineRule="auto"/>
        <w:jc w:val="both"/>
        <w:rPr>
          <w:rFonts w:ascii="Times New Roman" w:hAnsi="Times New Roman"/>
          <w:color w:val="000000" w:themeColor="text1"/>
          <w:sz w:val="24"/>
          <w:szCs w:val="24"/>
        </w:rPr>
      </w:pPr>
    </w:p>
    <w:p w:rsidR="005A6FE7" w:rsidRDefault="006859CD" w:rsidP="00B24984">
      <w:pPr>
        <w:spacing w:line="360" w:lineRule="auto"/>
        <w:ind w:firstLine="708"/>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Esta </w:t>
      </w:r>
      <w:r w:rsidR="00795F18" w:rsidRPr="00D60B8C">
        <w:rPr>
          <w:rFonts w:ascii="Times New Roman" w:hAnsi="Times New Roman"/>
          <w:color w:val="000000" w:themeColor="text1"/>
          <w:sz w:val="24"/>
          <w:szCs w:val="24"/>
        </w:rPr>
        <w:t>Implementa os estados que definem o comportamento de uma aplicação que irá rodar n</w:t>
      </w:r>
      <w:r w:rsidR="006B7687" w:rsidRPr="00D60B8C">
        <w:rPr>
          <w:rFonts w:ascii="Times New Roman" w:hAnsi="Times New Roman"/>
          <w:color w:val="000000" w:themeColor="text1"/>
          <w:sz w:val="24"/>
          <w:szCs w:val="24"/>
        </w:rPr>
        <w:t>um dispositivo móvel. Nela conté</w:t>
      </w:r>
      <w:r w:rsidR="00795F18" w:rsidRPr="00D60B8C">
        <w:rPr>
          <w:rFonts w:ascii="Times New Roman" w:hAnsi="Times New Roman"/>
          <w:color w:val="000000" w:themeColor="text1"/>
          <w:sz w:val="24"/>
          <w:szCs w:val="24"/>
        </w:rPr>
        <w:t xml:space="preserve">m métodos de nascimento da MIDlet(startApp), de pausa (pauseApp), e destruição (destroyApp). Ela tem um ciclo de vida dividida em 3 partes: Active – define-se quando a MIDlet é inicializada e livre para alocar recursos para a aplicação. Paused – só é atingido quando o construtor da MIDlet foi há pouco chamado e ainda não executou o </w:t>
      </w:r>
      <w:r w:rsidR="006B7687" w:rsidRPr="00D60B8C">
        <w:rPr>
          <w:rFonts w:ascii="Times New Roman" w:hAnsi="Times New Roman"/>
          <w:color w:val="000000" w:themeColor="text1"/>
          <w:sz w:val="24"/>
          <w:szCs w:val="24"/>
        </w:rPr>
        <w:t>método</w:t>
      </w:r>
      <w:r w:rsidR="00795F18" w:rsidRPr="00D60B8C">
        <w:rPr>
          <w:rFonts w:ascii="Times New Roman" w:hAnsi="Times New Roman"/>
          <w:color w:val="000000" w:themeColor="text1"/>
          <w:sz w:val="24"/>
          <w:szCs w:val="24"/>
        </w:rPr>
        <w:t xml:space="preserve"> StartApp, para entrar no modo Active. E Destroyed – que </w:t>
      </w:r>
      <w:r w:rsidR="00795F18" w:rsidRPr="00D60B8C">
        <w:rPr>
          <w:rFonts w:ascii="Times New Roman" w:hAnsi="Times New Roman"/>
          <w:color w:val="000000" w:themeColor="text1"/>
          <w:sz w:val="24"/>
          <w:szCs w:val="24"/>
        </w:rPr>
        <w:lastRenderedPageBreak/>
        <w:t>executa o método destroyApp, que tem a função de deslocamento de recursos utilizados ao longo da execução da aplicação.</w:t>
      </w:r>
    </w:p>
    <w:p w:rsidR="00F95EC7" w:rsidRPr="00D60B8C" w:rsidRDefault="00F95EC7" w:rsidP="00B24984">
      <w:pPr>
        <w:spacing w:line="360" w:lineRule="auto"/>
        <w:ind w:firstLine="708"/>
        <w:jc w:val="both"/>
        <w:rPr>
          <w:rFonts w:ascii="Times New Roman" w:hAnsi="Times New Roman"/>
          <w:color w:val="000000" w:themeColor="text1"/>
          <w:sz w:val="24"/>
          <w:szCs w:val="24"/>
        </w:rPr>
      </w:pPr>
    </w:p>
    <w:p w:rsidR="005A6FE7" w:rsidRPr="00D60B8C" w:rsidRDefault="00795F18" w:rsidP="00B24984">
      <w:pPr>
        <w:pStyle w:val="PargrafodaLista"/>
        <w:numPr>
          <w:ilvl w:val="3"/>
          <w:numId w:val="1"/>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Interface CommandListener.</w:t>
      </w:r>
    </w:p>
    <w:p w:rsidR="005A6FE7" w:rsidRPr="00D60B8C" w:rsidRDefault="005A6FE7" w:rsidP="00B24984">
      <w:pPr>
        <w:spacing w:line="360" w:lineRule="auto"/>
        <w:jc w:val="both"/>
        <w:rPr>
          <w:rFonts w:ascii="Times New Roman" w:hAnsi="Times New Roman"/>
          <w:color w:val="000000" w:themeColor="text1"/>
          <w:sz w:val="24"/>
          <w:szCs w:val="24"/>
        </w:rPr>
      </w:pPr>
    </w:p>
    <w:p w:rsidR="00795F18" w:rsidRPr="00D60B8C" w:rsidRDefault="00795F1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Ela é muito comum em aplicações Java ME e define o método commandAction que responde a eventos de seleção do menu da aplicação MIDlet. Esse objeto Command é associado e determinado a comando acionado em um dos menus da MIDlet. Através de seu atributo Type ou Label, permite distinguir opções do menu. </w:t>
      </w:r>
    </w:p>
    <w:p w:rsidR="00795F18" w:rsidRDefault="00795F18"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 código abaixo exibe um trecho da aplicação:</w:t>
      </w:r>
    </w:p>
    <w:p w:rsidR="00F95EC7" w:rsidRPr="00D60B8C" w:rsidRDefault="00F95EC7" w:rsidP="00B24984">
      <w:pPr>
        <w:spacing w:line="360" w:lineRule="auto"/>
        <w:jc w:val="both"/>
        <w:rPr>
          <w:rFonts w:ascii="Times New Roman" w:hAnsi="Times New Roman"/>
          <w:color w:val="000000" w:themeColor="text1"/>
          <w:sz w:val="24"/>
          <w:szCs w:val="24"/>
        </w:rPr>
      </w:pP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public void commandAction(Command c, Displayable d) {</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 Se o comando Exit for clicado */</w:t>
      </w:r>
    </w:p>
    <w:p w:rsidR="00795F18" w:rsidRPr="00D60B8C" w:rsidRDefault="005A6FE7"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pgNum/>
      </w:r>
      <w:r w:rsidRPr="00D60B8C">
        <w:rPr>
          <w:rFonts w:ascii="Times New Roman" w:hAnsi="Times New Roman"/>
          <w:i/>
          <w:color w:val="000000" w:themeColor="text1"/>
          <w:sz w:val="24"/>
          <w:szCs w:val="24"/>
          <w:lang w:val="en-US"/>
        </w:rPr>
        <w:t>F</w:t>
      </w:r>
      <w:r w:rsidR="00795F18" w:rsidRPr="00D60B8C">
        <w:rPr>
          <w:rFonts w:ascii="Times New Roman" w:hAnsi="Times New Roman"/>
          <w:i/>
          <w:color w:val="000000" w:themeColor="text1"/>
          <w:sz w:val="24"/>
          <w:szCs w:val="24"/>
          <w:lang w:val="en-US"/>
        </w:rPr>
        <w:t xml:space="preserve"> (c.getCommandType() == Command.EXIT) {</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//Executa algo em resposta</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 Se a janela for a principal */</w:t>
      </w:r>
    </w:p>
    <w:p w:rsidR="00795F18" w:rsidRPr="00D60B8C" w:rsidRDefault="005A6FE7"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pgNum/>
      </w:r>
      <w:r w:rsidRPr="00D60B8C">
        <w:rPr>
          <w:rFonts w:ascii="Times New Roman" w:hAnsi="Times New Roman"/>
          <w:i/>
          <w:color w:val="000000" w:themeColor="text1"/>
          <w:sz w:val="24"/>
          <w:szCs w:val="24"/>
        </w:rPr>
        <w:t>F</w:t>
      </w:r>
      <w:r w:rsidR="00795F18" w:rsidRPr="00D60B8C">
        <w:rPr>
          <w:rFonts w:ascii="Times New Roman" w:hAnsi="Times New Roman"/>
          <w:i/>
          <w:color w:val="000000" w:themeColor="text1"/>
          <w:sz w:val="24"/>
          <w:szCs w:val="24"/>
        </w:rPr>
        <w:t xml:space="preserve"> (d == mainScreen) {</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 Se o comando Send for acionado */</w:t>
      </w:r>
    </w:p>
    <w:p w:rsidR="00795F18" w:rsidRPr="00D60B8C" w:rsidRDefault="005A6FE7"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pgNum/>
      </w:r>
      <w:r w:rsidRPr="00D60B8C">
        <w:rPr>
          <w:rFonts w:ascii="Times New Roman" w:hAnsi="Times New Roman"/>
          <w:i/>
          <w:color w:val="000000" w:themeColor="text1"/>
          <w:sz w:val="24"/>
          <w:szCs w:val="24"/>
        </w:rPr>
        <w:t>F</w:t>
      </w:r>
      <w:r w:rsidR="00795F18" w:rsidRPr="00D60B8C">
        <w:rPr>
          <w:rFonts w:ascii="Times New Roman" w:hAnsi="Times New Roman"/>
          <w:i/>
          <w:color w:val="000000" w:themeColor="text1"/>
          <w:sz w:val="24"/>
          <w:szCs w:val="24"/>
        </w:rPr>
        <w:t xml:space="preserve"> (c.getLabel() == </w:t>
      </w:r>
      <w:r w:rsidRPr="00D60B8C">
        <w:rPr>
          <w:rFonts w:ascii="Times New Roman" w:hAnsi="Times New Roman"/>
          <w:i/>
          <w:color w:val="000000" w:themeColor="text1"/>
          <w:sz w:val="24"/>
          <w:szCs w:val="24"/>
        </w:rPr>
        <w:t>“</w:t>
      </w:r>
      <w:r w:rsidR="00795F18" w:rsidRPr="00D60B8C">
        <w:rPr>
          <w:rFonts w:ascii="Times New Roman" w:hAnsi="Times New Roman"/>
          <w:i/>
          <w:color w:val="000000" w:themeColor="text1"/>
          <w:sz w:val="24"/>
          <w:szCs w:val="24"/>
        </w:rPr>
        <w:t>Send</w:t>
      </w:r>
      <w:r w:rsidRPr="00D60B8C">
        <w:rPr>
          <w:rFonts w:ascii="Times New Roman" w:hAnsi="Times New Roman"/>
          <w:i/>
          <w:color w:val="000000" w:themeColor="text1"/>
          <w:sz w:val="24"/>
          <w:szCs w:val="24"/>
        </w:rPr>
        <w:t>”</w:t>
      </w:r>
      <w:r w:rsidR="00795F18" w:rsidRPr="00D60B8C">
        <w:rPr>
          <w:rFonts w:ascii="Times New Roman" w:hAnsi="Times New Roman"/>
          <w:i/>
          <w:color w:val="000000" w:themeColor="text1"/>
          <w:sz w:val="24"/>
          <w:szCs w:val="24"/>
        </w:rPr>
        <w:t>) {</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//Executa algo em resposta</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 Se o comando Config for acionado */</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 xml:space="preserve">else </w:t>
      </w:r>
      <w:r w:rsidR="005A6FE7" w:rsidRPr="00D60B8C">
        <w:rPr>
          <w:rFonts w:ascii="Times New Roman" w:hAnsi="Times New Roman"/>
          <w:i/>
          <w:color w:val="000000" w:themeColor="text1"/>
          <w:sz w:val="24"/>
          <w:szCs w:val="24"/>
          <w:lang w:val="en-US"/>
        </w:rPr>
        <w:pgNum/>
      </w:r>
      <w:r w:rsidR="005A6FE7" w:rsidRPr="00D60B8C">
        <w:rPr>
          <w:rFonts w:ascii="Times New Roman" w:hAnsi="Times New Roman"/>
          <w:i/>
          <w:color w:val="000000" w:themeColor="text1"/>
          <w:sz w:val="24"/>
          <w:szCs w:val="24"/>
          <w:lang w:val="en-US"/>
        </w:rPr>
        <w:t>F</w:t>
      </w:r>
      <w:r w:rsidRPr="00D60B8C">
        <w:rPr>
          <w:rFonts w:ascii="Times New Roman" w:hAnsi="Times New Roman"/>
          <w:i/>
          <w:color w:val="000000" w:themeColor="text1"/>
          <w:sz w:val="24"/>
          <w:szCs w:val="24"/>
          <w:lang w:val="en-US"/>
        </w:rPr>
        <w:t xml:space="preserve">(c.getLabel() == </w:t>
      </w:r>
      <w:r w:rsidR="005A6FE7" w:rsidRPr="00D60B8C">
        <w:rPr>
          <w:rFonts w:ascii="Times New Roman" w:hAnsi="Times New Roman"/>
          <w:i/>
          <w:color w:val="000000" w:themeColor="text1"/>
          <w:sz w:val="24"/>
          <w:szCs w:val="24"/>
          <w:lang w:val="en-US"/>
        </w:rPr>
        <w:t>“</w:t>
      </w:r>
      <w:r w:rsidRPr="00D60B8C">
        <w:rPr>
          <w:rFonts w:ascii="Times New Roman" w:hAnsi="Times New Roman"/>
          <w:i/>
          <w:color w:val="000000" w:themeColor="text1"/>
          <w:sz w:val="24"/>
          <w:szCs w:val="24"/>
          <w:lang w:val="en-US"/>
        </w:rPr>
        <w:t>Config</w:t>
      </w:r>
      <w:r w:rsidR="005A6FE7" w:rsidRPr="00D60B8C">
        <w:rPr>
          <w:rFonts w:ascii="Times New Roman" w:hAnsi="Times New Roman"/>
          <w:i/>
          <w:color w:val="000000" w:themeColor="text1"/>
          <w:sz w:val="24"/>
          <w:szCs w:val="24"/>
          <w:lang w:val="en-US"/>
        </w:rPr>
        <w:t>”</w:t>
      </w:r>
      <w:r w:rsidRPr="00D60B8C">
        <w:rPr>
          <w:rFonts w:ascii="Times New Roman" w:hAnsi="Times New Roman"/>
          <w:i/>
          <w:color w:val="000000" w:themeColor="text1"/>
          <w:sz w:val="24"/>
          <w:szCs w:val="24"/>
          <w:lang w:val="en-US"/>
        </w:rPr>
        <w:t>) {</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lastRenderedPageBreak/>
        <w:t xml:space="preserve">//Executa algo em resposta </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olor w:val="000000" w:themeColor="text1"/>
          <w:sz w:val="24"/>
          <w:szCs w:val="24"/>
        </w:rPr>
      </w:pPr>
      <w:r w:rsidRPr="00D60B8C">
        <w:rPr>
          <w:rFonts w:ascii="Times New Roman" w:hAnsi="Times New Roman"/>
          <w:i/>
          <w:color w:val="000000" w:themeColor="text1"/>
          <w:sz w:val="24"/>
          <w:szCs w:val="24"/>
        </w:rPr>
        <w:t>}}}</w:t>
      </w:r>
    </w:p>
    <w:p w:rsidR="005A6FE7" w:rsidRPr="00D60B8C" w:rsidRDefault="005A6FE7" w:rsidP="00B24984">
      <w:pPr>
        <w:spacing w:line="360" w:lineRule="auto"/>
        <w:jc w:val="both"/>
        <w:rPr>
          <w:rFonts w:ascii="Times New Roman" w:hAnsi="Times New Roman"/>
          <w:color w:val="000000" w:themeColor="text1"/>
          <w:sz w:val="24"/>
          <w:szCs w:val="24"/>
        </w:rPr>
      </w:pPr>
    </w:p>
    <w:p w:rsidR="00795F18" w:rsidRPr="00D60B8C" w:rsidRDefault="00795F18" w:rsidP="00B24984">
      <w:pPr>
        <w:pStyle w:val="PargrafodaLista"/>
        <w:numPr>
          <w:ilvl w:val="3"/>
          <w:numId w:val="1"/>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Interface MessageListener.</w:t>
      </w:r>
    </w:p>
    <w:p w:rsidR="005A6FE7" w:rsidRPr="00D60B8C" w:rsidRDefault="005A6FE7" w:rsidP="00B24984">
      <w:pPr>
        <w:spacing w:line="360" w:lineRule="auto"/>
        <w:jc w:val="both"/>
        <w:rPr>
          <w:rFonts w:ascii="Times New Roman" w:hAnsi="Times New Roman"/>
          <w:color w:val="000000" w:themeColor="text1"/>
          <w:sz w:val="24"/>
          <w:szCs w:val="24"/>
        </w:rPr>
      </w:pPr>
    </w:p>
    <w:p w:rsidR="00795F18" w:rsidRPr="00D60B8C" w:rsidRDefault="00795F1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Essa interface faz parte do pacote de extensão Java javax.wireless.*,</w:t>
      </w:r>
      <w:r w:rsidR="006B7687" w:rsidRPr="00D60B8C">
        <w:rPr>
          <w:rFonts w:ascii="Times New Roman" w:hAnsi="Times New Roman"/>
          <w:color w:val="000000" w:themeColor="text1"/>
          <w:sz w:val="24"/>
          <w:szCs w:val="24"/>
        </w:rPr>
        <w:t xml:space="preserve"> que implementa um método especí</w:t>
      </w:r>
      <w:r w:rsidRPr="00D60B8C">
        <w:rPr>
          <w:rFonts w:ascii="Times New Roman" w:hAnsi="Times New Roman"/>
          <w:color w:val="000000" w:themeColor="text1"/>
          <w:sz w:val="24"/>
          <w:szCs w:val="24"/>
        </w:rPr>
        <w:t xml:space="preserve">fico </w:t>
      </w:r>
      <w:r w:rsidR="000434BF">
        <w:rPr>
          <w:rFonts w:ascii="Times New Roman" w:hAnsi="Times New Roman"/>
          <w:color w:val="000000" w:themeColor="text1"/>
          <w:sz w:val="24"/>
          <w:szCs w:val="24"/>
        </w:rPr>
        <w:t>o qual</w:t>
      </w:r>
      <w:r w:rsidRPr="00D60B8C">
        <w:rPr>
          <w:rFonts w:ascii="Times New Roman" w:hAnsi="Times New Roman"/>
          <w:color w:val="000000" w:themeColor="text1"/>
          <w:sz w:val="24"/>
          <w:szCs w:val="24"/>
        </w:rPr>
        <w:t xml:space="preserve"> é disparado </w:t>
      </w:r>
      <w:r w:rsidR="000434BF">
        <w:rPr>
          <w:rFonts w:ascii="Times New Roman" w:hAnsi="Times New Roman"/>
          <w:color w:val="000000" w:themeColor="text1"/>
          <w:sz w:val="24"/>
          <w:szCs w:val="24"/>
        </w:rPr>
        <w:t>quando ocorre um envio de SMS e</w:t>
      </w:r>
      <w:r w:rsidRPr="00D60B8C">
        <w:rPr>
          <w:rFonts w:ascii="Times New Roman" w:hAnsi="Times New Roman"/>
          <w:color w:val="000000" w:themeColor="text1"/>
          <w:sz w:val="24"/>
          <w:szCs w:val="24"/>
        </w:rPr>
        <w:t xml:space="preserve"> a resposta a tal evento </w:t>
      </w:r>
      <w:r w:rsidR="000434BF" w:rsidRPr="00D60B8C">
        <w:rPr>
          <w:rFonts w:ascii="Times New Roman" w:hAnsi="Times New Roman"/>
          <w:color w:val="000000" w:themeColor="text1"/>
          <w:sz w:val="24"/>
          <w:szCs w:val="24"/>
        </w:rPr>
        <w:t xml:space="preserve">chega </w:t>
      </w:r>
      <w:r w:rsidR="000434BF">
        <w:rPr>
          <w:rFonts w:ascii="Times New Roman" w:hAnsi="Times New Roman"/>
          <w:color w:val="000000" w:themeColor="text1"/>
          <w:sz w:val="24"/>
          <w:szCs w:val="24"/>
        </w:rPr>
        <w:t>através do</w:t>
      </w:r>
      <w:r w:rsidRPr="00D60B8C">
        <w:rPr>
          <w:rFonts w:ascii="Times New Roman" w:hAnsi="Times New Roman"/>
          <w:color w:val="000000" w:themeColor="text1"/>
          <w:sz w:val="24"/>
          <w:szCs w:val="24"/>
        </w:rPr>
        <w:t xml:space="preserve"> envio de </w:t>
      </w:r>
      <w:r w:rsidR="000434BF">
        <w:rPr>
          <w:rFonts w:ascii="Times New Roman" w:hAnsi="Times New Roman"/>
          <w:color w:val="000000" w:themeColor="text1"/>
          <w:sz w:val="24"/>
          <w:szCs w:val="24"/>
        </w:rPr>
        <w:t xml:space="preserve">uma </w:t>
      </w:r>
      <w:r w:rsidRPr="00D60B8C">
        <w:rPr>
          <w:rFonts w:ascii="Times New Roman" w:hAnsi="Times New Roman"/>
          <w:color w:val="000000" w:themeColor="text1"/>
          <w:sz w:val="24"/>
          <w:szCs w:val="24"/>
        </w:rPr>
        <w:t>me</w:t>
      </w:r>
      <w:r w:rsidR="000434BF">
        <w:rPr>
          <w:rFonts w:ascii="Times New Roman" w:hAnsi="Times New Roman"/>
          <w:color w:val="000000" w:themeColor="text1"/>
          <w:sz w:val="24"/>
          <w:szCs w:val="24"/>
        </w:rPr>
        <w:t>nsagem.</w:t>
      </w:r>
      <w:r w:rsidRPr="00D60B8C">
        <w:rPr>
          <w:rFonts w:ascii="Times New Roman" w:hAnsi="Times New Roman"/>
          <w:color w:val="000000" w:themeColor="text1"/>
          <w:sz w:val="24"/>
          <w:szCs w:val="24"/>
        </w:rPr>
        <w:t xml:space="preserve"> </w:t>
      </w:r>
      <w:r w:rsidR="000434BF">
        <w:rPr>
          <w:rFonts w:ascii="Times New Roman" w:hAnsi="Times New Roman"/>
          <w:color w:val="000000" w:themeColor="text1"/>
          <w:sz w:val="24"/>
          <w:szCs w:val="24"/>
        </w:rPr>
        <w:t>O</w:t>
      </w:r>
      <w:r w:rsidRPr="00D60B8C">
        <w:rPr>
          <w:rFonts w:ascii="Times New Roman" w:hAnsi="Times New Roman"/>
          <w:color w:val="000000" w:themeColor="text1"/>
          <w:sz w:val="24"/>
          <w:szCs w:val="24"/>
        </w:rPr>
        <w:t xml:space="preserve"> que faz essa conexão é o método notifyIncomingMessage.</w:t>
      </w:r>
    </w:p>
    <w:p w:rsidR="00795F18" w:rsidRDefault="005A6FE7"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O trecho de código abaixo </w:t>
      </w:r>
      <w:r w:rsidR="00795F18" w:rsidRPr="00D60B8C">
        <w:rPr>
          <w:rFonts w:ascii="Times New Roman" w:hAnsi="Times New Roman"/>
          <w:color w:val="000000" w:themeColor="text1"/>
          <w:sz w:val="24"/>
          <w:szCs w:val="24"/>
        </w:rPr>
        <w:t>m</w:t>
      </w:r>
      <w:r w:rsidR="000434BF">
        <w:rPr>
          <w:rFonts w:ascii="Times New Roman" w:hAnsi="Times New Roman"/>
          <w:color w:val="000000" w:themeColor="text1"/>
          <w:sz w:val="24"/>
          <w:szCs w:val="24"/>
        </w:rPr>
        <w:t>ostra a utilização da interface:</w:t>
      </w:r>
    </w:p>
    <w:p w:rsidR="000434BF" w:rsidRPr="00D60B8C" w:rsidRDefault="000434BF" w:rsidP="00B24984">
      <w:pPr>
        <w:spacing w:line="360" w:lineRule="auto"/>
        <w:jc w:val="both"/>
        <w:rPr>
          <w:rFonts w:ascii="Times New Roman" w:hAnsi="Times New Roman"/>
          <w:color w:val="000000" w:themeColor="text1"/>
          <w:sz w:val="24"/>
          <w:szCs w:val="24"/>
        </w:rPr>
      </w:pP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public void notifyIncomingMessage(MessageConnection conn) {</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try {</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TextMessage aMess = (TextMessage) conn.receive();</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mainScreen.append(getStringTime() + "MSG rcv:&gt;"+aMess.getPayloadText()+"&lt;\n");</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catch (java.lang.SecurityException exp) {</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3</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mainScreen.append(getStringTime() + " Permission refused to receive SMS\n");</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catch (Exception exp) {</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mainScreen.append(getStringTime() + " Problem while receiving message\n");</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w:t>
      </w:r>
    </w:p>
    <w:p w:rsidR="005A6FE7" w:rsidRPr="00D60B8C" w:rsidRDefault="005A6FE7" w:rsidP="00B24984">
      <w:pPr>
        <w:spacing w:line="360" w:lineRule="auto"/>
        <w:jc w:val="both"/>
        <w:rPr>
          <w:rFonts w:ascii="Times New Roman" w:hAnsi="Times New Roman"/>
          <w:color w:val="000000" w:themeColor="text1"/>
          <w:sz w:val="24"/>
          <w:szCs w:val="24"/>
        </w:rPr>
      </w:pPr>
    </w:p>
    <w:p w:rsidR="00795F18" w:rsidRPr="00D60B8C" w:rsidRDefault="00795F18" w:rsidP="00B24984">
      <w:pPr>
        <w:pStyle w:val="PargrafodaLista"/>
        <w:numPr>
          <w:ilvl w:val="3"/>
          <w:numId w:val="1"/>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lastRenderedPageBreak/>
        <w:t>PushRegistry.</w:t>
      </w:r>
    </w:p>
    <w:p w:rsidR="005A6FE7" w:rsidRPr="00D60B8C" w:rsidRDefault="005A6FE7" w:rsidP="00B24984">
      <w:pPr>
        <w:spacing w:line="360" w:lineRule="auto"/>
        <w:jc w:val="both"/>
        <w:rPr>
          <w:rFonts w:ascii="Times New Roman" w:hAnsi="Times New Roman"/>
          <w:color w:val="000000" w:themeColor="text1"/>
          <w:sz w:val="24"/>
          <w:szCs w:val="24"/>
        </w:rPr>
      </w:pPr>
    </w:p>
    <w:p w:rsidR="00795F18" w:rsidRPr="00D60B8C" w:rsidRDefault="00795F1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Uma aplicação chamada A.M.S</w:t>
      </w:r>
      <w:r w:rsidR="000434BF">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que define os estados e transições do ciclo de vida de uma MIDlet, mas isso não interfere no modo de como ela é inicializada.</w:t>
      </w:r>
    </w:p>
    <w:p w:rsidR="00795F18" w:rsidRPr="00D60B8C" w:rsidRDefault="00795F1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Só há uma maneira de uma MIDlet ser inicializada: através da ativação do usuário, que é definido pel</w:t>
      </w:r>
      <w:r w:rsidR="009C0FFF" w:rsidRPr="00D60B8C">
        <w:rPr>
          <w:rFonts w:ascii="Times New Roman" w:hAnsi="Times New Roman"/>
          <w:color w:val="000000" w:themeColor="text1"/>
          <w:sz w:val="24"/>
          <w:szCs w:val="24"/>
        </w:rPr>
        <w:t xml:space="preserve">o MIDP 1.0. Agora, no MIDP 2.0 </w:t>
      </w:r>
      <w:r w:rsidRPr="00D60B8C">
        <w:rPr>
          <w:rFonts w:ascii="Times New Roman" w:hAnsi="Times New Roman"/>
          <w:color w:val="000000" w:themeColor="text1"/>
          <w:sz w:val="24"/>
          <w:szCs w:val="24"/>
        </w:rPr>
        <w:t>são possíveis dois tipos de ativações: em resposta a um evento de conexão ou em resposta a um timer programado.</w:t>
      </w:r>
    </w:p>
    <w:p w:rsidR="00795F18" w:rsidRPr="00D60B8C" w:rsidRDefault="00795F1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Com esse recurso é possível implementar aplicações que inicializam em resposta a algum evento. No momento em que a conexão é estabelecida, uma inst</w:t>
      </w:r>
      <w:r w:rsidR="006B7687" w:rsidRPr="00D60B8C">
        <w:rPr>
          <w:rFonts w:ascii="Times New Roman" w:hAnsi="Times New Roman"/>
          <w:color w:val="000000" w:themeColor="text1"/>
          <w:sz w:val="24"/>
          <w:szCs w:val="24"/>
        </w:rPr>
        <w:t>â</w:t>
      </w:r>
      <w:r w:rsidRPr="00D60B8C">
        <w:rPr>
          <w:rFonts w:ascii="Times New Roman" w:hAnsi="Times New Roman"/>
          <w:color w:val="000000" w:themeColor="text1"/>
          <w:sz w:val="24"/>
          <w:szCs w:val="24"/>
        </w:rPr>
        <w:t>ncia da MIDlet ReceptorSMS é disparada, alertando a chegada de uma mensagem SMS enviada pelo emissor. Só é possível fazer essa associação inserindo uma entrada no arquivo JAD, que é um arquivo de texto com parâmetros</w:t>
      </w:r>
      <w:r w:rsidR="00456EF7">
        <w:rPr>
          <w:rFonts w:ascii="Times New Roman" w:hAnsi="Times New Roman"/>
          <w:color w:val="000000" w:themeColor="text1"/>
          <w:sz w:val="24"/>
          <w:szCs w:val="24"/>
        </w:rPr>
        <w:t xml:space="preserve"> e configurações da aplicação, c</w:t>
      </w:r>
      <w:r w:rsidRPr="00D60B8C">
        <w:rPr>
          <w:rFonts w:ascii="Times New Roman" w:hAnsi="Times New Roman"/>
          <w:color w:val="000000" w:themeColor="text1"/>
          <w:sz w:val="24"/>
          <w:szCs w:val="24"/>
        </w:rPr>
        <w:t xml:space="preserve">omo </w:t>
      </w:r>
      <w:r w:rsidR="00456EF7">
        <w:rPr>
          <w:rFonts w:ascii="Times New Roman" w:hAnsi="Times New Roman"/>
          <w:color w:val="000000" w:themeColor="text1"/>
          <w:sz w:val="24"/>
          <w:szCs w:val="24"/>
        </w:rPr>
        <w:t>no</w:t>
      </w:r>
      <w:r w:rsidRPr="00D60B8C">
        <w:rPr>
          <w:rFonts w:ascii="Times New Roman" w:hAnsi="Times New Roman"/>
          <w:color w:val="000000" w:themeColor="text1"/>
          <w:sz w:val="24"/>
          <w:szCs w:val="24"/>
        </w:rPr>
        <w:t xml:space="preserve"> código MIDlet-Push-1: sms://:16555, ReceptorSMS, *</w:t>
      </w:r>
    </w:p>
    <w:p w:rsidR="00795F18" w:rsidRDefault="00795F1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No código abaixo, através do método listConnection é possível obter a lista de Strings de conexões que foram declaradas como do tipo “conexões que disparam algum evento”. Se o </w:t>
      </w:r>
      <w:r w:rsidR="006B7687" w:rsidRPr="00D60B8C">
        <w:rPr>
          <w:rFonts w:ascii="Times New Roman" w:hAnsi="Times New Roman"/>
          <w:color w:val="000000" w:themeColor="text1"/>
          <w:sz w:val="24"/>
          <w:szCs w:val="24"/>
        </w:rPr>
        <w:t>parâmetro</w:t>
      </w:r>
      <w:r w:rsidR="00456EF7">
        <w:rPr>
          <w:rFonts w:ascii="Times New Roman" w:hAnsi="Times New Roman"/>
          <w:color w:val="000000" w:themeColor="text1"/>
          <w:sz w:val="24"/>
          <w:szCs w:val="24"/>
        </w:rPr>
        <w:t xml:space="preserve"> desse método for </w:t>
      </w:r>
      <w:r w:rsidR="00456EF7" w:rsidRPr="00456EF7">
        <w:rPr>
          <w:rFonts w:ascii="Times New Roman" w:hAnsi="Times New Roman"/>
          <w:i/>
          <w:color w:val="000000" w:themeColor="text1"/>
          <w:sz w:val="24"/>
          <w:szCs w:val="24"/>
        </w:rPr>
        <w:t>false</w:t>
      </w:r>
      <w:r w:rsidR="00456EF7">
        <w:rPr>
          <w:rFonts w:ascii="Times New Roman" w:hAnsi="Times New Roman"/>
          <w:color w:val="000000" w:themeColor="text1"/>
          <w:sz w:val="24"/>
          <w:szCs w:val="24"/>
        </w:rPr>
        <w:t>, est</w:t>
      </w:r>
      <w:r w:rsidRPr="00D60B8C">
        <w:rPr>
          <w:rFonts w:ascii="Times New Roman" w:hAnsi="Times New Roman"/>
          <w:color w:val="000000" w:themeColor="text1"/>
          <w:sz w:val="24"/>
          <w:szCs w:val="24"/>
        </w:rPr>
        <w:t xml:space="preserve">e irá retornar todas as conexões, e caso o parâmetro seja </w:t>
      </w:r>
      <w:r w:rsidRPr="00456EF7">
        <w:rPr>
          <w:rFonts w:ascii="Times New Roman" w:hAnsi="Times New Roman"/>
          <w:i/>
          <w:color w:val="000000" w:themeColor="text1"/>
          <w:sz w:val="24"/>
          <w:szCs w:val="24"/>
        </w:rPr>
        <w:t>true</w:t>
      </w:r>
      <w:r w:rsidRPr="00D60B8C">
        <w:rPr>
          <w:rFonts w:ascii="Times New Roman" w:hAnsi="Times New Roman"/>
          <w:color w:val="000000" w:themeColor="text1"/>
          <w:sz w:val="24"/>
          <w:szCs w:val="24"/>
        </w:rPr>
        <w:t>, irá retornar apenas conexões com algum dado disponível, ou seja, conexões ativas.</w:t>
      </w:r>
    </w:p>
    <w:p w:rsidR="00456EF7" w:rsidRPr="00D60B8C" w:rsidRDefault="00456EF7" w:rsidP="00B24984">
      <w:pPr>
        <w:spacing w:line="360" w:lineRule="auto"/>
        <w:ind w:firstLine="708"/>
        <w:jc w:val="both"/>
        <w:rPr>
          <w:rFonts w:ascii="Times New Roman" w:hAnsi="Times New Roman"/>
          <w:color w:val="000000" w:themeColor="text1"/>
          <w:sz w:val="24"/>
          <w:szCs w:val="24"/>
        </w:rPr>
      </w:pP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String connections[];</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 Obtém as conexões ativas</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 O parâmetro true indica que são conexões que aguardam por algum evento.</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connections = PushRegistry.listConnections(true);</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 Há alguma conexão na lista?</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if (connections.length != 0) {</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//Código executado para conexões ativas</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lastRenderedPageBreak/>
        <w:t>...</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else {</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//Obtém lista de conexões que não  estão aguardando evento</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connections = PushRegistry.listConnections(false);</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//Código executado para conexões que não  aguardam evento</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w:t>
      </w:r>
    </w:p>
    <w:p w:rsidR="00A90A46" w:rsidRPr="00D60B8C" w:rsidRDefault="00A90A46" w:rsidP="00B24984">
      <w:pPr>
        <w:spacing w:line="360" w:lineRule="auto"/>
        <w:jc w:val="both"/>
        <w:rPr>
          <w:rFonts w:ascii="Times New Roman" w:hAnsi="Times New Roman"/>
          <w:color w:val="000000" w:themeColor="text1"/>
          <w:sz w:val="24"/>
          <w:szCs w:val="24"/>
        </w:rPr>
      </w:pPr>
    </w:p>
    <w:p w:rsidR="00795F18" w:rsidRPr="00D60B8C" w:rsidRDefault="00795F18" w:rsidP="00B24984">
      <w:pPr>
        <w:pStyle w:val="PargrafodaLista"/>
        <w:numPr>
          <w:ilvl w:val="3"/>
          <w:numId w:val="1"/>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RecordStore.</w:t>
      </w:r>
    </w:p>
    <w:p w:rsidR="00A90A46" w:rsidRPr="00D60B8C" w:rsidRDefault="00A90A46" w:rsidP="00B24984">
      <w:pPr>
        <w:spacing w:line="360" w:lineRule="auto"/>
        <w:jc w:val="both"/>
        <w:rPr>
          <w:rFonts w:ascii="Times New Roman" w:hAnsi="Times New Roman"/>
          <w:color w:val="000000" w:themeColor="text1"/>
          <w:sz w:val="24"/>
          <w:szCs w:val="24"/>
        </w:rPr>
      </w:pPr>
    </w:p>
    <w:p w:rsidR="00795F18" w:rsidRPr="00D60B8C" w:rsidRDefault="00795F1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A persistência de dados em um dispositivo com suporte </w:t>
      </w:r>
      <w:r w:rsidR="006B7687" w:rsidRPr="00D60B8C">
        <w:rPr>
          <w:rFonts w:ascii="Times New Roman" w:hAnsi="Times New Roman"/>
          <w:color w:val="000000" w:themeColor="text1"/>
          <w:sz w:val="24"/>
          <w:szCs w:val="24"/>
        </w:rPr>
        <w:t>à</w:t>
      </w:r>
      <w:r w:rsidRPr="00D60B8C">
        <w:rPr>
          <w:rFonts w:ascii="Times New Roman" w:hAnsi="Times New Roman"/>
          <w:color w:val="000000" w:themeColor="text1"/>
          <w:sz w:val="24"/>
          <w:szCs w:val="24"/>
        </w:rPr>
        <w:t xml:space="preserve"> tecnologia Java ME</w:t>
      </w:r>
      <w:r w:rsidR="00456EF7">
        <w:rPr>
          <w:rFonts w:ascii="Times New Roman" w:hAnsi="Times New Roman"/>
          <w:color w:val="000000" w:themeColor="text1"/>
          <w:sz w:val="24"/>
          <w:szCs w:val="24"/>
        </w:rPr>
        <w:t xml:space="preserve"> </w:t>
      </w:r>
      <w:r w:rsidRPr="00D60B8C">
        <w:rPr>
          <w:rFonts w:ascii="Times New Roman" w:hAnsi="Times New Roman"/>
          <w:color w:val="000000" w:themeColor="text1"/>
          <w:sz w:val="24"/>
          <w:szCs w:val="24"/>
        </w:rPr>
        <w:t>pode ser alcançada através d</w:t>
      </w:r>
      <w:r w:rsidR="006B7687" w:rsidRPr="00D60B8C">
        <w:rPr>
          <w:rFonts w:ascii="Times New Roman" w:hAnsi="Times New Roman"/>
          <w:color w:val="000000" w:themeColor="text1"/>
          <w:sz w:val="24"/>
          <w:szCs w:val="24"/>
        </w:rPr>
        <w:t xml:space="preserve">o </w:t>
      </w:r>
      <w:r w:rsidR="006B7687" w:rsidRPr="00456EF7">
        <w:rPr>
          <w:rFonts w:ascii="Times New Roman" w:hAnsi="Times New Roman"/>
          <w:i/>
          <w:color w:val="000000" w:themeColor="text1"/>
          <w:sz w:val="24"/>
          <w:szCs w:val="24"/>
        </w:rPr>
        <w:t>Record Management Store</w:t>
      </w:r>
      <w:r w:rsidR="006B7687" w:rsidRPr="00D60B8C">
        <w:rPr>
          <w:rFonts w:ascii="Times New Roman" w:hAnsi="Times New Roman"/>
          <w:color w:val="000000" w:themeColor="text1"/>
          <w:sz w:val="24"/>
          <w:szCs w:val="24"/>
        </w:rPr>
        <w:t xml:space="preserve"> (RMS),</w:t>
      </w:r>
      <w:r w:rsidRPr="00D60B8C">
        <w:rPr>
          <w:rFonts w:ascii="Times New Roman" w:hAnsi="Times New Roman"/>
          <w:color w:val="000000" w:themeColor="text1"/>
          <w:sz w:val="24"/>
          <w:szCs w:val="24"/>
        </w:rPr>
        <w:t xml:space="preserve"> </w:t>
      </w:r>
      <w:r w:rsidR="006B7687" w:rsidRPr="00D60B8C">
        <w:rPr>
          <w:rFonts w:ascii="Times New Roman" w:hAnsi="Times New Roman"/>
          <w:color w:val="000000" w:themeColor="text1"/>
          <w:sz w:val="24"/>
          <w:szCs w:val="24"/>
        </w:rPr>
        <w:t>p</w:t>
      </w:r>
      <w:r w:rsidRPr="00D60B8C">
        <w:rPr>
          <w:rFonts w:ascii="Times New Roman" w:hAnsi="Times New Roman"/>
          <w:color w:val="000000" w:themeColor="text1"/>
          <w:sz w:val="24"/>
          <w:szCs w:val="24"/>
        </w:rPr>
        <w:t xml:space="preserve">ermitindo que certas variáveis mantenham-se inalteradas perante múltiplas chamadas. Esse </w:t>
      </w:r>
      <w:r w:rsidR="00456EF7">
        <w:rPr>
          <w:rFonts w:ascii="Times New Roman" w:hAnsi="Times New Roman"/>
          <w:color w:val="000000" w:themeColor="text1"/>
          <w:sz w:val="24"/>
          <w:szCs w:val="24"/>
        </w:rPr>
        <w:t xml:space="preserve">sistema é implementado através </w:t>
      </w:r>
      <w:r w:rsidRPr="00D60B8C">
        <w:rPr>
          <w:rFonts w:ascii="Times New Roman" w:hAnsi="Times New Roman"/>
          <w:color w:val="000000" w:themeColor="text1"/>
          <w:sz w:val="24"/>
          <w:szCs w:val="24"/>
        </w:rPr>
        <w:t>da classe javax.microedition.rms.RecordStore, que concede acesso de abertura, fechamento, escrita e leitura de dados no vetor de bytes que o consiste.</w:t>
      </w:r>
    </w:p>
    <w:p w:rsidR="00795F18" w:rsidRPr="00D60B8C" w:rsidRDefault="00795F1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 Um</w:t>
      </w:r>
      <w:r w:rsidR="009C0FFF" w:rsidRPr="00D60B8C">
        <w:rPr>
          <w:rFonts w:ascii="Times New Roman" w:hAnsi="Times New Roman"/>
          <w:color w:val="000000" w:themeColor="text1"/>
          <w:sz w:val="24"/>
          <w:szCs w:val="24"/>
        </w:rPr>
        <w:t xml:space="preserve"> exemplo dos mecanismos básicos é apresentado no código abaixo</w:t>
      </w:r>
      <w:r w:rsidRPr="00D60B8C">
        <w:rPr>
          <w:rFonts w:ascii="Times New Roman" w:hAnsi="Times New Roman"/>
          <w:color w:val="000000" w:themeColor="text1"/>
          <w:sz w:val="24"/>
          <w:szCs w:val="24"/>
        </w:rPr>
        <w:t>:</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//Abre e ativa um novo RecordStore</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RecordStore rs = RecordStore.openRecordStore("MyAppointments",true);</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//Fecha um RecordStore já aberto.</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rs.closeRecordStore();</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//Remove um RecordStore</w:t>
      </w:r>
    </w:p>
    <w:p w:rsidR="00795F18" w:rsidRPr="000850D8"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r w:rsidRPr="000850D8">
        <w:rPr>
          <w:rFonts w:ascii="Times New Roman" w:hAnsi="Times New Roman"/>
          <w:i/>
          <w:color w:val="000000" w:themeColor="text1"/>
          <w:sz w:val="24"/>
          <w:szCs w:val="24"/>
          <w:lang w:val="en-US"/>
        </w:rPr>
        <w:t>RecordStore.deleteRecordStore("MyAppointments");</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//Guarda uma nova String em um RecordStore de numero  0</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String appt = "new record";</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lastRenderedPageBreak/>
        <w:t>byte bytes[] = appt.getBytes();</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rs.addRecord(bytes,0,bytes.length);</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//Atualiza o valor da String em um RecordStore de número 0</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String newappt = "update record";</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Byte data = newappt.getBytes();</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rs.setRecord(1, data, 0, data.length());</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//Remove um determinado valor do RecordStore de numero 1 rs.deleteRecord(1);</w:t>
      </w:r>
    </w:p>
    <w:p w:rsidR="00A90A46" w:rsidRPr="00D60B8C" w:rsidRDefault="00A90A46" w:rsidP="00B24984">
      <w:pPr>
        <w:spacing w:line="360" w:lineRule="auto"/>
        <w:jc w:val="both"/>
        <w:rPr>
          <w:rFonts w:ascii="Times New Roman" w:hAnsi="Times New Roman"/>
          <w:color w:val="000000" w:themeColor="text1"/>
          <w:sz w:val="24"/>
          <w:szCs w:val="24"/>
        </w:rPr>
      </w:pPr>
    </w:p>
    <w:p w:rsidR="00795F18" w:rsidRPr="00D60B8C" w:rsidRDefault="00795F1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 código abaixo mostra como é feita a leitura escrita dos valores x e y referentes ao deslocamento que deve ser aplicado ao robô. Para a leitura dos dados gravados, é feita</w:t>
      </w:r>
      <w:r w:rsidR="00456EF7">
        <w:rPr>
          <w:rFonts w:ascii="Times New Roman" w:hAnsi="Times New Roman"/>
          <w:color w:val="000000" w:themeColor="text1"/>
          <w:sz w:val="24"/>
          <w:szCs w:val="24"/>
        </w:rPr>
        <w:t xml:space="preserve"> </w:t>
      </w:r>
      <w:r w:rsidRPr="00D60B8C">
        <w:rPr>
          <w:rFonts w:ascii="Times New Roman" w:hAnsi="Times New Roman"/>
          <w:color w:val="000000" w:themeColor="text1"/>
          <w:sz w:val="24"/>
          <w:szCs w:val="24"/>
        </w:rPr>
        <w:t>inicialmente a abertura do RecordStore através do método  openRecordStore de nome ”myRecord”, e em seguid</w:t>
      </w:r>
      <w:r w:rsidR="006B7687" w:rsidRPr="00D60B8C">
        <w:rPr>
          <w:rFonts w:ascii="Times New Roman" w:hAnsi="Times New Roman"/>
          <w:color w:val="000000" w:themeColor="text1"/>
          <w:sz w:val="24"/>
          <w:szCs w:val="24"/>
        </w:rPr>
        <w:t xml:space="preserve">a a atribuição dos </w:t>
      </w:r>
      <w:r w:rsidR="006B7687" w:rsidRPr="00456EF7">
        <w:rPr>
          <w:rFonts w:ascii="Times New Roman" w:hAnsi="Times New Roman"/>
          <w:i/>
          <w:color w:val="000000" w:themeColor="text1"/>
          <w:sz w:val="24"/>
          <w:szCs w:val="24"/>
        </w:rPr>
        <w:t>records</w:t>
      </w:r>
      <w:r w:rsidR="006B7687" w:rsidRPr="00D60B8C">
        <w:rPr>
          <w:rFonts w:ascii="Times New Roman" w:hAnsi="Times New Roman"/>
          <w:color w:val="000000" w:themeColor="text1"/>
          <w:sz w:val="24"/>
          <w:szCs w:val="24"/>
        </w:rPr>
        <w:t xml:space="preserve"> de nú</w:t>
      </w:r>
      <w:r w:rsidRPr="00D60B8C">
        <w:rPr>
          <w:rFonts w:ascii="Times New Roman" w:hAnsi="Times New Roman"/>
          <w:color w:val="000000" w:themeColor="text1"/>
          <w:sz w:val="24"/>
          <w:szCs w:val="24"/>
        </w:rPr>
        <w:t>mero 1 e 2 em vetores de bytes, através do método getRecord.</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try {</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//Abre o RMS</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rs= RecordStore.openRecordStore("myRecord",true);</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 xml:space="preserve">//Lê os valores das coordenadas atuais do robô </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int n = rs.getNumRecords();</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if(n == 0) {</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x = y = 0;</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else {</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byte b1[] = rs.getRecord(1);</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byte b2[] = rs.getRecord(2);</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lastRenderedPageBreak/>
        <w:t>x = Integer.parseInt(new String(b1)); //Valor X</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y = Integer.parseInt(new String(b2)); // Valor Y</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rs.closeRecordStore();</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catch(Exception e) {</w:t>
      </w:r>
    </w:p>
    <w:p w:rsidR="00795F18" w:rsidRPr="000850D8"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rPr>
      </w:pPr>
      <w:r w:rsidRPr="000850D8">
        <w:rPr>
          <w:rFonts w:ascii="Times New Roman" w:hAnsi="Times New Roman"/>
          <w:i/>
          <w:color w:val="000000" w:themeColor="text1"/>
          <w:sz w:val="24"/>
          <w:szCs w:val="24"/>
        </w:rPr>
        <w:t>System.out.println(e);</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w:t>
      </w:r>
    </w:p>
    <w:p w:rsidR="00A90A46" w:rsidRPr="00D60B8C" w:rsidRDefault="00A90A46" w:rsidP="00B24984">
      <w:pPr>
        <w:spacing w:line="360" w:lineRule="auto"/>
        <w:jc w:val="both"/>
        <w:rPr>
          <w:rFonts w:ascii="Times New Roman" w:hAnsi="Times New Roman"/>
          <w:color w:val="000000" w:themeColor="text1"/>
          <w:sz w:val="24"/>
          <w:szCs w:val="24"/>
        </w:rPr>
      </w:pPr>
    </w:p>
    <w:p w:rsidR="00795F18" w:rsidRDefault="00795F1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Para guardar novamente os valores x e y no RecordStore, utiliza-se métodos addRecord, caso o registro não tenha sido criado anteriormente, e setRecord, caso o registro já exista.</w:t>
      </w:r>
    </w:p>
    <w:p w:rsidR="00456EF7" w:rsidRPr="00D60B8C" w:rsidRDefault="00456EF7" w:rsidP="00B24984">
      <w:pPr>
        <w:spacing w:line="360" w:lineRule="auto"/>
        <w:ind w:firstLine="708"/>
        <w:jc w:val="both"/>
        <w:rPr>
          <w:rFonts w:ascii="Times New Roman" w:hAnsi="Times New Roman"/>
          <w:color w:val="000000" w:themeColor="text1"/>
          <w:sz w:val="24"/>
          <w:szCs w:val="24"/>
        </w:rPr>
      </w:pP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//Escreve no RMS os novos valores de x e y</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try {</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rs= RecordStore.openRecordStore("myRecord",false);</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byte b1[] = (""+x).getBytes();</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byte b2[] = (""+y).getBytes();</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int n = rs.getNumRecords();</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if(n == 0) {</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rs.addRecord(b1, 0, b1.length);</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rs.addRecord(b2, 0, b2.length);</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lastRenderedPageBreak/>
        <w:t>else {</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rs.setRecord(1, b1, 0, b1.length);</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rs.setRecord(2, b2, 0, b2.length);</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rs.closeRecordStore() ;</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 catch(Exception e) {</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System.out.println(e);</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w:t>
      </w:r>
    </w:p>
    <w:p w:rsidR="00A90A46" w:rsidRPr="00D60B8C" w:rsidRDefault="00A90A46" w:rsidP="00B24984">
      <w:pPr>
        <w:spacing w:line="360" w:lineRule="auto"/>
        <w:jc w:val="both"/>
        <w:rPr>
          <w:rFonts w:ascii="Times New Roman" w:hAnsi="Times New Roman"/>
          <w:color w:val="000000" w:themeColor="text1"/>
          <w:sz w:val="24"/>
          <w:szCs w:val="24"/>
        </w:rPr>
      </w:pPr>
    </w:p>
    <w:p w:rsidR="00795F18" w:rsidRPr="00D60B8C" w:rsidRDefault="00795F18" w:rsidP="00B24984">
      <w:pPr>
        <w:pStyle w:val="PargrafodaLista"/>
        <w:numPr>
          <w:ilvl w:val="2"/>
          <w:numId w:val="1"/>
        </w:numPr>
        <w:spacing w:line="360" w:lineRule="auto"/>
        <w:jc w:val="both"/>
        <w:outlineLvl w:val="2"/>
        <w:rPr>
          <w:rFonts w:ascii="Times New Roman" w:hAnsi="Times New Roman" w:cs="Times New Roman"/>
          <w:b/>
          <w:color w:val="000000" w:themeColor="text1"/>
          <w:sz w:val="24"/>
          <w:szCs w:val="24"/>
        </w:rPr>
      </w:pPr>
      <w:bookmarkStart w:id="13" w:name="_Toc277712139"/>
      <w:r w:rsidRPr="00D60B8C">
        <w:rPr>
          <w:rFonts w:ascii="Times New Roman" w:hAnsi="Times New Roman" w:cs="Times New Roman"/>
          <w:b/>
          <w:color w:val="000000" w:themeColor="text1"/>
          <w:sz w:val="24"/>
          <w:szCs w:val="24"/>
        </w:rPr>
        <w:t>Execução.</w:t>
      </w:r>
      <w:bookmarkEnd w:id="13"/>
    </w:p>
    <w:p w:rsidR="00A90A46" w:rsidRPr="00D60B8C" w:rsidRDefault="00A90A46" w:rsidP="00B24984">
      <w:pPr>
        <w:spacing w:line="360" w:lineRule="auto"/>
        <w:jc w:val="both"/>
        <w:rPr>
          <w:rFonts w:ascii="Times New Roman" w:hAnsi="Times New Roman"/>
          <w:color w:val="000000" w:themeColor="text1"/>
          <w:sz w:val="24"/>
          <w:szCs w:val="24"/>
        </w:rPr>
      </w:pPr>
    </w:p>
    <w:p w:rsidR="00795F18" w:rsidRPr="00D60B8C" w:rsidRDefault="00795F1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Sugere-se a execução da aplicação em dois aparelhos celulares diferentes, mas podendo também ser executado no mesmo dispositivo. Para demonstrar a saída do programa, utilizaremos o simulador de MIDP do Java Wireless Toolkit.</w:t>
      </w:r>
    </w:p>
    <w:p w:rsidR="00795F18" w:rsidRPr="00D60B8C" w:rsidRDefault="00795F1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Deve-se executar, inicialmente, a aplicação ReceptorSMS em um dos aparelhos para prepará-lo para receber conexões</w:t>
      </w:r>
      <w:r w:rsidR="006B7687" w:rsidRPr="00D60B8C">
        <w:rPr>
          <w:rFonts w:ascii="Times New Roman" w:hAnsi="Times New Roman"/>
          <w:color w:val="000000" w:themeColor="text1"/>
          <w:sz w:val="24"/>
          <w:szCs w:val="24"/>
        </w:rPr>
        <w:t xml:space="preserve"> do tipo SMS em uma porta especí</w:t>
      </w:r>
      <w:r w:rsidRPr="00D60B8C">
        <w:rPr>
          <w:rFonts w:ascii="Times New Roman" w:hAnsi="Times New Roman"/>
          <w:color w:val="000000" w:themeColor="text1"/>
          <w:sz w:val="24"/>
          <w:szCs w:val="24"/>
        </w:rPr>
        <w:t xml:space="preserve">fica. A porta padrão é definida como sendo a 16555 e está definida no arquivo JAD da MIDlet. Quando a aplicação receptora é iniciada, uma mensagem de confirmação </w:t>
      </w:r>
      <w:r w:rsidR="00786A67" w:rsidRPr="00D60B8C">
        <w:rPr>
          <w:rFonts w:ascii="Times New Roman" w:hAnsi="Times New Roman"/>
          <w:color w:val="000000" w:themeColor="text1"/>
          <w:sz w:val="24"/>
          <w:szCs w:val="24"/>
        </w:rPr>
        <w:t xml:space="preserve">é exibida </w:t>
      </w:r>
      <w:r w:rsidRPr="00D60B8C">
        <w:rPr>
          <w:rFonts w:ascii="Times New Roman" w:hAnsi="Times New Roman"/>
          <w:color w:val="000000" w:themeColor="text1"/>
          <w:sz w:val="24"/>
          <w:szCs w:val="24"/>
        </w:rPr>
        <w:t xml:space="preserve">informando que já está apta a receber mensagens e a reagir à chegada. </w:t>
      </w:r>
    </w:p>
    <w:p w:rsidR="00795F18" w:rsidRPr="00D60B8C" w:rsidRDefault="00795F1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 outro aparelho celular deve executar a aplicação EmissorSMS para enviar a mensagem. O corpo da mensagem, o número do aparelho para o qual será enviado e a porta podem ser especificados na opção ”Config”</w:t>
      </w:r>
      <w:r w:rsidR="00786A67">
        <w:rPr>
          <w:rFonts w:ascii="Times New Roman" w:hAnsi="Times New Roman"/>
          <w:color w:val="000000" w:themeColor="text1"/>
          <w:sz w:val="24"/>
          <w:szCs w:val="24"/>
        </w:rPr>
        <w:t xml:space="preserve"> </w:t>
      </w:r>
      <w:r w:rsidRPr="00D60B8C">
        <w:rPr>
          <w:rFonts w:ascii="Times New Roman" w:hAnsi="Times New Roman"/>
          <w:color w:val="000000" w:themeColor="text1"/>
          <w:sz w:val="24"/>
          <w:szCs w:val="24"/>
        </w:rPr>
        <w:t>da MIDlet.</w:t>
      </w:r>
      <w:r w:rsidR="00786A67">
        <w:rPr>
          <w:rFonts w:ascii="Times New Roman" w:hAnsi="Times New Roman"/>
          <w:color w:val="000000" w:themeColor="text1"/>
          <w:sz w:val="24"/>
          <w:szCs w:val="24"/>
        </w:rPr>
        <w:t xml:space="preserve"> </w:t>
      </w:r>
      <w:r w:rsidRPr="00D60B8C">
        <w:rPr>
          <w:rFonts w:ascii="Times New Roman" w:hAnsi="Times New Roman"/>
          <w:color w:val="000000" w:themeColor="text1"/>
          <w:sz w:val="24"/>
          <w:szCs w:val="24"/>
        </w:rPr>
        <w:t>Uma mensagem é mostrada quando se inicia a aplicação receptora. O dispositivo passa a aguardar eventos de conexões de SMS.</w:t>
      </w:r>
    </w:p>
    <w:p w:rsidR="00795F18" w:rsidRPr="00D60B8C" w:rsidRDefault="00786A67" w:rsidP="00B24984">
      <w:pPr>
        <w:spacing w:line="360" w:lineRule="auto"/>
        <w:ind w:firstLine="708"/>
        <w:jc w:val="both"/>
        <w:rPr>
          <w:rFonts w:ascii="Times New Roman" w:hAnsi="Times New Roman"/>
          <w:color w:val="000000" w:themeColor="text1"/>
          <w:sz w:val="24"/>
          <w:szCs w:val="24"/>
        </w:rPr>
      </w:pPr>
      <w:ins w:id="14" w:author="Daniela" w:date="2010-11-14T16:06:00Z">
        <w:r>
          <w:rPr>
            <w:rFonts w:ascii="Times New Roman" w:hAnsi="Times New Roman"/>
            <w:color w:val="000000" w:themeColor="text1"/>
            <w:sz w:val="24"/>
            <w:szCs w:val="24"/>
          </w:rPr>
          <w:t>Através do</w:t>
        </w:r>
      </w:ins>
      <w:r w:rsidR="00795F18" w:rsidRPr="00D60B8C">
        <w:rPr>
          <w:rFonts w:ascii="Times New Roman" w:hAnsi="Times New Roman"/>
          <w:color w:val="000000" w:themeColor="text1"/>
          <w:sz w:val="24"/>
          <w:szCs w:val="24"/>
        </w:rPr>
        <w:t xml:space="preserve"> menu de configurações da aplicação emissora, é possível alterar o corpo da mensagem, o telefone e a porta para envio. Quando tais configurações estiverem definidas, deve-se utilizar a opção </w:t>
      </w:r>
      <w:r w:rsidR="00795F18" w:rsidRPr="00786A67">
        <w:rPr>
          <w:rFonts w:ascii="Times New Roman" w:hAnsi="Times New Roman"/>
          <w:i/>
          <w:color w:val="000000" w:themeColor="text1"/>
          <w:sz w:val="24"/>
          <w:szCs w:val="24"/>
        </w:rPr>
        <w:t>Send</w:t>
      </w:r>
      <w:r w:rsidR="00795F18" w:rsidRPr="00D60B8C">
        <w:rPr>
          <w:rFonts w:ascii="Times New Roman" w:hAnsi="Times New Roman"/>
          <w:color w:val="000000" w:themeColor="text1"/>
          <w:sz w:val="24"/>
          <w:szCs w:val="24"/>
        </w:rPr>
        <w:t xml:space="preserve"> para enviar a mensagem. Após o envio, o aparelho irá apresentar uma mensagem solicitando permissão para ouvir conexões, uma tela pedindo confirmação </w:t>
      </w:r>
      <w:r w:rsidR="00795F18" w:rsidRPr="00D60B8C">
        <w:rPr>
          <w:rFonts w:ascii="Times New Roman" w:hAnsi="Times New Roman"/>
          <w:color w:val="000000" w:themeColor="text1"/>
          <w:sz w:val="24"/>
          <w:szCs w:val="24"/>
        </w:rPr>
        <w:lastRenderedPageBreak/>
        <w:t>sobre a operação, pelo fato de ser um serviço que é cobrado pela operadora de telefonia móvel.</w:t>
      </w:r>
      <w:r>
        <w:rPr>
          <w:rFonts w:ascii="Times New Roman" w:hAnsi="Times New Roman"/>
          <w:color w:val="000000" w:themeColor="text1"/>
          <w:sz w:val="24"/>
          <w:szCs w:val="24"/>
        </w:rPr>
        <w:t xml:space="preserve"> </w:t>
      </w:r>
      <w:r w:rsidR="00795F18" w:rsidRPr="00D60B8C">
        <w:rPr>
          <w:rFonts w:ascii="Times New Roman" w:hAnsi="Times New Roman"/>
          <w:color w:val="000000" w:themeColor="text1"/>
          <w:sz w:val="24"/>
          <w:szCs w:val="24"/>
        </w:rPr>
        <w:t>Após o processo de envio da mensagem, um aviso é mostrado indicando o sucesso da operação.</w:t>
      </w:r>
    </w:p>
    <w:p w:rsidR="00795F18" w:rsidRPr="00D60B8C" w:rsidRDefault="00795F1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 corpo da mensagem SMS deve conter os valores ”moveleft”, ”moveright”, ”moveup”</w:t>
      </w:r>
      <w:r w:rsidR="00786A67">
        <w:rPr>
          <w:rFonts w:ascii="Times New Roman" w:hAnsi="Times New Roman"/>
          <w:color w:val="000000" w:themeColor="text1"/>
          <w:sz w:val="24"/>
          <w:szCs w:val="24"/>
        </w:rPr>
        <w:t xml:space="preserve"> </w:t>
      </w:r>
      <w:r w:rsidRPr="00D60B8C">
        <w:rPr>
          <w:rFonts w:ascii="Times New Roman" w:hAnsi="Times New Roman"/>
          <w:color w:val="000000" w:themeColor="text1"/>
          <w:sz w:val="24"/>
          <w:szCs w:val="24"/>
        </w:rPr>
        <w:t>e ”movedown”, que são reconhecidos pela aplicação receptora, a fim de</w:t>
      </w:r>
      <w:r w:rsidR="00786A67">
        <w:rPr>
          <w:rFonts w:ascii="Times New Roman" w:hAnsi="Times New Roman"/>
          <w:color w:val="000000" w:themeColor="text1"/>
          <w:sz w:val="24"/>
          <w:szCs w:val="24"/>
        </w:rPr>
        <w:t xml:space="preserve"> que seja possível</w:t>
      </w:r>
      <w:r w:rsidRPr="00D60B8C">
        <w:rPr>
          <w:rFonts w:ascii="Times New Roman" w:hAnsi="Times New Roman"/>
          <w:color w:val="000000" w:themeColor="text1"/>
          <w:sz w:val="24"/>
          <w:szCs w:val="24"/>
        </w:rPr>
        <w:t xml:space="preserve"> identificar os valores de deslocamento do robô no aparelho que receberá as mensagens. </w:t>
      </w:r>
    </w:p>
    <w:p w:rsidR="00795F18" w:rsidRPr="00D60B8C" w:rsidRDefault="00795F1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Quando o receptor perceber a chegada da mensagem, irá processar o corpo e enviar o comando para o robô. A reação do robô pode ser percebida através da opção ”Robot”, que exibe a localização atual des</w:t>
      </w:r>
      <w:r w:rsidR="00786A67">
        <w:rPr>
          <w:rFonts w:ascii="Times New Roman" w:hAnsi="Times New Roman"/>
          <w:color w:val="000000" w:themeColor="text1"/>
          <w:sz w:val="24"/>
          <w:szCs w:val="24"/>
        </w:rPr>
        <w:t>t</w:t>
      </w:r>
      <w:r w:rsidRPr="00D60B8C">
        <w:rPr>
          <w:rFonts w:ascii="Times New Roman" w:hAnsi="Times New Roman"/>
          <w:color w:val="000000" w:themeColor="text1"/>
          <w:sz w:val="24"/>
          <w:szCs w:val="24"/>
        </w:rPr>
        <w:t xml:space="preserve">e. </w:t>
      </w:r>
      <w:ins w:id="15" w:author="Daniela" w:date="2010-11-14T16:10:00Z">
        <w:r w:rsidR="00786A67">
          <w:rPr>
            <w:rFonts w:ascii="Times New Roman" w:hAnsi="Times New Roman"/>
            <w:color w:val="000000" w:themeColor="text1"/>
            <w:sz w:val="24"/>
            <w:szCs w:val="24"/>
          </w:rPr>
          <w:t>Para a obtenção d</w:t>
        </w:r>
      </w:ins>
      <w:del w:id="16" w:author="Daniela" w:date="2010-11-14T16:10:00Z">
        <w:r w:rsidRPr="00D60B8C" w:rsidDel="00786A67">
          <w:rPr>
            <w:rFonts w:ascii="Times New Roman" w:hAnsi="Times New Roman"/>
            <w:color w:val="000000" w:themeColor="text1"/>
            <w:sz w:val="24"/>
            <w:szCs w:val="24"/>
          </w:rPr>
          <w:delText>A</w:delText>
        </w:r>
      </w:del>
      <w:ins w:id="17" w:author="Daniela" w:date="2010-11-14T16:10:00Z">
        <w:r w:rsidR="00786A67">
          <w:rPr>
            <w:rFonts w:ascii="Times New Roman" w:hAnsi="Times New Roman"/>
            <w:color w:val="000000" w:themeColor="text1"/>
            <w:sz w:val="24"/>
            <w:szCs w:val="24"/>
          </w:rPr>
          <w:t>a</w:t>
        </w:r>
      </w:ins>
      <w:r w:rsidRPr="00D60B8C">
        <w:rPr>
          <w:rFonts w:ascii="Times New Roman" w:hAnsi="Times New Roman"/>
          <w:color w:val="000000" w:themeColor="text1"/>
          <w:sz w:val="24"/>
          <w:szCs w:val="24"/>
        </w:rPr>
        <w:t xml:space="preserve"> posição inicial do robô antes do envio da mensagem</w:t>
      </w:r>
      <w:ins w:id="18" w:author="Daniela" w:date="2010-11-14T16:10:00Z">
        <w:r w:rsidR="00786A67">
          <w:rPr>
            <w:rFonts w:ascii="Times New Roman" w:hAnsi="Times New Roman"/>
            <w:color w:val="000000" w:themeColor="text1"/>
            <w:sz w:val="24"/>
            <w:szCs w:val="24"/>
          </w:rPr>
          <w:t xml:space="preserve">, deve se usar o comando </w:t>
        </w:r>
      </w:ins>
      <w:del w:id="19" w:author="Daniela" w:date="2010-11-14T16:10:00Z">
        <w:r w:rsidRPr="00D60B8C" w:rsidDel="00786A67">
          <w:rPr>
            <w:rFonts w:ascii="Times New Roman" w:hAnsi="Times New Roman"/>
            <w:color w:val="000000" w:themeColor="text1"/>
            <w:sz w:val="24"/>
            <w:szCs w:val="24"/>
          </w:rPr>
          <w:delText xml:space="preserve"> de</w:delText>
        </w:r>
      </w:del>
      <w:r w:rsidRPr="00D60B8C">
        <w:rPr>
          <w:rFonts w:ascii="Times New Roman" w:hAnsi="Times New Roman"/>
          <w:color w:val="000000" w:themeColor="text1"/>
          <w:sz w:val="24"/>
          <w:szCs w:val="24"/>
        </w:rPr>
        <w:t xml:space="preserve"> ”moveleft”</w:t>
      </w:r>
      <w:r w:rsidR="00786A67">
        <w:rPr>
          <w:rFonts w:ascii="Times New Roman" w:hAnsi="Times New Roman"/>
          <w:color w:val="000000" w:themeColor="text1"/>
          <w:sz w:val="24"/>
          <w:szCs w:val="24"/>
        </w:rPr>
        <w:t>.</w:t>
      </w:r>
    </w:p>
    <w:p w:rsidR="00E3620D" w:rsidRDefault="00795F1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Um alerta é emitido pelo telefone celular antes do envio da mensagem SMS, devido ao fato de ser uma operação que é cobrada pela operadora</w:t>
      </w:r>
      <w:r w:rsidR="00E3620D">
        <w:rPr>
          <w:rFonts w:ascii="Times New Roman" w:hAnsi="Times New Roman"/>
          <w:color w:val="000000" w:themeColor="text1"/>
          <w:sz w:val="24"/>
          <w:szCs w:val="24"/>
        </w:rPr>
        <w:t xml:space="preserve"> e a comunicação com outro dispositivo é comunicada através de um alerta.</w:t>
      </w:r>
    </w:p>
    <w:p w:rsidR="00795F18" w:rsidRPr="00E01775" w:rsidRDefault="00795F18" w:rsidP="00B24984">
      <w:pPr>
        <w:tabs>
          <w:tab w:val="left" w:pos="6420"/>
        </w:tabs>
        <w:spacing w:line="360" w:lineRule="auto"/>
        <w:ind w:firstLine="708"/>
        <w:jc w:val="both"/>
        <w:rPr>
          <w:rFonts w:ascii="Times New Roman" w:hAnsi="Times New Roman"/>
          <w:color w:val="000000" w:themeColor="text1"/>
          <w:sz w:val="24"/>
          <w:szCs w:val="24"/>
        </w:rPr>
      </w:pPr>
      <w:r w:rsidRPr="00E01775">
        <w:rPr>
          <w:rFonts w:ascii="Times New Roman" w:hAnsi="Times New Roman"/>
          <w:color w:val="000000" w:themeColor="text1"/>
          <w:sz w:val="24"/>
          <w:szCs w:val="24"/>
        </w:rPr>
        <w:t>As opções do menu da aplicação emissora.</w:t>
      </w:r>
      <w:r w:rsidR="00E3620D" w:rsidRPr="00E01775">
        <w:rPr>
          <w:rFonts w:ascii="Times New Roman" w:hAnsi="Times New Roman"/>
          <w:color w:val="000000" w:themeColor="text1"/>
          <w:sz w:val="24"/>
          <w:szCs w:val="24"/>
        </w:rPr>
        <w:tab/>
      </w:r>
    </w:p>
    <w:p w:rsidR="00795F18" w:rsidRPr="00E01775" w:rsidRDefault="00795F18" w:rsidP="00B24984">
      <w:pPr>
        <w:spacing w:line="360" w:lineRule="auto"/>
        <w:ind w:firstLine="708"/>
        <w:jc w:val="both"/>
        <w:rPr>
          <w:rFonts w:ascii="Times New Roman" w:hAnsi="Times New Roman"/>
          <w:color w:val="000000" w:themeColor="text1"/>
          <w:sz w:val="24"/>
          <w:szCs w:val="24"/>
        </w:rPr>
      </w:pPr>
      <w:r w:rsidRPr="00E01775">
        <w:rPr>
          <w:rFonts w:ascii="Times New Roman" w:hAnsi="Times New Roman"/>
          <w:color w:val="000000" w:themeColor="text1"/>
          <w:sz w:val="24"/>
          <w:szCs w:val="24"/>
        </w:rPr>
        <w:t>Há uma janela de aplicação da emissora após a confirmação do envio da mensagem.</w:t>
      </w:r>
    </w:p>
    <w:p w:rsidR="00795F18" w:rsidRPr="00E01775" w:rsidRDefault="00795F18" w:rsidP="00B24984">
      <w:pPr>
        <w:spacing w:line="360" w:lineRule="auto"/>
        <w:ind w:firstLine="708"/>
        <w:jc w:val="both"/>
        <w:rPr>
          <w:rFonts w:ascii="Times New Roman" w:hAnsi="Times New Roman"/>
          <w:color w:val="000000" w:themeColor="text1"/>
          <w:sz w:val="24"/>
          <w:szCs w:val="24"/>
        </w:rPr>
      </w:pPr>
      <w:r w:rsidRPr="00E01775">
        <w:rPr>
          <w:rFonts w:ascii="Times New Roman" w:hAnsi="Times New Roman"/>
          <w:color w:val="000000" w:themeColor="text1"/>
          <w:sz w:val="24"/>
          <w:szCs w:val="24"/>
        </w:rPr>
        <w:t>Imagem mostrando a posição inicial do robô.</w:t>
      </w:r>
    </w:p>
    <w:p w:rsidR="00795F18" w:rsidRPr="00D60B8C" w:rsidRDefault="00795F18" w:rsidP="00B24984">
      <w:pPr>
        <w:spacing w:line="360" w:lineRule="auto"/>
        <w:ind w:firstLine="708"/>
        <w:jc w:val="both"/>
        <w:rPr>
          <w:rFonts w:ascii="Times New Roman" w:hAnsi="Times New Roman"/>
          <w:color w:val="000000" w:themeColor="text1"/>
          <w:sz w:val="24"/>
          <w:szCs w:val="24"/>
        </w:rPr>
      </w:pPr>
      <w:r w:rsidRPr="00E01775">
        <w:rPr>
          <w:rFonts w:ascii="Times New Roman" w:hAnsi="Times New Roman"/>
          <w:color w:val="000000" w:themeColor="text1"/>
          <w:sz w:val="24"/>
          <w:szCs w:val="24"/>
        </w:rPr>
        <w:t>Posição do robô após recebimento do comando moveleft.</w:t>
      </w:r>
    </w:p>
    <w:p w:rsidR="00795F18" w:rsidRPr="00D60B8C" w:rsidRDefault="00795F1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Hoje em dia</w:t>
      </w:r>
      <w:r w:rsidR="00E3620D">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com a acessibilidade e a rapidez da tecnologia, a evolução de dispositivos em relação à melhoria dos recur</w:t>
      </w:r>
      <w:r w:rsidR="00990E6E">
        <w:rPr>
          <w:rFonts w:ascii="Times New Roman" w:hAnsi="Times New Roman"/>
          <w:color w:val="000000" w:themeColor="text1"/>
          <w:sz w:val="24"/>
          <w:szCs w:val="24"/>
        </w:rPr>
        <w:t>sos de acesso e possibilidade de</w:t>
      </w:r>
      <w:r w:rsidRPr="00D60B8C">
        <w:rPr>
          <w:rFonts w:ascii="Times New Roman" w:hAnsi="Times New Roman"/>
          <w:color w:val="000000" w:themeColor="text1"/>
          <w:sz w:val="24"/>
          <w:szCs w:val="24"/>
        </w:rPr>
        <w:t xml:space="preserve"> </w:t>
      </w:r>
      <w:r w:rsidR="00990E6E" w:rsidRPr="00D60B8C">
        <w:rPr>
          <w:rFonts w:ascii="Times New Roman" w:hAnsi="Times New Roman"/>
          <w:color w:val="000000" w:themeColor="text1"/>
          <w:sz w:val="24"/>
          <w:szCs w:val="24"/>
        </w:rPr>
        <w:t>utilização</w:t>
      </w:r>
      <w:r w:rsidRPr="00D60B8C">
        <w:rPr>
          <w:rFonts w:ascii="Times New Roman" w:hAnsi="Times New Roman"/>
          <w:color w:val="000000" w:themeColor="text1"/>
          <w:sz w:val="24"/>
          <w:szCs w:val="24"/>
        </w:rPr>
        <w:t xml:space="preserve"> de banda larga sem fio em diversos tipos de aparelhos. </w:t>
      </w:r>
    </w:p>
    <w:p w:rsidR="00795F18" w:rsidRPr="00D60B8C" w:rsidRDefault="00795F1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Esse crescimento também tem sido acompanhado na área de programação. A plataforma Java ME prove um ambiente robusto e flexível de construção de aplicações para dispositivos embarcados</w:t>
      </w:r>
      <w:r w:rsidR="00990E6E">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como telefones móveis e celulares, bem como a construção de interfaces de usuário e suporte para conectividade em utilitários para Internet.</w:t>
      </w:r>
    </w:p>
    <w:p w:rsidR="00795F18" w:rsidRPr="00D60B8C" w:rsidRDefault="00795F18"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A Java ME também conta com extensões para programação de interfaces USB, IrDa e Bluetooth. Dessa forma, é possível a expansão das funcionalidades da aplicação de controle remoto do robô virtual, como acionar algum recurso Eletrônico de um automóvel, ativar </w:t>
      </w:r>
      <w:r w:rsidRPr="00D60B8C">
        <w:rPr>
          <w:rFonts w:ascii="Times New Roman" w:hAnsi="Times New Roman"/>
          <w:color w:val="000000" w:themeColor="text1"/>
          <w:sz w:val="24"/>
          <w:szCs w:val="24"/>
        </w:rPr>
        <w:lastRenderedPageBreak/>
        <w:t>algum dispositivo em um ambiente doméstico ou mesmo implementar  uma interface de comunicação que permita controlar um robô verdadeiro.[6]</w:t>
      </w:r>
    </w:p>
    <w:p w:rsidR="00977C12" w:rsidRPr="00D60B8C" w:rsidRDefault="00977C12" w:rsidP="00B24984">
      <w:pPr>
        <w:spacing w:line="360" w:lineRule="auto"/>
        <w:jc w:val="both"/>
        <w:rPr>
          <w:rFonts w:ascii="Times New Roman" w:hAnsi="Times New Roman"/>
          <w:color w:val="000000" w:themeColor="text1"/>
          <w:sz w:val="24"/>
          <w:szCs w:val="24"/>
        </w:rPr>
      </w:pPr>
    </w:p>
    <w:p w:rsidR="00DC470A" w:rsidRPr="00226A2D" w:rsidRDefault="00A90A46" w:rsidP="00B24984">
      <w:pPr>
        <w:pStyle w:val="PargrafodaLista"/>
        <w:numPr>
          <w:ilvl w:val="1"/>
          <w:numId w:val="1"/>
        </w:numPr>
        <w:spacing w:line="360" w:lineRule="auto"/>
        <w:jc w:val="both"/>
        <w:outlineLvl w:val="1"/>
        <w:rPr>
          <w:rFonts w:ascii="Times New Roman" w:hAnsi="Times New Roman" w:cs="Times New Roman"/>
          <w:color w:val="000000" w:themeColor="text1"/>
          <w:sz w:val="24"/>
          <w:szCs w:val="24"/>
        </w:rPr>
      </w:pPr>
      <w:bookmarkStart w:id="20" w:name="_Toc277712140"/>
      <w:r w:rsidRPr="00226A2D">
        <w:rPr>
          <w:rFonts w:ascii="Times New Roman" w:hAnsi="Times New Roman" w:cs="Times New Roman"/>
          <w:color w:val="000000" w:themeColor="text1"/>
          <w:sz w:val="24"/>
          <w:szCs w:val="24"/>
        </w:rPr>
        <w:t>DISTRIBUIÇÃO DA DEMANDA TELEFÔNICA DE UM CALL CENTER ATRAVÉS DA CRIAÇÃO E PRIORIZAÇÃO DE FILAS INTELIGENTES.</w:t>
      </w:r>
      <w:bookmarkEnd w:id="20"/>
    </w:p>
    <w:p w:rsidR="00A90A46" w:rsidRPr="00D60B8C" w:rsidRDefault="00A90A46" w:rsidP="00B24984">
      <w:pPr>
        <w:spacing w:line="360" w:lineRule="auto"/>
        <w:jc w:val="both"/>
        <w:rPr>
          <w:rFonts w:ascii="Times New Roman" w:hAnsi="Times New Roman"/>
          <w:color w:val="000000" w:themeColor="text1"/>
          <w:sz w:val="24"/>
          <w:szCs w:val="24"/>
        </w:rPr>
      </w:pPr>
    </w:p>
    <w:p w:rsidR="000E07E1" w:rsidRPr="00D60B8C" w:rsidRDefault="00097D26" w:rsidP="00B24984">
      <w:pPr>
        <w:spacing w:line="360" w:lineRule="auto"/>
        <w:ind w:firstLine="576"/>
        <w:jc w:val="both"/>
        <w:rPr>
          <w:rFonts w:ascii="Times New Roman" w:hAnsi="Times New Roman"/>
          <w:color w:val="000000" w:themeColor="text1"/>
          <w:sz w:val="24"/>
          <w:szCs w:val="24"/>
        </w:rPr>
      </w:pPr>
      <w:r>
        <w:rPr>
          <w:rFonts w:ascii="Times New Roman" w:hAnsi="Times New Roman"/>
          <w:color w:val="000000" w:themeColor="text1"/>
          <w:sz w:val="24"/>
          <w:szCs w:val="24"/>
        </w:rPr>
        <w:t>Est</w:t>
      </w:r>
      <w:r w:rsidR="00DC470A" w:rsidRPr="00D60B8C">
        <w:rPr>
          <w:rFonts w:ascii="Times New Roman" w:hAnsi="Times New Roman"/>
          <w:color w:val="000000" w:themeColor="text1"/>
          <w:sz w:val="24"/>
          <w:szCs w:val="24"/>
        </w:rPr>
        <w:t xml:space="preserve">e artigo mostra </w:t>
      </w:r>
      <w:r w:rsidR="007164FF" w:rsidRPr="00D60B8C">
        <w:rPr>
          <w:rFonts w:ascii="Times New Roman" w:hAnsi="Times New Roman"/>
          <w:color w:val="000000" w:themeColor="text1"/>
          <w:sz w:val="24"/>
          <w:szCs w:val="24"/>
        </w:rPr>
        <w:t xml:space="preserve">a implementação de </w:t>
      </w:r>
      <w:r w:rsidR="00DC470A" w:rsidRPr="00D60B8C">
        <w:rPr>
          <w:rFonts w:ascii="Times New Roman" w:hAnsi="Times New Roman"/>
          <w:color w:val="000000" w:themeColor="text1"/>
          <w:sz w:val="24"/>
          <w:szCs w:val="24"/>
        </w:rPr>
        <w:t>um trabalho aplicado à</w:t>
      </w:r>
      <w:r w:rsidR="007164FF" w:rsidRPr="00D60B8C">
        <w:rPr>
          <w:rFonts w:ascii="Times New Roman" w:hAnsi="Times New Roman"/>
          <w:color w:val="000000" w:themeColor="text1"/>
          <w:sz w:val="24"/>
          <w:szCs w:val="24"/>
        </w:rPr>
        <w:t xml:space="preserve"> </w:t>
      </w:r>
      <w:r w:rsidR="00CB136F">
        <w:rPr>
          <w:rFonts w:ascii="Times New Roman" w:hAnsi="Times New Roman"/>
          <w:color w:val="000000" w:themeColor="text1"/>
          <w:sz w:val="24"/>
          <w:szCs w:val="24"/>
        </w:rPr>
        <w:t>ideia</w:t>
      </w:r>
      <w:r w:rsidR="007164FF" w:rsidRPr="00D60B8C">
        <w:rPr>
          <w:rFonts w:ascii="Times New Roman" w:hAnsi="Times New Roman"/>
          <w:color w:val="000000" w:themeColor="text1"/>
          <w:sz w:val="24"/>
          <w:szCs w:val="24"/>
        </w:rPr>
        <w:t xml:space="preserve"> de uma melhor organização das filas de espera telefônica em um Call</w:t>
      </w:r>
      <w:r>
        <w:rPr>
          <w:rFonts w:ascii="Times New Roman" w:hAnsi="Times New Roman"/>
          <w:color w:val="000000" w:themeColor="text1"/>
          <w:sz w:val="24"/>
          <w:szCs w:val="24"/>
        </w:rPr>
        <w:t xml:space="preserve"> </w:t>
      </w:r>
      <w:r w:rsidR="007164FF" w:rsidRPr="00D60B8C">
        <w:rPr>
          <w:rFonts w:ascii="Times New Roman" w:hAnsi="Times New Roman"/>
          <w:color w:val="000000" w:themeColor="text1"/>
          <w:sz w:val="24"/>
          <w:szCs w:val="24"/>
        </w:rPr>
        <w:t>Center. Chamado de Fila Inteligente</w:t>
      </w:r>
      <w:r>
        <w:rPr>
          <w:rFonts w:ascii="Times New Roman" w:hAnsi="Times New Roman"/>
          <w:color w:val="000000" w:themeColor="text1"/>
          <w:sz w:val="24"/>
          <w:szCs w:val="24"/>
        </w:rPr>
        <w:t>,</w:t>
      </w:r>
      <w:r w:rsidR="007164FF" w:rsidRPr="00D60B8C">
        <w:rPr>
          <w:rFonts w:ascii="Times New Roman" w:hAnsi="Times New Roman"/>
          <w:color w:val="000000" w:themeColor="text1"/>
          <w:sz w:val="24"/>
          <w:szCs w:val="24"/>
        </w:rPr>
        <w:t xml:space="preserve"> esse trabalho é implementado em uma empresa de Telemarketing real</w:t>
      </w:r>
      <w:r w:rsidR="000E07E1" w:rsidRPr="00D60B8C">
        <w:rPr>
          <w:rFonts w:ascii="Times New Roman" w:hAnsi="Times New Roman"/>
          <w:color w:val="000000" w:themeColor="text1"/>
          <w:sz w:val="24"/>
          <w:szCs w:val="24"/>
        </w:rPr>
        <w:t>,</w:t>
      </w:r>
      <w:r w:rsidR="007164FF" w:rsidRPr="00D60B8C">
        <w:rPr>
          <w:rFonts w:ascii="Times New Roman" w:hAnsi="Times New Roman"/>
          <w:color w:val="000000" w:themeColor="text1"/>
          <w:sz w:val="24"/>
          <w:szCs w:val="24"/>
        </w:rPr>
        <w:t xml:space="preserve"> localizada em Recife-PE</w:t>
      </w:r>
      <w:r w:rsidR="000E07E1" w:rsidRPr="00D60B8C">
        <w:rPr>
          <w:rFonts w:ascii="Times New Roman" w:hAnsi="Times New Roman"/>
          <w:color w:val="000000" w:themeColor="text1"/>
          <w:sz w:val="24"/>
          <w:szCs w:val="24"/>
        </w:rPr>
        <w:t xml:space="preserve">, e </w:t>
      </w:r>
      <w:r w:rsidR="00243FD8">
        <w:rPr>
          <w:rFonts w:ascii="Times New Roman" w:hAnsi="Times New Roman"/>
          <w:color w:val="000000" w:themeColor="text1"/>
          <w:sz w:val="24"/>
          <w:szCs w:val="24"/>
        </w:rPr>
        <w:t>cuida de</w:t>
      </w:r>
      <w:r w:rsidR="000E07E1" w:rsidRPr="00D60B8C">
        <w:rPr>
          <w:rFonts w:ascii="Times New Roman" w:hAnsi="Times New Roman"/>
          <w:color w:val="000000" w:themeColor="text1"/>
          <w:sz w:val="24"/>
          <w:szCs w:val="24"/>
        </w:rPr>
        <w:t xml:space="preserve"> assuntos interessantes e ligados ao nosso trabalho</w:t>
      </w:r>
      <w:r w:rsidR="00243FD8">
        <w:rPr>
          <w:rFonts w:ascii="Times New Roman" w:hAnsi="Times New Roman"/>
          <w:color w:val="000000" w:themeColor="text1"/>
          <w:sz w:val="24"/>
          <w:szCs w:val="24"/>
        </w:rPr>
        <w:t>,</w:t>
      </w:r>
      <w:r w:rsidR="000E07E1" w:rsidRPr="00D60B8C">
        <w:rPr>
          <w:rFonts w:ascii="Times New Roman" w:hAnsi="Times New Roman"/>
          <w:color w:val="000000" w:themeColor="text1"/>
          <w:sz w:val="24"/>
          <w:szCs w:val="24"/>
        </w:rPr>
        <w:t xml:space="preserve"> como a Teoria das Filas.</w:t>
      </w:r>
    </w:p>
    <w:p w:rsidR="000E07E1" w:rsidRPr="00D60B8C" w:rsidRDefault="000E07E1"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Com a implementação da Fila Inteligente</w:t>
      </w:r>
      <w:r w:rsidR="00097D26">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houve uma redução de tempo de espera nas filas, melhor satisfação dos clientes e, principalmente, uma economia de quase R$ 780.000,00/ano</w:t>
      </w:r>
      <w:r w:rsidR="007164FF" w:rsidRPr="00D60B8C">
        <w:rPr>
          <w:rFonts w:ascii="Times New Roman" w:hAnsi="Times New Roman"/>
          <w:color w:val="000000" w:themeColor="text1"/>
          <w:sz w:val="24"/>
          <w:szCs w:val="24"/>
        </w:rPr>
        <w:t>.</w:t>
      </w:r>
    </w:p>
    <w:p w:rsidR="001B659F" w:rsidRPr="00D60B8C" w:rsidRDefault="000E07E1"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Com recursos limitados </w:t>
      </w:r>
      <w:r w:rsidR="001B659F" w:rsidRPr="00D60B8C">
        <w:rPr>
          <w:rFonts w:ascii="Times New Roman" w:hAnsi="Times New Roman"/>
          <w:color w:val="000000" w:themeColor="text1"/>
          <w:sz w:val="24"/>
          <w:szCs w:val="24"/>
        </w:rPr>
        <w:t>em seu</w:t>
      </w:r>
      <w:r w:rsidR="00243FD8">
        <w:rPr>
          <w:rFonts w:ascii="Times New Roman" w:hAnsi="Times New Roman"/>
          <w:color w:val="000000" w:themeColor="text1"/>
          <w:sz w:val="24"/>
          <w:szCs w:val="24"/>
        </w:rPr>
        <w:t xml:space="preserve"> Call </w:t>
      </w:r>
      <w:r w:rsidRPr="00D60B8C">
        <w:rPr>
          <w:rFonts w:ascii="Times New Roman" w:hAnsi="Times New Roman"/>
          <w:color w:val="000000" w:themeColor="text1"/>
          <w:sz w:val="24"/>
          <w:szCs w:val="24"/>
        </w:rPr>
        <w:t>Center</w:t>
      </w:r>
      <w:r w:rsidR="00097D26">
        <w:rPr>
          <w:rFonts w:ascii="Times New Roman" w:hAnsi="Times New Roman"/>
          <w:color w:val="000000" w:themeColor="text1"/>
          <w:sz w:val="24"/>
          <w:szCs w:val="24"/>
        </w:rPr>
        <w:t>,</w:t>
      </w:r>
      <w:r w:rsidR="00243FD8">
        <w:rPr>
          <w:rFonts w:ascii="Times New Roman" w:hAnsi="Times New Roman"/>
          <w:color w:val="000000" w:themeColor="text1"/>
          <w:sz w:val="24"/>
          <w:szCs w:val="24"/>
        </w:rPr>
        <w:t xml:space="preserve"> a e</w:t>
      </w:r>
      <w:r w:rsidRPr="00D60B8C">
        <w:rPr>
          <w:rFonts w:ascii="Times New Roman" w:hAnsi="Times New Roman"/>
          <w:color w:val="000000" w:themeColor="text1"/>
          <w:sz w:val="24"/>
          <w:szCs w:val="24"/>
        </w:rPr>
        <w:t xml:space="preserve">mpresa </w:t>
      </w:r>
      <w:r w:rsidR="001B659F" w:rsidRPr="00D60B8C">
        <w:rPr>
          <w:rFonts w:ascii="Times New Roman" w:hAnsi="Times New Roman"/>
          <w:color w:val="000000" w:themeColor="text1"/>
          <w:sz w:val="24"/>
          <w:szCs w:val="24"/>
        </w:rPr>
        <w:t>cria estruturas de grupos de atendimento e filas inteligentes para maximizar a sua performance no atendimento  e na qualidade do serviço prestado aos clientes, aumentando assim a satisfação do Cliente.</w:t>
      </w:r>
    </w:p>
    <w:p w:rsidR="000117F0" w:rsidRPr="00D60B8C" w:rsidRDefault="001B659F"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Foram definidos tipos de clientes (Perfis) e fornecido um tratamento diferenciado para Clientes com perfi</w:t>
      </w:r>
      <w:r w:rsidR="006B1E25" w:rsidRPr="00D60B8C">
        <w:rPr>
          <w:rFonts w:ascii="Times New Roman" w:hAnsi="Times New Roman"/>
          <w:color w:val="000000" w:themeColor="text1"/>
          <w:sz w:val="24"/>
          <w:szCs w:val="24"/>
        </w:rPr>
        <w:t>s</w:t>
      </w:r>
      <w:r w:rsidRPr="00D60B8C">
        <w:rPr>
          <w:rFonts w:ascii="Times New Roman" w:hAnsi="Times New Roman"/>
          <w:color w:val="000000" w:themeColor="text1"/>
          <w:sz w:val="24"/>
          <w:szCs w:val="24"/>
        </w:rPr>
        <w:t xml:space="preserve"> diferentes</w:t>
      </w:r>
      <w:r w:rsidR="006B1E25" w:rsidRPr="00D60B8C">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com problemas de diferentes tipos.</w:t>
      </w:r>
    </w:p>
    <w:p w:rsidR="00243FD8" w:rsidRPr="00B23C51" w:rsidRDefault="000117F0"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Para o trabalho</w:t>
      </w:r>
      <w:r w:rsidR="006B1E25" w:rsidRPr="00D60B8C">
        <w:rPr>
          <w:rFonts w:ascii="Times New Roman" w:hAnsi="Times New Roman"/>
          <w:color w:val="000000" w:themeColor="text1"/>
          <w:sz w:val="24"/>
          <w:szCs w:val="24"/>
        </w:rPr>
        <w:t>,</w:t>
      </w:r>
      <w:r w:rsidR="00243FD8">
        <w:rPr>
          <w:rFonts w:ascii="Times New Roman" w:hAnsi="Times New Roman"/>
          <w:color w:val="000000" w:themeColor="text1"/>
          <w:sz w:val="24"/>
          <w:szCs w:val="24"/>
        </w:rPr>
        <w:t xml:space="preserve"> filas são caracterizadas pelo mecanismo de Chegada, que se t</w:t>
      </w:r>
      <w:r w:rsidRPr="00D60B8C">
        <w:rPr>
          <w:rFonts w:ascii="Times New Roman" w:hAnsi="Times New Roman"/>
          <w:color w:val="000000" w:themeColor="text1"/>
          <w:sz w:val="24"/>
          <w:szCs w:val="24"/>
        </w:rPr>
        <w:t xml:space="preserve">rata da forma como os clientes chegam ao sistema. Essas </w:t>
      </w:r>
      <w:r w:rsidR="006B1E25" w:rsidRPr="00D60B8C">
        <w:rPr>
          <w:rFonts w:ascii="Times New Roman" w:hAnsi="Times New Roman"/>
          <w:color w:val="000000" w:themeColor="text1"/>
          <w:sz w:val="24"/>
          <w:szCs w:val="24"/>
        </w:rPr>
        <w:t>c</w:t>
      </w:r>
      <w:r w:rsidRPr="00D60B8C">
        <w:rPr>
          <w:rFonts w:ascii="Times New Roman" w:hAnsi="Times New Roman"/>
          <w:color w:val="000000" w:themeColor="text1"/>
          <w:sz w:val="24"/>
          <w:szCs w:val="24"/>
        </w:rPr>
        <w:t xml:space="preserve">hegadas podem ser </w:t>
      </w:r>
      <w:r w:rsidR="00B23C51">
        <w:rPr>
          <w:rFonts w:ascii="Times New Roman" w:hAnsi="Times New Roman"/>
          <w:color w:val="000000" w:themeColor="text1"/>
          <w:sz w:val="24"/>
          <w:szCs w:val="24"/>
        </w:rPr>
        <w:t>classificadas</w:t>
      </w:r>
      <w:r w:rsidRPr="00D60B8C">
        <w:rPr>
          <w:rFonts w:ascii="Times New Roman" w:hAnsi="Times New Roman"/>
          <w:color w:val="000000" w:themeColor="text1"/>
          <w:sz w:val="24"/>
          <w:szCs w:val="24"/>
        </w:rPr>
        <w:t xml:space="preserve"> </w:t>
      </w:r>
      <w:r w:rsidR="00B23C51">
        <w:rPr>
          <w:rFonts w:ascii="Times New Roman" w:hAnsi="Times New Roman"/>
          <w:color w:val="000000" w:themeColor="text1"/>
          <w:sz w:val="24"/>
          <w:szCs w:val="24"/>
        </w:rPr>
        <w:t>em</w:t>
      </w:r>
      <w:r w:rsidRPr="00D60B8C">
        <w:rPr>
          <w:rFonts w:ascii="Times New Roman" w:hAnsi="Times New Roman"/>
          <w:color w:val="000000" w:themeColor="text1"/>
          <w:sz w:val="24"/>
          <w:szCs w:val="24"/>
        </w:rPr>
        <w:t>:</w:t>
      </w:r>
    </w:p>
    <w:p w:rsidR="000117F0" w:rsidRPr="00D60B8C" w:rsidRDefault="000117F0" w:rsidP="00B24984">
      <w:pPr>
        <w:pStyle w:val="PargrafodaLista"/>
        <w:numPr>
          <w:ilvl w:val="0"/>
          <w:numId w:val="10"/>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Taxa de chegadas λ – Número de chegadas em uma unidade de tempo;</w:t>
      </w:r>
    </w:p>
    <w:p w:rsidR="00243FD8" w:rsidRPr="00243FD8" w:rsidRDefault="000117F0" w:rsidP="00B24984">
      <w:pPr>
        <w:pStyle w:val="PargrafodaLista"/>
        <w:numPr>
          <w:ilvl w:val="0"/>
          <w:numId w:val="10"/>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Distribuição</w:t>
      </w:r>
      <w:r w:rsidR="00A678A4" w:rsidRPr="00D60B8C">
        <w:rPr>
          <w:rFonts w:ascii="Times New Roman" w:hAnsi="Times New Roman" w:cs="Times New Roman"/>
          <w:color w:val="000000" w:themeColor="text1"/>
          <w:sz w:val="24"/>
          <w:szCs w:val="24"/>
        </w:rPr>
        <w:t xml:space="preserve"> – </w:t>
      </w:r>
      <w:r w:rsidR="002D2544" w:rsidRPr="00D60B8C">
        <w:rPr>
          <w:rFonts w:ascii="Times New Roman" w:hAnsi="Times New Roman" w:cs="Times New Roman"/>
          <w:color w:val="000000" w:themeColor="text1"/>
          <w:sz w:val="24"/>
          <w:szCs w:val="24"/>
        </w:rPr>
        <w:t>Segmentação por probabilidade de tipos de requisições a serem atendidas para um determinado tipo de Perfil.</w:t>
      </w:r>
    </w:p>
    <w:p w:rsidR="002D2544" w:rsidRPr="00D60B8C" w:rsidRDefault="002D2544" w:rsidP="00B24984">
      <w:pPr>
        <w:pStyle w:val="PargrafodaLista"/>
        <w:numPr>
          <w:ilvl w:val="0"/>
          <w:numId w:val="10"/>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Mecanismo de Serviço – Como serão disponibilizados os serviços. Poderão ser utilizados:</w:t>
      </w:r>
    </w:p>
    <w:p w:rsidR="002D2544" w:rsidRPr="00D60B8C" w:rsidRDefault="002D2544" w:rsidP="00B24984">
      <w:pPr>
        <w:pStyle w:val="PargrafodaLista"/>
        <w:numPr>
          <w:ilvl w:val="1"/>
          <w:numId w:val="10"/>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Taxas de Serviço μ;</w:t>
      </w:r>
    </w:p>
    <w:p w:rsidR="002D2544" w:rsidRPr="00D60B8C" w:rsidRDefault="002D2544" w:rsidP="00B24984">
      <w:pPr>
        <w:pStyle w:val="PargrafodaLista"/>
        <w:numPr>
          <w:ilvl w:val="1"/>
          <w:numId w:val="10"/>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Distribuição;</w:t>
      </w:r>
    </w:p>
    <w:p w:rsidR="002D2544" w:rsidRPr="00D60B8C" w:rsidRDefault="002D2544" w:rsidP="00B24984">
      <w:pPr>
        <w:pStyle w:val="PargrafodaLista"/>
        <w:numPr>
          <w:ilvl w:val="1"/>
          <w:numId w:val="10"/>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Números de postos de Serviço – Número de agentes.</w:t>
      </w:r>
    </w:p>
    <w:p w:rsidR="00B62424" w:rsidRPr="00D60B8C" w:rsidRDefault="002D2544" w:rsidP="00B24984">
      <w:pPr>
        <w:pStyle w:val="PargrafodaLista"/>
        <w:numPr>
          <w:ilvl w:val="1"/>
          <w:numId w:val="10"/>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lastRenderedPageBreak/>
        <w:t>Disciplina da Fila – Regras de escolha do cliente a ser atendido</w:t>
      </w:r>
      <w:r w:rsidR="00B62424" w:rsidRPr="00D60B8C">
        <w:rPr>
          <w:rFonts w:ascii="Times New Roman" w:hAnsi="Times New Roman" w:cs="Times New Roman"/>
          <w:color w:val="000000" w:themeColor="text1"/>
          <w:sz w:val="24"/>
          <w:szCs w:val="24"/>
        </w:rPr>
        <w:t>.</w:t>
      </w:r>
      <w:r w:rsidR="009C0FFF" w:rsidRPr="00D60B8C">
        <w:rPr>
          <w:rFonts w:ascii="Times New Roman" w:hAnsi="Times New Roman" w:cs="Times New Roman"/>
          <w:color w:val="000000" w:themeColor="text1"/>
          <w:sz w:val="24"/>
          <w:szCs w:val="24"/>
        </w:rPr>
        <w:t xml:space="preserve"> </w:t>
      </w:r>
      <w:r w:rsidR="00B62424" w:rsidRPr="00D60B8C">
        <w:rPr>
          <w:rFonts w:ascii="Times New Roman" w:hAnsi="Times New Roman" w:cs="Times New Roman"/>
          <w:color w:val="000000" w:themeColor="text1"/>
          <w:sz w:val="24"/>
          <w:szCs w:val="24"/>
        </w:rPr>
        <w:t>(Ex.: FIFO, LIFO, etc.)</w:t>
      </w:r>
    </w:p>
    <w:p w:rsidR="00B62424" w:rsidRPr="00D60B8C" w:rsidRDefault="00B62424" w:rsidP="00B24984">
      <w:pPr>
        <w:spacing w:line="360" w:lineRule="auto"/>
        <w:ind w:firstLine="360"/>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Segundo o Trabalho, não devemos desconsiderar as variações “imprevisíveis” de possíveis sobrecargas nas filas que ocorrem após determinados eventos. Sobrecargas podem ocorrer de dois lados:</w:t>
      </w:r>
    </w:p>
    <w:p w:rsidR="001E77EE" w:rsidRPr="00D60B8C" w:rsidRDefault="00B62424" w:rsidP="00B24984">
      <w:pPr>
        <w:pStyle w:val="PargrafodaLista"/>
        <w:numPr>
          <w:ilvl w:val="0"/>
          <w:numId w:val="11"/>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 xml:space="preserve">Lado da Oferta – </w:t>
      </w:r>
      <w:r w:rsidR="001E77EE" w:rsidRPr="00D60B8C">
        <w:rPr>
          <w:rFonts w:ascii="Times New Roman" w:hAnsi="Times New Roman" w:cs="Times New Roman"/>
          <w:color w:val="000000" w:themeColor="text1"/>
          <w:sz w:val="24"/>
          <w:szCs w:val="24"/>
        </w:rPr>
        <w:t>É</w:t>
      </w:r>
      <w:r w:rsidRPr="00D60B8C">
        <w:rPr>
          <w:rFonts w:ascii="Times New Roman" w:hAnsi="Times New Roman" w:cs="Times New Roman"/>
          <w:color w:val="000000" w:themeColor="text1"/>
          <w:sz w:val="24"/>
          <w:szCs w:val="24"/>
        </w:rPr>
        <w:t xml:space="preserve"> qualquer indisponibilidade não prevista que ocorre na Empresa. (Ex.: A ausência de um atendente por um motivo qualquer como doença ou férias pode sobrecarre</w:t>
      </w:r>
      <w:r w:rsidR="001E77EE" w:rsidRPr="00D60B8C">
        <w:rPr>
          <w:rFonts w:ascii="Times New Roman" w:hAnsi="Times New Roman" w:cs="Times New Roman"/>
          <w:color w:val="000000" w:themeColor="text1"/>
          <w:sz w:val="24"/>
          <w:szCs w:val="24"/>
        </w:rPr>
        <w:t>gar a fila para os demais atendentes</w:t>
      </w:r>
      <w:r w:rsidRPr="00D60B8C">
        <w:rPr>
          <w:rFonts w:ascii="Times New Roman" w:hAnsi="Times New Roman" w:cs="Times New Roman"/>
          <w:color w:val="000000" w:themeColor="text1"/>
          <w:sz w:val="24"/>
          <w:szCs w:val="24"/>
        </w:rPr>
        <w:t>)</w:t>
      </w:r>
      <w:r w:rsidR="001E77EE" w:rsidRPr="00D60B8C">
        <w:rPr>
          <w:rFonts w:ascii="Times New Roman" w:hAnsi="Times New Roman" w:cs="Times New Roman"/>
          <w:color w:val="000000" w:themeColor="text1"/>
          <w:sz w:val="24"/>
          <w:szCs w:val="24"/>
        </w:rPr>
        <w:t>;</w:t>
      </w:r>
    </w:p>
    <w:p w:rsidR="001E77EE" w:rsidRPr="00D60B8C" w:rsidRDefault="001E77EE" w:rsidP="00B24984">
      <w:pPr>
        <w:pStyle w:val="PargrafodaLista"/>
        <w:numPr>
          <w:ilvl w:val="0"/>
          <w:numId w:val="11"/>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Lado da Demanda – É um aumento na fila por um evento externo. (Ex.: Uma promoção realizada pelo departamento de Marketing pode trazer uma demanda maior de clientes na fila).</w:t>
      </w:r>
    </w:p>
    <w:p w:rsidR="001E77EE" w:rsidRPr="00D60B8C" w:rsidRDefault="001E77EE" w:rsidP="00B24984">
      <w:pPr>
        <w:spacing w:line="360" w:lineRule="auto"/>
        <w:ind w:firstLine="360"/>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Além de não desconsiderar essas variações</w:t>
      </w:r>
      <w:r w:rsidR="00B23C51">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também devemos prevê-las tomando conhecimento das campanhas promocionais, da disponibilidade dos </w:t>
      </w:r>
      <w:r w:rsidR="00B23C51">
        <w:rPr>
          <w:rFonts w:ascii="Times New Roman" w:hAnsi="Times New Roman"/>
          <w:color w:val="000000" w:themeColor="text1"/>
          <w:sz w:val="24"/>
          <w:szCs w:val="24"/>
        </w:rPr>
        <w:t>envolvidos no processo de Filas</w:t>
      </w:r>
      <w:r w:rsidRPr="00D60B8C">
        <w:rPr>
          <w:rFonts w:ascii="Times New Roman" w:hAnsi="Times New Roman"/>
          <w:color w:val="000000" w:themeColor="text1"/>
          <w:sz w:val="24"/>
          <w:szCs w:val="24"/>
        </w:rPr>
        <w:t xml:space="preserve"> etc.</w:t>
      </w:r>
    </w:p>
    <w:p w:rsidR="001E77EE" w:rsidRPr="00D60B8C" w:rsidRDefault="00AE6F19" w:rsidP="00B24984">
      <w:pPr>
        <w:spacing w:line="360" w:lineRule="auto"/>
        <w:ind w:firstLine="360"/>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 tratamento de atendimento das filas é feito sob alguns aspectos, como:</w:t>
      </w:r>
    </w:p>
    <w:p w:rsidR="00AE6F19" w:rsidRPr="00D60B8C" w:rsidRDefault="00AE6F19" w:rsidP="00B24984">
      <w:pPr>
        <w:pStyle w:val="PargrafodaLista"/>
        <w:numPr>
          <w:ilvl w:val="0"/>
          <w:numId w:val="12"/>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Definição de grupos virtuais (Chamados Skills) aos quais os atendentes estão conectados</w:t>
      </w:r>
      <w:r w:rsidR="002B2CBC" w:rsidRPr="00D60B8C">
        <w:rPr>
          <w:rFonts w:ascii="Times New Roman" w:hAnsi="Times New Roman" w:cs="Times New Roman"/>
          <w:color w:val="000000" w:themeColor="text1"/>
          <w:sz w:val="24"/>
          <w:szCs w:val="24"/>
        </w:rPr>
        <w:t>. Cada grupo tem sua fila de atendimento</w:t>
      </w:r>
      <w:r w:rsidRPr="00D60B8C">
        <w:rPr>
          <w:rFonts w:ascii="Times New Roman" w:hAnsi="Times New Roman" w:cs="Times New Roman"/>
          <w:color w:val="000000" w:themeColor="text1"/>
          <w:sz w:val="24"/>
          <w:szCs w:val="24"/>
        </w:rPr>
        <w:t>;</w:t>
      </w:r>
    </w:p>
    <w:p w:rsidR="00AE6F19" w:rsidRPr="00D60B8C" w:rsidRDefault="00AE6F19" w:rsidP="00B24984">
      <w:pPr>
        <w:pStyle w:val="PargrafodaLista"/>
        <w:numPr>
          <w:ilvl w:val="0"/>
          <w:numId w:val="12"/>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Definição d</w:t>
      </w:r>
      <w:r w:rsidR="00EB5D23" w:rsidRPr="00D60B8C">
        <w:rPr>
          <w:rFonts w:ascii="Times New Roman" w:hAnsi="Times New Roman" w:cs="Times New Roman"/>
          <w:color w:val="000000" w:themeColor="text1"/>
          <w:sz w:val="24"/>
          <w:szCs w:val="24"/>
        </w:rPr>
        <w:t>o caminho que o cliente irá ter até ser atendido, ou seja, definição de qual fila o cliente vai entrar e com qual prioridade</w:t>
      </w:r>
      <w:r w:rsidR="009C0FFF" w:rsidRPr="00D60B8C">
        <w:rPr>
          <w:rFonts w:ascii="Times New Roman" w:hAnsi="Times New Roman" w:cs="Times New Roman"/>
          <w:color w:val="000000" w:themeColor="text1"/>
          <w:sz w:val="24"/>
          <w:szCs w:val="24"/>
        </w:rPr>
        <w:t xml:space="preserve"> </w:t>
      </w:r>
      <w:r w:rsidRPr="00D60B8C">
        <w:rPr>
          <w:rFonts w:ascii="Times New Roman" w:hAnsi="Times New Roman" w:cs="Times New Roman"/>
          <w:color w:val="000000" w:themeColor="text1"/>
          <w:sz w:val="24"/>
          <w:szCs w:val="24"/>
        </w:rPr>
        <w:t>(No Fila Inteligente é a definição de um ramal virtual</w:t>
      </w:r>
      <w:r w:rsidR="004F0CC5" w:rsidRPr="00D60B8C">
        <w:rPr>
          <w:rFonts w:ascii="Times New Roman" w:hAnsi="Times New Roman" w:cs="Times New Roman"/>
          <w:color w:val="000000" w:themeColor="text1"/>
          <w:sz w:val="24"/>
          <w:szCs w:val="24"/>
        </w:rPr>
        <w:t>, ou V</w:t>
      </w:r>
      <w:r w:rsidR="00EB5D23" w:rsidRPr="00D60B8C">
        <w:rPr>
          <w:rFonts w:ascii="Times New Roman" w:hAnsi="Times New Roman" w:cs="Times New Roman"/>
          <w:color w:val="000000" w:themeColor="text1"/>
          <w:sz w:val="24"/>
          <w:szCs w:val="24"/>
        </w:rPr>
        <w:t>D</w:t>
      </w:r>
      <w:r w:rsidR="004F0CC5" w:rsidRPr="00D60B8C">
        <w:rPr>
          <w:rFonts w:ascii="Times New Roman" w:hAnsi="Times New Roman" w:cs="Times New Roman"/>
          <w:color w:val="000000" w:themeColor="text1"/>
          <w:sz w:val="24"/>
          <w:szCs w:val="24"/>
        </w:rPr>
        <w:t>N,</w:t>
      </w:r>
      <w:r w:rsidRPr="00D60B8C">
        <w:rPr>
          <w:rFonts w:ascii="Times New Roman" w:hAnsi="Times New Roman" w:cs="Times New Roman"/>
          <w:color w:val="000000" w:themeColor="text1"/>
          <w:sz w:val="24"/>
          <w:szCs w:val="24"/>
        </w:rPr>
        <w:t xml:space="preserve"> para cada atendente dentro de cada Skill);</w:t>
      </w:r>
    </w:p>
    <w:p w:rsidR="00AE6F19" w:rsidRPr="00D60B8C" w:rsidRDefault="00AE6F19" w:rsidP="00B24984">
      <w:pPr>
        <w:pStyle w:val="PargrafodaLista"/>
        <w:numPr>
          <w:ilvl w:val="0"/>
          <w:numId w:val="12"/>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Definição da</w:t>
      </w:r>
      <w:r w:rsidR="004F0CC5" w:rsidRPr="00D60B8C">
        <w:rPr>
          <w:rFonts w:ascii="Times New Roman" w:hAnsi="Times New Roman" w:cs="Times New Roman"/>
          <w:color w:val="000000" w:themeColor="text1"/>
          <w:sz w:val="24"/>
          <w:szCs w:val="24"/>
        </w:rPr>
        <w:t>s</w:t>
      </w:r>
      <w:r w:rsidRPr="00D60B8C">
        <w:rPr>
          <w:rFonts w:ascii="Times New Roman" w:hAnsi="Times New Roman" w:cs="Times New Roman"/>
          <w:color w:val="000000" w:themeColor="text1"/>
          <w:sz w:val="24"/>
          <w:szCs w:val="24"/>
        </w:rPr>
        <w:t xml:space="preserve"> regra</w:t>
      </w:r>
      <w:r w:rsidR="004F0CC5" w:rsidRPr="00D60B8C">
        <w:rPr>
          <w:rFonts w:ascii="Times New Roman" w:hAnsi="Times New Roman" w:cs="Times New Roman"/>
          <w:color w:val="000000" w:themeColor="text1"/>
          <w:sz w:val="24"/>
          <w:szCs w:val="24"/>
        </w:rPr>
        <w:t>s</w:t>
      </w:r>
      <w:r w:rsidRPr="00D60B8C">
        <w:rPr>
          <w:rFonts w:ascii="Times New Roman" w:hAnsi="Times New Roman" w:cs="Times New Roman"/>
          <w:color w:val="000000" w:themeColor="text1"/>
          <w:sz w:val="24"/>
          <w:szCs w:val="24"/>
        </w:rPr>
        <w:t xml:space="preserve"> de negócio</w:t>
      </w:r>
      <w:r w:rsidR="002B2CBC" w:rsidRPr="00D60B8C">
        <w:rPr>
          <w:rFonts w:ascii="Times New Roman" w:hAnsi="Times New Roman" w:cs="Times New Roman"/>
          <w:color w:val="000000" w:themeColor="text1"/>
          <w:sz w:val="24"/>
          <w:szCs w:val="24"/>
        </w:rPr>
        <w:t xml:space="preserve"> e prioridade</w:t>
      </w:r>
      <w:r w:rsidR="004F0CC5" w:rsidRPr="00D60B8C">
        <w:rPr>
          <w:rFonts w:ascii="Times New Roman" w:hAnsi="Times New Roman" w:cs="Times New Roman"/>
          <w:color w:val="000000" w:themeColor="text1"/>
          <w:sz w:val="24"/>
          <w:szCs w:val="24"/>
        </w:rPr>
        <w:t>s</w:t>
      </w:r>
      <w:r w:rsidRPr="00D60B8C">
        <w:rPr>
          <w:rFonts w:ascii="Times New Roman" w:hAnsi="Times New Roman" w:cs="Times New Roman"/>
          <w:color w:val="000000" w:themeColor="text1"/>
          <w:sz w:val="24"/>
          <w:szCs w:val="24"/>
        </w:rPr>
        <w:t xml:space="preserve"> </w:t>
      </w:r>
      <w:r w:rsidR="002B2CBC" w:rsidRPr="00D60B8C">
        <w:rPr>
          <w:rFonts w:ascii="Times New Roman" w:hAnsi="Times New Roman" w:cs="Times New Roman"/>
          <w:color w:val="000000" w:themeColor="text1"/>
          <w:sz w:val="24"/>
          <w:szCs w:val="24"/>
        </w:rPr>
        <w:t xml:space="preserve">(Chamado Vector) </w:t>
      </w:r>
      <w:r w:rsidRPr="00D60B8C">
        <w:rPr>
          <w:rFonts w:ascii="Times New Roman" w:hAnsi="Times New Roman" w:cs="Times New Roman"/>
          <w:color w:val="000000" w:themeColor="text1"/>
          <w:sz w:val="24"/>
          <w:szCs w:val="24"/>
        </w:rPr>
        <w:t>que separa</w:t>
      </w:r>
      <w:r w:rsidR="004F0CC5" w:rsidRPr="00D60B8C">
        <w:rPr>
          <w:rFonts w:ascii="Times New Roman" w:hAnsi="Times New Roman" w:cs="Times New Roman"/>
          <w:color w:val="000000" w:themeColor="text1"/>
          <w:sz w:val="24"/>
          <w:szCs w:val="24"/>
        </w:rPr>
        <w:t>m</w:t>
      </w:r>
      <w:r w:rsidRPr="00D60B8C">
        <w:rPr>
          <w:rFonts w:ascii="Times New Roman" w:hAnsi="Times New Roman" w:cs="Times New Roman"/>
          <w:color w:val="000000" w:themeColor="text1"/>
          <w:sz w:val="24"/>
          <w:szCs w:val="24"/>
        </w:rPr>
        <w:t xml:space="preserve"> cada </w:t>
      </w:r>
      <w:r w:rsidR="002B2CBC" w:rsidRPr="00D60B8C">
        <w:rPr>
          <w:rFonts w:ascii="Times New Roman" w:hAnsi="Times New Roman" w:cs="Times New Roman"/>
          <w:color w:val="000000" w:themeColor="text1"/>
          <w:sz w:val="24"/>
          <w:szCs w:val="24"/>
        </w:rPr>
        <w:t>solicitação a uma fila</w:t>
      </w:r>
      <w:r w:rsidR="004F0CC5" w:rsidRPr="00D60B8C">
        <w:rPr>
          <w:rFonts w:ascii="Times New Roman" w:hAnsi="Times New Roman" w:cs="Times New Roman"/>
          <w:color w:val="000000" w:themeColor="text1"/>
          <w:sz w:val="24"/>
          <w:szCs w:val="24"/>
        </w:rPr>
        <w:t xml:space="preserve"> e um peso</w:t>
      </w:r>
      <w:r w:rsidR="002B2CBC" w:rsidRPr="00D60B8C">
        <w:rPr>
          <w:rFonts w:ascii="Times New Roman" w:hAnsi="Times New Roman" w:cs="Times New Roman"/>
          <w:color w:val="000000" w:themeColor="text1"/>
          <w:sz w:val="24"/>
          <w:szCs w:val="24"/>
        </w:rPr>
        <w:t xml:space="preserve"> diferente (Skill) dependendo da sua necessidade. </w:t>
      </w:r>
    </w:p>
    <w:p w:rsidR="002B2CBC" w:rsidRPr="00D60B8C" w:rsidRDefault="002B2CBC" w:rsidP="00B24984">
      <w:pPr>
        <w:spacing w:line="360" w:lineRule="auto"/>
        <w:ind w:firstLine="360"/>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priorização é feita através de pesos ou prioridades (Máxima, Alta, Média ou Baixa), como:</w:t>
      </w:r>
    </w:p>
    <w:p w:rsidR="002B2CBC" w:rsidRPr="00D60B8C" w:rsidRDefault="002B2CBC" w:rsidP="00B24984">
      <w:pPr>
        <w:pStyle w:val="PargrafodaLista"/>
        <w:numPr>
          <w:ilvl w:val="0"/>
          <w:numId w:val="13"/>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Uma requisição com maior peso passa a ser atendida na frente das outras, independentemente da ordem de chegada;</w:t>
      </w:r>
    </w:p>
    <w:p w:rsidR="002B2CBC" w:rsidRPr="00D60B8C" w:rsidRDefault="002B2CBC" w:rsidP="00B24984">
      <w:pPr>
        <w:pStyle w:val="PargrafodaLista"/>
        <w:numPr>
          <w:ilvl w:val="0"/>
          <w:numId w:val="13"/>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Se todas as requisições possuírem pesos iguais é atendida a que tiver esperando mais tempo na fila;</w:t>
      </w:r>
    </w:p>
    <w:p w:rsidR="00EB5D23" w:rsidRPr="00D60B8C" w:rsidRDefault="00EB5D23" w:rsidP="00B24984">
      <w:pPr>
        <w:spacing w:line="360" w:lineRule="auto"/>
        <w:ind w:firstLine="360"/>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definição de qual fila o cliente irá entrar e com que prioridade ele entra varia de acordo com a</w:t>
      </w:r>
      <w:r w:rsidR="00460D42" w:rsidRPr="00D60B8C">
        <w:rPr>
          <w:rFonts w:ascii="Times New Roman" w:hAnsi="Times New Roman"/>
          <w:color w:val="000000" w:themeColor="text1"/>
          <w:sz w:val="24"/>
          <w:szCs w:val="24"/>
        </w:rPr>
        <w:t>s</w:t>
      </w:r>
      <w:r w:rsidRPr="00D60B8C">
        <w:rPr>
          <w:rFonts w:ascii="Times New Roman" w:hAnsi="Times New Roman"/>
          <w:color w:val="000000" w:themeColor="text1"/>
          <w:sz w:val="24"/>
          <w:szCs w:val="24"/>
        </w:rPr>
        <w:t xml:space="preserve"> seguinte</w:t>
      </w:r>
      <w:r w:rsidR="00460D42" w:rsidRPr="00D60B8C">
        <w:rPr>
          <w:rFonts w:ascii="Times New Roman" w:hAnsi="Times New Roman"/>
          <w:color w:val="000000" w:themeColor="text1"/>
          <w:sz w:val="24"/>
          <w:szCs w:val="24"/>
        </w:rPr>
        <w:t>s</w:t>
      </w:r>
      <w:r w:rsidRPr="00D60B8C">
        <w:rPr>
          <w:rFonts w:ascii="Times New Roman" w:hAnsi="Times New Roman"/>
          <w:color w:val="000000" w:themeColor="text1"/>
          <w:sz w:val="24"/>
          <w:szCs w:val="24"/>
        </w:rPr>
        <w:t xml:space="preserve"> regra</w:t>
      </w:r>
      <w:r w:rsidR="00460D42" w:rsidRPr="00D60B8C">
        <w:rPr>
          <w:rFonts w:ascii="Times New Roman" w:hAnsi="Times New Roman"/>
          <w:color w:val="000000" w:themeColor="text1"/>
          <w:sz w:val="24"/>
          <w:szCs w:val="24"/>
        </w:rPr>
        <w:t>s</w:t>
      </w:r>
      <w:r w:rsidRPr="00D60B8C">
        <w:rPr>
          <w:rFonts w:ascii="Times New Roman" w:hAnsi="Times New Roman"/>
          <w:color w:val="000000" w:themeColor="text1"/>
          <w:sz w:val="24"/>
          <w:szCs w:val="24"/>
        </w:rPr>
        <w:t>:</w:t>
      </w:r>
    </w:p>
    <w:p w:rsidR="00EB5D23" w:rsidRPr="00D60B8C" w:rsidRDefault="00EB5D23" w:rsidP="00B24984">
      <w:pPr>
        <w:pStyle w:val="PargrafodaLista"/>
        <w:numPr>
          <w:ilvl w:val="0"/>
          <w:numId w:val="14"/>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lastRenderedPageBreak/>
        <w:t>Analisar o tempo médio da fila juntamente com o seu desvio padrão para realizar uma redistribuição dos clientes que estão em uma fila sobrecarregada para uma fila menos sobrecarregada de modo que assim se tenha maior aproveitamento das filas;</w:t>
      </w:r>
    </w:p>
    <w:p w:rsidR="00460D42" w:rsidRPr="00D60B8C" w:rsidRDefault="00EB5D23" w:rsidP="00B24984">
      <w:pPr>
        <w:pStyle w:val="PargrafodaLista"/>
        <w:numPr>
          <w:ilvl w:val="0"/>
          <w:numId w:val="14"/>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R</w:t>
      </w:r>
      <w:r w:rsidR="00460D42" w:rsidRPr="00D60B8C">
        <w:rPr>
          <w:rFonts w:ascii="Times New Roman" w:hAnsi="Times New Roman" w:cs="Times New Roman"/>
          <w:color w:val="000000" w:themeColor="text1"/>
          <w:sz w:val="24"/>
          <w:szCs w:val="24"/>
        </w:rPr>
        <w:t>edefinição de escol</w:t>
      </w:r>
      <w:r w:rsidR="00061EA4" w:rsidRPr="00D60B8C">
        <w:rPr>
          <w:rFonts w:ascii="Times New Roman" w:hAnsi="Times New Roman" w:cs="Times New Roman"/>
          <w:color w:val="000000" w:themeColor="text1"/>
          <w:sz w:val="24"/>
          <w:szCs w:val="24"/>
        </w:rPr>
        <w:t>has de prioridade de acordo com o</w:t>
      </w:r>
      <w:r w:rsidR="00460D42" w:rsidRPr="00D60B8C">
        <w:rPr>
          <w:rFonts w:ascii="Times New Roman" w:hAnsi="Times New Roman" w:cs="Times New Roman"/>
          <w:color w:val="000000" w:themeColor="text1"/>
          <w:sz w:val="24"/>
          <w:szCs w:val="24"/>
        </w:rPr>
        <w:t xml:space="preserve"> tempo de espera na fila – Se o cliente ultrapassou um tempo de espera X na fila a sua prioridade aumenta;</w:t>
      </w:r>
    </w:p>
    <w:p w:rsidR="00460D42" w:rsidRPr="00D60B8C" w:rsidRDefault="00460D42" w:rsidP="00B24984">
      <w:pPr>
        <w:pStyle w:val="PargrafodaLista"/>
        <w:numPr>
          <w:ilvl w:val="0"/>
          <w:numId w:val="14"/>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Tempo de atendimento de cada atendente.</w:t>
      </w:r>
    </w:p>
    <w:p w:rsidR="00460D42" w:rsidRPr="00D60B8C" w:rsidRDefault="00460D42" w:rsidP="00B24984">
      <w:pPr>
        <w:pStyle w:val="PargrafodaLista"/>
        <w:numPr>
          <w:ilvl w:val="0"/>
          <w:numId w:val="14"/>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Definição de exceções dependendo da necessidade – Como, por exemplo, a opção “Perda ou Roubo do Cartão”</w:t>
      </w:r>
      <w:r w:rsidR="00B23C51">
        <w:rPr>
          <w:rFonts w:ascii="Times New Roman" w:hAnsi="Times New Roman" w:cs="Times New Roman"/>
          <w:color w:val="000000" w:themeColor="text1"/>
          <w:sz w:val="24"/>
          <w:szCs w:val="24"/>
        </w:rPr>
        <w:t>, que</w:t>
      </w:r>
      <w:r w:rsidRPr="00D60B8C">
        <w:rPr>
          <w:rFonts w:ascii="Times New Roman" w:hAnsi="Times New Roman" w:cs="Times New Roman"/>
          <w:color w:val="000000" w:themeColor="text1"/>
          <w:sz w:val="24"/>
          <w:szCs w:val="24"/>
        </w:rPr>
        <w:t xml:space="preserve"> em um banco deve ser classificada como uma exceção e deve ser tratada com máxima prioridade.</w:t>
      </w:r>
    </w:p>
    <w:p w:rsidR="00CE1DF0" w:rsidRDefault="00CE1DF0" w:rsidP="00B24984">
      <w:pPr>
        <w:spacing w:line="360" w:lineRule="auto"/>
        <w:ind w:firstLine="360"/>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Dessa forma, mesmo havendo um aumento real de ligações</w:t>
      </w:r>
      <w:r w:rsidR="00B23C51">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não houve grande percepção por parte dos clientes. Segue, abaixo, alguns indicadores:</w:t>
      </w:r>
    </w:p>
    <w:p w:rsidR="00B23C51" w:rsidRPr="00D60B8C" w:rsidRDefault="00B23C51" w:rsidP="00B24984">
      <w:pPr>
        <w:spacing w:line="360" w:lineRule="auto"/>
        <w:ind w:firstLine="360"/>
        <w:jc w:val="both"/>
        <w:rPr>
          <w:rFonts w:ascii="Times New Roman" w:hAnsi="Times New Roman"/>
          <w:color w:val="000000" w:themeColor="text1"/>
          <w:sz w:val="24"/>
          <w:szCs w:val="24"/>
        </w:rPr>
      </w:pPr>
    </w:p>
    <w:tbl>
      <w:tblPr>
        <w:tblStyle w:val="Tabelacomgrade"/>
        <w:tblW w:w="8080" w:type="dxa"/>
        <w:jc w:val="center"/>
        <w:tblInd w:w="392" w:type="dxa"/>
        <w:tblLook w:val="04A0"/>
      </w:tblPr>
      <w:tblGrid>
        <w:gridCol w:w="2943"/>
        <w:gridCol w:w="2977"/>
        <w:gridCol w:w="2160"/>
      </w:tblGrid>
      <w:tr w:rsidR="00CE1DF0" w:rsidRPr="00D60B8C" w:rsidTr="00BC01E5">
        <w:trPr>
          <w:jc w:val="center"/>
        </w:trPr>
        <w:tc>
          <w:tcPr>
            <w:tcW w:w="8080" w:type="dxa"/>
            <w:gridSpan w:val="3"/>
            <w:shd w:val="clear" w:color="auto" w:fill="8DB3E2" w:themeFill="text2" w:themeFillTint="66"/>
            <w:vAlign w:val="center"/>
          </w:tcPr>
          <w:p w:rsidR="00CE1DF0" w:rsidRPr="00D60B8C" w:rsidRDefault="00CE1DF0" w:rsidP="00B24984">
            <w:pPr>
              <w:spacing w:line="360" w:lineRule="auto"/>
              <w:jc w:val="both"/>
              <w:rPr>
                <w:rFonts w:ascii="Times New Roman" w:hAnsi="Times New Roman"/>
                <w:b/>
                <w:color w:val="000000" w:themeColor="text1"/>
                <w:sz w:val="24"/>
                <w:szCs w:val="24"/>
              </w:rPr>
            </w:pPr>
            <w:r w:rsidRPr="00D60B8C">
              <w:rPr>
                <w:rFonts w:ascii="Times New Roman" w:hAnsi="Times New Roman"/>
                <w:b/>
                <w:color w:val="000000" w:themeColor="text1"/>
                <w:sz w:val="24"/>
                <w:szCs w:val="24"/>
              </w:rPr>
              <w:t xml:space="preserve">Média </w:t>
            </w:r>
            <w:r w:rsidR="000B3AE1" w:rsidRPr="00D60B8C">
              <w:rPr>
                <w:rFonts w:ascii="Times New Roman" w:hAnsi="Times New Roman"/>
                <w:b/>
                <w:color w:val="000000" w:themeColor="text1"/>
                <w:sz w:val="24"/>
                <w:szCs w:val="24"/>
              </w:rPr>
              <w:t>n</w:t>
            </w:r>
            <w:r w:rsidRPr="00D60B8C">
              <w:rPr>
                <w:rFonts w:ascii="Times New Roman" w:hAnsi="Times New Roman"/>
                <w:b/>
                <w:color w:val="000000" w:themeColor="text1"/>
                <w:sz w:val="24"/>
                <w:szCs w:val="24"/>
              </w:rPr>
              <w:t>o tempo de espera nas filas</w:t>
            </w:r>
          </w:p>
        </w:tc>
      </w:tr>
      <w:tr w:rsidR="00CE1DF0" w:rsidRPr="00D60B8C" w:rsidTr="00BC01E5">
        <w:trPr>
          <w:jc w:val="center"/>
        </w:trPr>
        <w:tc>
          <w:tcPr>
            <w:tcW w:w="2943" w:type="dxa"/>
            <w:shd w:val="clear" w:color="auto" w:fill="0F243E" w:themeFill="text2" w:themeFillShade="80"/>
            <w:vAlign w:val="center"/>
          </w:tcPr>
          <w:p w:rsidR="00CE1DF0" w:rsidRPr="00D60B8C" w:rsidRDefault="00CE1DF0" w:rsidP="00B24984">
            <w:pPr>
              <w:spacing w:line="360" w:lineRule="auto"/>
              <w:jc w:val="both"/>
              <w:rPr>
                <w:rFonts w:ascii="Times New Roman" w:hAnsi="Times New Roman"/>
                <w:b/>
                <w:color w:val="FFFFFF" w:themeColor="background1"/>
                <w:sz w:val="24"/>
                <w:szCs w:val="24"/>
              </w:rPr>
            </w:pPr>
            <w:r w:rsidRPr="00D60B8C">
              <w:rPr>
                <w:rFonts w:ascii="Times New Roman" w:hAnsi="Times New Roman"/>
                <w:b/>
                <w:color w:val="FFFFFF" w:themeColor="background1"/>
                <w:sz w:val="24"/>
                <w:szCs w:val="24"/>
              </w:rPr>
              <w:t>Antes</w:t>
            </w:r>
          </w:p>
        </w:tc>
        <w:tc>
          <w:tcPr>
            <w:tcW w:w="2977" w:type="dxa"/>
            <w:shd w:val="clear" w:color="auto" w:fill="0F243E" w:themeFill="text2" w:themeFillShade="80"/>
            <w:vAlign w:val="center"/>
          </w:tcPr>
          <w:p w:rsidR="00CE1DF0" w:rsidRPr="00D60B8C" w:rsidRDefault="00CE1DF0" w:rsidP="00B24984">
            <w:pPr>
              <w:spacing w:line="360" w:lineRule="auto"/>
              <w:jc w:val="both"/>
              <w:rPr>
                <w:rFonts w:ascii="Times New Roman" w:hAnsi="Times New Roman"/>
                <w:b/>
                <w:color w:val="FFFFFF" w:themeColor="background1"/>
                <w:sz w:val="24"/>
                <w:szCs w:val="24"/>
              </w:rPr>
            </w:pPr>
            <w:r w:rsidRPr="00D60B8C">
              <w:rPr>
                <w:rFonts w:ascii="Times New Roman" w:hAnsi="Times New Roman"/>
                <w:b/>
                <w:color w:val="FFFFFF" w:themeColor="background1"/>
                <w:sz w:val="24"/>
                <w:szCs w:val="24"/>
              </w:rPr>
              <w:t>Depois</w:t>
            </w:r>
          </w:p>
        </w:tc>
        <w:tc>
          <w:tcPr>
            <w:tcW w:w="2160" w:type="dxa"/>
            <w:shd w:val="clear" w:color="auto" w:fill="0F243E" w:themeFill="text2" w:themeFillShade="80"/>
          </w:tcPr>
          <w:p w:rsidR="00CE1DF0" w:rsidRPr="00D60B8C" w:rsidRDefault="000B3AE1" w:rsidP="00B24984">
            <w:pPr>
              <w:spacing w:line="360" w:lineRule="auto"/>
              <w:jc w:val="both"/>
              <w:rPr>
                <w:rFonts w:ascii="Times New Roman" w:hAnsi="Times New Roman"/>
                <w:b/>
                <w:color w:val="FFFFFF" w:themeColor="background1"/>
                <w:sz w:val="24"/>
                <w:szCs w:val="24"/>
              </w:rPr>
            </w:pPr>
            <w:r w:rsidRPr="00D60B8C">
              <w:rPr>
                <w:rFonts w:ascii="Times New Roman" w:hAnsi="Times New Roman"/>
                <w:b/>
                <w:color w:val="FFFFFF" w:themeColor="background1"/>
                <w:sz w:val="24"/>
                <w:szCs w:val="24"/>
              </w:rPr>
              <w:t>Ganho</w:t>
            </w:r>
          </w:p>
        </w:tc>
      </w:tr>
      <w:tr w:rsidR="00CE1DF0" w:rsidRPr="00D60B8C" w:rsidTr="00BC01E5">
        <w:trPr>
          <w:jc w:val="center"/>
        </w:trPr>
        <w:tc>
          <w:tcPr>
            <w:tcW w:w="2943" w:type="dxa"/>
            <w:vAlign w:val="center"/>
          </w:tcPr>
          <w:p w:rsidR="00CE1DF0" w:rsidRPr="00D60B8C" w:rsidRDefault="00CE1DF0"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2 minutos e 26 segundos</w:t>
            </w:r>
          </w:p>
        </w:tc>
        <w:tc>
          <w:tcPr>
            <w:tcW w:w="2977" w:type="dxa"/>
            <w:vAlign w:val="center"/>
          </w:tcPr>
          <w:p w:rsidR="00CE1DF0" w:rsidRPr="00D60B8C" w:rsidRDefault="00CE1DF0"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47 segundos</w:t>
            </w:r>
          </w:p>
        </w:tc>
        <w:tc>
          <w:tcPr>
            <w:tcW w:w="2160" w:type="dxa"/>
          </w:tcPr>
          <w:p w:rsidR="00CE1DF0" w:rsidRPr="00D60B8C" w:rsidRDefault="000B3AE1" w:rsidP="00B24984">
            <w:pPr>
              <w:keepNext/>
              <w:spacing w:line="360" w:lineRule="auto"/>
              <w:jc w:val="both"/>
              <w:rPr>
                <w:rFonts w:ascii="Times New Roman" w:hAnsi="Times New Roman"/>
                <w:color w:val="00B050"/>
                <w:sz w:val="24"/>
                <w:szCs w:val="24"/>
              </w:rPr>
            </w:pPr>
            <w:r w:rsidRPr="00D60B8C">
              <w:rPr>
                <w:rFonts w:ascii="Times New Roman" w:hAnsi="Times New Roman"/>
                <w:color w:val="000000" w:themeColor="text1"/>
                <w:sz w:val="24"/>
                <w:szCs w:val="24"/>
              </w:rPr>
              <w:t>~ 67%</w:t>
            </w:r>
            <w:r w:rsidRPr="00D60B8C">
              <w:rPr>
                <w:rFonts w:ascii="Times New Roman" w:hAnsi="Times New Roman"/>
                <w:b/>
                <w:color w:val="00B050"/>
                <w:sz w:val="24"/>
                <w:szCs w:val="24"/>
              </w:rPr>
              <w:t>↑</w:t>
            </w:r>
          </w:p>
        </w:tc>
      </w:tr>
    </w:tbl>
    <w:p w:rsidR="00CE1DF0" w:rsidRDefault="00AF141A" w:rsidP="00B24984">
      <w:pPr>
        <w:pStyle w:val="Legenda"/>
        <w:spacing w:line="360" w:lineRule="auto"/>
        <w:jc w:val="center"/>
        <w:rPr>
          <w:rFonts w:ascii="Times New Roman" w:hAnsi="Times New Roman"/>
          <w:sz w:val="24"/>
          <w:szCs w:val="24"/>
        </w:rPr>
      </w:pPr>
      <w:bookmarkStart w:id="21" w:name="_Toc275709652"/>
      <w:bookmarkStart w:id="22" w:name="_Toc277710708"/>
      <w:r w:rsidRPr="00D60B8C">
        <w:rPr>
          <w:rFonts w:ascii="Times New Roman" w:hAnsi="Times New Roman"/>
          <w:sz w:val="24"/>
          <w:szCs w:val="24"/>
        </w:rPr>
        <w:t xml:space="preserve">Tabela </w:t>
      </w:r>
      <w:r w:rsidR="00E57B07"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Tabela \* ARABIC </w:instrText>
      </w:r>
      <w:r w:rsidR="00E57B07" w:rsidRPr="00D60B8C">
        <w:rPr>
          <w:rFonts w:ascii="Times New Roman" w:hAnsi="Times New Roman"/>
          <w:sz w:val="24"/>
          <w:szCs w:val="24"/>
        </w:rPr>
        <w:fldChar w:fldCharType="separate"/>
      </w:r>
      <w:r w:rsidR="00550B42">
        <w:rPr>
          <w:rFonts w:ascii="Times New Roman" w:hAnsi="Times New Roman"/>
          <w:noProof/>
          <w:sz w:val="24"/>
          <w:szCs w:val="24"/>
        </w:rPr>
        <w:t>1</w:t>
      </w:r>
      <w:r w:rsidR="00E57B07" w:rsidRPr="00D60B8C">
        <w:rPr>
          <w:rFonts w:ascii="Times New Roman" w:hAnsi="Times New Roman"/>
          <w:sz w:val="24"/>
          <w:szCs w:val="24"/>
        </w:rPr>
        <w:fldChar w:fldCharType="end"/>
      </w:r>
      <w:r w:rsidRPr="00D60B8C">
        <w:rPr>
          <w:rFonts w:ascii="Times New Roman" w:hAnsi="Times New Roman"/>
          <w:sz w:val="24"/>
          <w:szCs w:val="24"/>
        </w:rPr>
        <w:t>: Média no tempo de espera nas filas</w:t>
      </w:r>
      <w:bookmarkEnd w:id="21"/>
      <w:bookmarkEnd w:id="22"/>
    </w:p>
    <w:p w:rsidR="00B23C51" w:rsidRPr="00B23C51" w:rsidRDefault="00B23C51" w:rsidP="00B24984">
      <w:pPr>
        <w:spacing w:line="360" w:lineRule="auto"/>
      </w:pPr>
    </w:p>
    <w:tbl>
      <w:tblPr>
        <w:tblStyle w:val="Tabelacomgrade"/>
        <w:tblW w:w="8080" w:type="dxa"/>
        <w:jc w:val="center"/>
        <w:tblInd w:w="392" w:type="dxa"/>
        <w:tblLook w:val="04A0"/>
      </w:tblPr>
      <w:tblGrid>
        <w:gridCol w:w="2943"/>
        <w:gridCol w:w="2977"/>
        <w:gridCol w:w="2160"/>
      </w:tblGrid>
      <w:tr w:rsidR="000B3AE1" w:rsidRPr="00D60B8C" w:rsidTr="00BC01E5">
        <w:trPr>
          <w:jc w:val="center"/>
        </w:trPr>
        <w:tc>
          <w:tcPr>
            <w:tcW w:w="8080" w:type="dxa"/>
            <w:gridSpan w:val="3"/>
            <w:shd w:val="clear" w:color="auto" w:fill="8DB3E2" w:themeFill="text2" w:themeFillTint="66"/>
          </w:tcPr>
          <w:p w:rsidR="000B3AE1" w:rsidRPr="00D60B8C" w:rsidRDefault="000B3AE1" w:rsidP="00B24984">
            <w:pPr>
              <w:spacing w:line="360" w:lineRule="auto"/>
              <w:jc w:val="both"/>
              <w:rPr>
                <w:rFonts w:ascii="Times New Roman" w:hAnsi="Times New Roman"/>
                <w:b/>
                <w:color w:val="000000" w:themeColor="text1"/>
                <w:sz w:val="24"/>
                <w:szCs w:val="24"/>
              </w:rPr>
            </w:pPr>
            <w:r w:rsidRPr="00D60B8C">
              <w:rPr>
                <w:rFonts w:ascii="Times New Roman" w:hAnsi="Times New Roman"/>
                <w:b/>
                <w:color w:val="000000" w:themeColor="text1"/>
                <w:sz w:val="24"/>
                <w:szCs w:val="24"/>
              </w:rPr>
              <w:t>Média no tempo de atendimento</w:t>
            </w:r>
          </w:p>
        </w:tc>
      </w:tr>
      <w:tr w:rsidR="000C4871" w:rsidRPr="00D60B8C" w:rsidTr="00BC01E5">
        <w:trPr>
          <w:jc w:val="center"/>
        </w:trPr>
        <w:tc>
          <w:tcPr>
            <w:tcW w:w="2943" w:type="dxa"/>
            <w:shd w:val="clear" w:color="auto" w:fill="0F243E" w:themeFill="text2" w:themeFillShade="80"/>
          </w:tcPr>
          <w:p w:rsidR="000B3AE1" w:rsidRPr="00D60B8C" w:rsidRDefault="000B3AE1" w:rsidP="00B24984">
            <w:pPr>
              <w:spacing w:line="360" w:lineRule="auto"/>
              <w:jc w:val="both"/>
              <w:rPr>
                <w:rFonts w:ascii="Times New Roman" w:hAnsi="Times New Roman"/>
                <w:b/>
                <w:color w:val="FFFFFF" w:themeColor="background1"/>
                <w:sz w:val="24"/>
                <w:szCs w:val="24"/>
              </w:rPr>
            </w:pPr>
            <w:r w:rsidRPr="00D60B8C">
              <w:rPr>
                <w:rFonts w:ascii="Times New Roman" w:hAnsi="Times New Roman"/>
                <w:b/>
                <w:color w:val="FFFFFF" w:themeColor="background1"/>
                <w:sz w:val="24"/>
                <w:szCs w:val="24"/>
              </w:rPr>
              <w:t>Antes</w:t>
            </w:r>
          </w:p>
        </w:tc>
        <w:tc>
          <w:tcPr>
            <w:tcW w:w="2977" w:type="dxa"/>
            <w:shd w:val="clear" w:color="auto" w:fill="0F243E" w:themeFill="text2" w:themeFillShade="80"/>
          </w:tcPr>
          <w:p w:rsidR="000B3AE1" w:rsidRPr="00D60B8C" w:rsidRDefault="000B3AE1" w:rsidP="00B24984">
            <w:pPr>
              <w:spacing w:line="360" w:lineRule="auto"/>
              <w:jc w:val="both"/>
              <w:rPr>
                <w:rFonts w:ascii="Times New Roman" w:hAnsi="Times New Roman"/>
                <w:b/>
                <w:color w:val="FFFFFF" w:themeColor="background1"/>
                <w:sz w:val="24"/>
                <w:szCs w:val="24"/>
              </w:rPr>
            </w:pPr>
            <w:r w:rsidRPr="00D60B8C">
              <w:rPr>
                <w:rFonts w:ascii="Times New Roman" w:hAnsi="Times New Roman"/>
                <w:b/>
                <w:color w:val="FFFFFF" w:themeColor="background1"/>
                <w:sz w:val="24"/>
                <w:szCs w:val="24"/>
              </w:rPr>
              <w:t>Depois</w:t>
            </w:r>
          </w:p>
        </w:tc>
        <w:tc>
          <w:tcPr>
            <w:tcW w:w="2160" w:type="dxa"/>
            <w:shd w:val="clear" w:color="auto" w:fill="0F243E" w:themeFill="text2" w:themeFillShade="80"/>
          </w:tcPr>
          <w:p w:rsidR="000B3AE1" w:rsidRPr="00D60B8C" w:rsidRDefault="000B3AE1" w:rsidP="00B24984">
            <w:pPr>
              <w:spacing w:line="360" w:lineRule="auto"/>
              <w:jc w:val="both"/>
              <w:rPr>
                <w:rFonts w:ascii="Times New Roman" w:hAnsi="Times New Roman"/>
                <w:b/>
                <w:color w:val="FFFFFF" w:themeColor="background1"/>
                <w:sz w:val="24"/>
                <w:szCs w:val="24"/>
              </w:rPr>
            </w:pPr>
            <w:r w:rsidRPr="00D60B8C">
              <w:rPr>
                <w:rFonts w:ascii="Times New Roman" w:hAnsi="Times New Roman"/>
                <w:b/>
                <w:color w:val="FFFFFF" w:themeColor="background1"/>
                <w:sz w:val="24"/>
                <w:szCs w:val="24"/>
              </w:rPr>
              <w:t>Ganho</w:t>
            </w:r>
          </w:p>
        </w:tc>
      </w:tr>
      <w:tr w:rsidR="000B3AE1" w:rsidRPr="00D60B8C" w:rsidTr="00BC01E5">
        <w:trPr>
          <w:jc w:val="center"/>
        </w:trPr>
        <w:tc>
          <w:tcPr>
            <w:tcW w:w="2943" w:type="dxa"/>
          </w:tcPr>
          <w:p w:rsidR="000B3AE1" w:rsidRPr="00D60B8C" w:rsidRDefault="000B3AE1"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3 minutos e 18 segundos</w:t>
            </w:r>
          </w:p>
        </w:tc>
        <w:tc>
          <w:tcPr>
            <w:tcW w:w="2977" w:type="dxa"/>
          </w:tcPr>
          <w:p w:rsidR="000B3AE1" w:rsidRPr="00D60B8C" w:rsidRDefault="000B3AE1"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2 minutos e 42 segundos</w:t>
            </w:r>
          </w:p>
        </w:tc>
        <w:tc>
          <w:tcPr>
            <w:tcW w:w="2160" w:type="dxa"/>
          </w:tcPr>
          <w:p w:rsidR="000B3AE1" w:rsidRPr="00D60B8C" w:rsidRDefault="000B3AE1" w:rsidP="00B24984">
            <w:pPr>
              <w:keepNext/>
              <w:spacing w:line="360" w:lineRule="auto"/>
              <w:jc w:val="both"/>
              <w:rPr>
                <w:rFonts w:ascii="Times New Roman" w:hAnsi="Times New Roman"/>
                <w:color w:val="00B050"/>
                <w:sz w:val="24"/>
                <w:szCs w:val="24"/>
              </w:rPr>
            </w:pPr>
            <w:r w:rsidRPr="00D60B8C">
              <w:rPr>
                <w:rFonts w:ascii="Times New Roman" w:hAnsi="Times New Roman"/>
                <w:color w:val="000000" w:themeColor="text1"/>
                <w:sz w:val="24"/>
                <w:szCs w:val="24"/>
              </w:rPr>
              <w:t>~ 18%</w:t>
            </w:r>
            <w:r w:rsidRPr="00D60B8C">
              <w:rPr>
                <w:rFonts w:ascii="Times New Roman" w:hAnsi="Times New Roman"/>
                <w:b/>
                <w:color w:val="00B050"/>
                <w:sz w:val="24"/>
                <w:szCs w:val="24"/>
              </w:rPr>
              <w:t>↑</w:t>
            </w:r>
          </w:p>
        </w:tc>
      </w:tr>
    </w:tbl>
    <w:p w:rsidR="00AF141A" w:rsidRDefault="00AF141A" w:rsidP="00B24984">
      <w:pPr>
        <w:pStyle w:val="Legenda"/>
        <w:spacing w:line="360" w:lineRule="auto"/>
        <w:jc w:val="center"/>
        <w:rPr>
          <w:rFonts w:ascii="Times New Roman" w:hAnsi="Times New Roman"/>
          <w:sz w:val="24"/>
          <w:szCs w:val="24"/>
        </w:rPr>
      </w:pPr>
      <w:bookmarkStart w:id="23" w:name="_Toc277710709"/>
      <w:r w:rsidRPr="00D60B8C">
        <w:rPr>
          <w:rFonts w:ascii="Times New Roman" w:hAnsi="Times New Roman"/>
          <w:sz w:val="24"/>
          <w:szCs w:val="24"/>
        </w:rPr>
        <w:t xml:space="preserve">Tabela </w:t>
      </w:r>
      <w:r w:rsidR="00E57B07"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Tabela \* ARABIC </w:instrText>
      </w:r>
      <w:r w:rsidR="00E57B07" w:rsidRPr="00D60B8C">
        <w:rPr>
          <w:rFonts w:ascii="Times New Roman" w:hAnsi="Times New Roman"/>
          <w:sz w:val="24"/>
          <w:szCs w:val="24"/>
        </w:rPr>
        <w:fldChar w:fldCharType="separate"/>
      </w:r>
      <w:r w:rsidR="00550B42">
        <w:rPr>
          <w:rFonts w:ascii="Times New Roman" w:hAnsi="Times New Roman"/>
          <w:noProof/>
          <w:sz w:val="24"/>
          <w:szCs w:val="24"/>
        </w:rPr>
        <w:t>2</w:t>
      </w:r>
      <w:r w:rsidR="00E57B07" w:rsidRPr="00D60B8C">
        <w:rPr>
          <w:rFonts w:ascii="Times New Roman" w:hAnsi="Times New Roman"/>
          <w:sz w:val="24"/>
          <w:szCs w:val="24"/>
        </w:rPr>
        <w:fldChar w:fldCharType="end"/>
      </w:r>
      <w:r w:rsidRPr="00D60B8C">
        <w:rPr>
          <w:rFonts w:ascii="Times New Roman" w:hAnsi="Times New Roman"/>
          <w:sz w:val="24"/>
          <w:szCs w:val="24"/>
        </w:rPr>
        <w:t>: Média no tempo de atendimento</w:t>
      </w:r>
      <w:bookmarkEnd w:id="23"/>
    </w:p>
    <w:p w:rsidR="00B23C51" w:rsidRPr="00B23C51" w:rsidRDefault="00B23C51" w:rsidP="00B24984">
      <w:pPr>
        <w:spacing w:line="360" w:lineRule="auto"/>
      </w:pPr>
    </w:p>
    <w:p w:rsidR="00795F18" w:rsidRPr="00D60B8C" w:rsidRDefault="000C4871"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Conclui-se que um sistema baseado em otimização </w:t>
      </w:r>
      <w:r w:rsidR="00B23C51">
        <w:rPr>
          <w:rFonts w:ascii="Times New Roman" w:hAnsi="Times New Roman"/>
          <w:color w:val="000000" w:themeColor="text1"/>
          <w:sz w:val="24"/>
          <w:szCs w:val="24"/>
        </w:rPr>
        <w:t>de</w:t>
      </w:r>
      <w:r w:rsidRPr="00D60B8C">
        <w:rPr>
          <w:rFonts w:ascii="Times New Roman" w:hAnsi="Times New Roman"/>
          <w:color w:val="000000" w:themeColor="text1"/>
          <w:sz w:val="24"/>
          <w:szCs w:val="24"/>
        </w:rPr>
        <w:t xml:space="preserve"> filas que levam em consideração fatores importantes como a definição e redefinição automática de prioridades por clientes de acordo com o atual, a redistribuição de fila utilizando estatística e a constante definição de grupos</w:t>
      </w:r>
      <w:r w:rsidR="00061EA4" w:rsidRPr="00D60B8C">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consegue de fato gerar um ganho significativo à corporação. </w:t>
      </w:r>
      <w:r w:rsidR="00795F18" w:rsidRPr="00D60B8C">
        <w:rPr>
          <w:rFonts w:ascii="Times New Roman" w:hAnsi="Times New Roman"/>
          <w:color w:val="000000" w:themeColor="text1"/>
          <w:sz w:val="24"/>
          <w:szCs w:val="24"/>
        </w:rPr>
        <w:t>[7]</w:t>
      </w:r>
    </w:p>
    <w:p w:rsidR="004A38CC" w:rsidRDefault="00723A9C" w:rsidP="00B24984">
      <w:pPr>
        <w:spacing w:line="360" w:lineRule="auto"/>
        <w:ind w:firstLine="576"/>
        <w:jc w:val="both"/>
        <w:rPr>
          <w:rFonts w:ascii="Times New Roman" w:hAnsi="Times New Roman"/>
          <w:color w:val="000000" w:themeColor="text1"/>
          <w:sz w:val="24"/>
          <w:szCs w:val="24"/>
        </w:rPr>
      </w:pPr>
      <w:r>
        <w:rPr>
          <w:rFonts w:ascii="Times New Roman" w:hAnsi="Times New Roman"/>
          <w:color w:val="000000" w:themeColor="text1"/>
          <w:sz w:val="24"/>
          <w:szCs w:val="24"/>
        </w:rPr>
        <w:t>Esse artigo nos mostrou que os benefícios causados por uma boa administração de fila po</w:t>
      </w:r>
      <w:r w:rsidR="00B23C51">
        <w:rPr>
          <w:rFonts w:ascii="Times New Roman" w:hAnsi="Times New Roman"/>
          <w:color w:val="000000" w:themeColor="text1"/>
          <w:sz w:val="24"/>
          <w:szCs w:val="24"/>
        </w:rPr>
        <w:t>dem ser tangíveis e mensuráveis e podem</w:t>
      </w:r>
      <w:r>
        <w:rPr>
          <w:rFonts w:ascii="Times New Roman" w:hAnsi="Times New Roman"/>
          <w:color w:val="000000" w:themeColor="text1"/>
          <w:sz w:val="24"/>
          <w:szCs w:val="24"/>
        </w:rPr>
        <w:t xml:space="preserve"> interferir até na lucratividade de uma empresa.</w:t>
      </w:r>
    </w:p>
    <w:p w:rsidR="00723A9C" w:rsidRPr="00D60B8C" w:rsidRDefault="00723A9C" w:rsidP="00B24984">
      <w:pPr>
        <w:spacing w:line="360" w:lineRule="auto"/>
        <w:jc w:val="both"/>
        <w:rPr>
          <w:rFonts w:ascii="Times New Roman" w:hAnsi="Times New Roman"/>
          <w:color w:val="000000" w:themeColor="text1"/>
          <w:sz w:val="24"/>
          <w:szCs w:val="24"/>
        </w:rPr>
      </w:pPr>
    </w:p>
    <w:p w:rsidR="00795F18" w:rsidRPr="00D60B8C" w:rsidRDefault="00A90A46" w:rsidP="00B24984">
      <w:pPr>
        <w:pStyle w:val="PargrafodaLista"/>
        <w:numPr>
          <w:ilvl w:val="1"/>
          <w:numId w:val="1"/>
        </w:numPr>
        <w:spacing w:line="360" w:lineRule="auto"/>
        <w:jc w:val="both"/>
        <w:outlineLvl w:val="1"/>
        <w:rPr>
          <w:rFonts w:ascii="Times New Roman" w:hAnsi="Times New Roman" w:cs="Times New Roman"/>
          <w:color w:val="000000" w:themeColor="text1"/>
          <w:sz w:val="24"/>
          <w:szCs w:val="24"/>
        </w:rPr>
      </w:pPr>
      <w:bookmarkStart w:id="24" w:name="_Toc277712141"/>
      <w:r w:rsidRPr="00D60B8C">
        <w:rPr>
          <w:rFonts w:ascii="Times New Roman" w:hAnsi="Times New Roman" w:cs="Times New Roman"/>
          <w:color w:val="000000" w:themeColor="text1"/>
          <w:sz w:val="24"/>
          <w:szCs w:val="24"/>
        </w:rPr>
        <w:lastRenderedPageBreak/>
        <w:t>USO DO COMÉRCIO ELETRÔNICO COMO PRESTAÇÃO DE SERVIÇOS: ENVIO DE MENSAGENS SMS VIA TELEFONE CELULAR PARA INFORMAÇÕES INSTANTÂNEAS NO AGRONEGÓCIO.</w:t>
      </w:r>
      <w:bookmarkEnd w:id="24"/>
    </w:p>
    <w:p w:rsidR="00A90A46" w:rsidRPr="00D60B8C" w:rsidRDefault="00A90A46" w:rsidP="00B24984">
      <w:pPr>
        <w:spacing w:line="360" w:lineRule="auto"/>
        <w:jc w:val="both"/>
        <w:rPr>
          <w:rFonts w:ascii="Times New Roman" w:hAnsi="Times New Roman"/>
          <w:color w:val="000000" w:themeColor="text1"/>
          <w:sz w:val="24"/>
          <w:szCs w:val="24"/>
        </w:rPr>
      </w:pPr>
    </w:p>
    <w:p w:rsidR="004E7504" w:rsidRPr="00D60B8C" w:rsidRDefault="005564AC" w:rsidP="00B24984">
      <w:pPr>
        <w:spacing w:line="360" w:lineRule="auto"/>
        <w:ind w:firstLine="576"/>
        <w:jc w:val="both"/>
        <w:rPr>
          <w:rFonts w:ascii="Times New Roman" w:hAnsi="Times New Roman"/>
          <w:color w:val="000000" w:themeColor="text1"/>
          <w:sz w:val="24"/>
          <w:szCs w:val="24"/>
        </w:rPr>
      </w:pPr>
      <w:r>
        <w:rPr>
          <w:rFonts w:ascii="Times New Roman" w:hAnsi="Times New Roman"/>
          <w:color w:val="000000" w:themeColor="text1"/>
          <w:sz w:val="24"/>
          <w:szCs w:val="24"/>
        </w:rPr>
        <w:t>Tendo em vista a</w:t>
      </w:r>
      <w:r w:rsidRPr="00D60B8C">
        <w:rPr>
          <w:rFonts w:ascii="Times New Roman" w:hAnsi="Times New Roman"/>
          <w:color w:val="000000" w:themeColor="text1"/>
          <w:sz w:val="24"/>
          <w:szCs w:val="24"/>
        </w:rPr>
        <w:t xml:space="preserve"> grande conco</w:t>
      </w:r>
      <w:r>
        <w:rPr>
          <w:rFonts w:ascii="Times New Roman" w:hAnsi="Times New Roman"/>
          <w:color w:val="000000" w:themeColor="text1"/>
          <w:sz w:val="24"/>
          <w:szCs w:val="24"/>
        </w:rPr>
        <w:t>rrência de mercado existente e a</w:t>
      </w:r>
      <w:r w:rsidRPr="00D60B8C">
        <w:rPr>
          <w:rFonts w:ascii="Times New Roman" w:hAnsi="Times New Roman"/>
          <w:color w:val="000000" w:themeColor="text1"/>
          <w:sz w:val="24"/>
          <w:szCs w:val="24"/>
        </w:rPr>
        <w:t xml:space="preserve"> globalização, </w:t>
      </w:r>
      <w:r>
        <w:rPr>
          <w:rFonts w:ascii="Times New Roman" w:hAnsi="Times New Roman"/>
          <w:color w:val="000000" w:themeColor="text1"/>
          <w:sz w:val="24"/>
          <w:szCs w:val="24"/>
        </w:rPr>
        <w:t>e</w:t>
      </w:r>
      <w:r w:rsidR="00E02211" w:rsidRPr="00D60B8C">
        <w:rPr>
          <w:rFonts w:ascii="Times New Roman" w:hAnsi="Times New Roman"/>
          <w:color w:val="000000" w:themeColor="text1"/>
          <w:sz w:val="24"/>
          <w:szCs w:val="24"/>
        </w:rPr>
        <w:t xml:space="preserve">sse artigo </w:t>
      </w:r>
      <w:r>
        <w:rPr>
          <w:rFonts w:ascii="Times New Roman" w:hAnsi="Times New Roman"/>
          <w:color w:val="000000" w:themeColor="text1"/>
          <w:sz w:val="24"/>
          <w:szCs w:val="24"/>
        </w:rPr>
        <w:t>serviu para apresentar</w:t>
      </w:r>
      <w:r w:rsidR="00E02211" w:rsidRPr="00D60B8C">
        <w:rPr>
          <w:rFonts w:ascii="Times New Roman" w:hAnsi="Times New Roman"/>
          <w:color w:val="000000" w:themeColor="text1"/>
          <w:sz w:val="24"/>
          <w:szCs w:val="24"/>
        </w:rPr>
        <w:t xml:space="preserve"> a importância</w:t>
      </w:r>
      <w:r w:rsidRPr="005564AC">
        <w:rPr>
          <w:rFonts w:ascii="Times New Roman" w:hAnsi="Times New Roman"/>
          <w:color w:val="000000" w:themeColor="text1"/>
          <w:sz w:val="24"/>
          <w:szCs w:val="24"/>
        </w:rPr>
        <w:t xml:space="preserve"> </w:t>
      </w:r>
      <w:r w:rsidRPr="00D60B8C">
        <w:rPr>
          <w:rFonts w:ascii="Times New Roman" w:hAnsi="Times New Roman"/>
          <w:color w:val="000000" w:themeColor="text1"/>
          <w:sz w:val="24"/>
          <w:szCs w:val="24"/>
        </w:rPr>
        <w:t>de se utilizar tecnologias de ponta nos negócios</w:t>
      </w:r>
      <w:r>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visando uma melhor e mais rápida comunicação entre cliente e empresa.</w:t>
      </w:r>
    </w:p>
    <w:p w:rsidR="004E7504" w:rsidRPr="00D60B8C" w:rsidRDefault="00E02211"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A tecnologia empregada </w:t>
      </w:r>
      <w:r w:rsidR="005564AC">
        <w:rPr>
          <w:rFonts w:ascii="Times New Roman" w:hAnsi="Times New Roman"/>
          <w:color w:val="000000" w:themeColor="text1"/>
          <w:sz w:val="24"/>
          <w:szCs w:val="24"/>
        </w:rPr>
        <w:t xml:space="preserve">no trabalho descrito </w:t>
      </w:r>
      <w:r w:rsidRPr="00D60B8C">
        <w:rPr>
          <w:rFonts w:ascii="Times New Roman" w:hAnsi="Times New Roman"/>
          <w:color w:val="000000" w:themeColor="text1"/>
          <w:sz w:val="24"/>
          <w:szCs w:val="24"/>
        </w:rPr>
        <w:t>foi o envio de mensagens SMS na área do Agronegócio para cotação</w:t>
      </w:r>
      <w:r w:rsidR="00061EA4" w:rsidRPr="00D60B8C">
        <w:rPr>
          <w:rFonts w:ascii="Times New Roman" w:hAnsi="Times New Roman"/>
          <w:color w:val="000000" w:themeColor="text1"/>
          <w:sz w:val="24"/>
          <w:szCs w:val="24"/>
        </w:rPr>
        <w:t xml:space="preserve"> de</w:t>
      </w:r>
      <w:r w:rsidRPr="00D60B8C">
        <w:rPr>
          <w:rFonts w:ascii="Times New Roman" w:hAnsi="Times New Roman"/>
          <w:color w:val="000000" w:themeColor="text1"/>
          <w:sz w:val="24"/>
          <w:szCs w:val="24"/>
        </w:rPr>
        <w:t xml:space="preserve"> melhores preços e/ou variações nos preços dos produtos agrícolas</w:t>
      </w:r>
      <w:r w:rsidR="004E7504" w:rsidRPr="00D60B8C">
        <w:rPr>
          <w:rFonts w:ascii="Times New Roman" w:hAnsi="Times New Roman"/>
          <w:color w:val="000000" w:themeColor="text1"/>
          <w:sz w:val="24"/>
          <w:szCs w:val="24"/>
        </w:rPr>
        <w:t xml:space="preserve"> em tempo real (Real-Time).</w:t>
      </w:r>
    </w:p>
    <w:p w:rsidR="003A4A86" w:rsidRPr="00D60B8C" w:rsidRDefault="004E7504"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Segundo seus autores</w:t>
      </w:r>
      <w:r w:rsidR="005564AC">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informações de qualidade nas mãos de bons administradores </w:t>
      </w:r>
      <w:r w:rsidR="003A4A86" w:rsidRPr="00D60B8C">
        <w:rPr>
          <w:rFonts w:ascii="Times New Roman" w:hAnsi="Times New Roman"/>
          <w:color w:val="000000" w:themeColor="text1"/>
          <w:sz w:val="24"/>
          <w:szCs w:val="24"/>
        </w:rPr>
        <w:t>é um</w:t>
      </w:r>
      <w:r w:rsidRPr="00D60B8C">
        <w:rPr>
          <w:rFonts w:ascii="Times New Roman" w:hAnsi="Times New Roman"/>
          <w:color w:val="000000" w:themeColor="text1"/>
          <w:sz w:val="24"/>
          <w:szCs w:val="24"/>
        </w:rPr>
        <w:t xml:space="preserve"> fator crucial </w:t>
      </w:r>
      <w:r w:rsidR="003A4A86" w:rsidRPr="00D60B8C">
        <w:rPr>
          <w:rFonts w:ascii="Times New Roman" w:hAnsi="Times New Roman"/>
          <w:color w:val="000000" w:themeColor="text1"/>
          <w:sz w:val="24"/>
          <w:szCs w:val="24"/>
        </w:rPr>
        <w:t xml:space="preserve">e determinante </w:t>
      </w:r>
      <w:r w:rsidRPr="00D60B8C">
        <w:rPr>
          <w:rFonts w:ascii="Times New Roman" w:hAnsi="Times New Roman"/>
          <w:color w:val="000000" w:themeColor="text1"/>
          <w:sz w:val="24"/>
          <w:szCs w:val="24"/>
        </w:rPr>
        <w:t xml:space="preserve">para o </w:t>
      </w:r>
      <w:r w:rsidR="003A4A86" w:rsidRPr="00D60B8C">
        <w:rPr>
          <w:rFonts w:ascii="Times New Roman" w:hAnsi="Times New Roman"/>
          <w:color w:val="000000" w:themeColor="text1"/>
          <w:sz w:val="24"/>
          <w:szCs w:val="24"/>
        </w:rPr>
        <w:t xml:space="preserve">bom </w:t>
      </w:r>
      <w:r w:rsidRPr="00D60B8C">
        <w:rPr>
          <w:rFonts w:ascii="Times New Roman" w:hAnsi="Times New Roman"/>
          <w:color w:val="000000" w:themeColor="text1"/>
          <w:sz w:val="24"/>
          <w:szCs w:val="24"/>
        </w:rPr>
        <w:t xml:space="preserve">desenvolvimento das </w:t>
      </w:r>
      <w:r w:rsidR="003A4A86" w:rsidRPr="00D60B8C">
        <w:rPr>
          <w:rFonts w:ascii="Times New Roman" w:hAnsi="Times New Roman"/>
          <w:color w:val="000000" w:themeColor="text1"/>
          <w:sz w:val="24"/>
          <w:szCs w:val="24"/>
        </w:rPr>
        <w:t>suas empresas. A informação concreta é como um grande poder na mão de quem a possui, pois a mesma permite a empresa multiplicar os resultados esperados.</w:t>
      </w:r>
    </w:p>
    <w:p w:rsidR="003A4A86" w:rsidRPr="00D60B8C" w:rsidRDefault="003A4A86"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Destaca-se também a crescente evolução do Brasil como uma grande e crescente potência na produção e comercialização de grãos e atribui essa retórica ao avanço </w:t>
      </w:r>
      <w:r w:rsidR="005564AC">
        <w:rPr>
          <w:rFonts w:ascii="Times New Roman" w:hAnsi="Times New Roman"/>
          <w:color w:val="000000" w:themeColor="text1"/>
          <w:sz w:val="24"/>
          <w:szCs w:val="24"/>
        </w:rPr>
        <w:t>da</w:t>
      </w:r>
      <w:r w:rsidRPr="00D60B8C">
        <w:rPr>
          <w:rFonts w:ascii="Times New Roman" w:hAnsi="Times New Roman"/>
          <w:color w:val="000000" w:themeColor="text1"/>
          <w:sz w:val="24"/>
          <w:szCs w:val="24"/>
        </w:rPr>
        <w:t xml:space="preserve"> tecnologia de produção desenvolvida aqui no Brasil.</w:t>
      </w:r>
    </w:p>
    <w:p w:rsidR="005D24E2" w:rsidRPr="00D60B8C" w:rsidRDefault="003A4A86"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Com esse embasamento</w:t>
      </w:r>
      <w:r w:rsidR="005564AC">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foi desenvolvido um sistema de envio de mensagens simultâneas via SMS para telefones celulares </w:t>
      </w:r>
      <w:r w:rsidR="005D0284" w:rsidRPr="00D60B8C">
        <w:rPr>
          <w:rFonts w:ascii="Times New Roman" w:hAnsi="Times New Roman"/>
          <w:color w:val="000000" w:themeColor="text1"/>
          <w:sz w:val="24"/>
          <w:szCs w:val="24"/>
        </w:rPr>
        <w:t xml:space="preserve">contendo informações reais de mercado à medida que </w:t>
      </w:r>
      <w:r w:rsidR="005564AC">
        <w:rPr>
          <w:rFonts w:ascii="Times New Roman" w:hAnsi="Times New Roman"/>
          <w:color w:val="000000" w:themeColor="text1"/>
          <w:sz w:val="24"/>
          <w:szCs w:val="24"/>
        </w:rPr>
        <w:t>as mesmas</w:t>
      </w:r>
      <w:r w:rsidR="005D0284" w:rsidRPr="00D60B8C">
        <w:rPr>
          <w:rFonts w:ascii="Times New Roman" w:hAnsi="Times New Roman"/>
          <w:color w:val="000000" w:themeColor="text1"/>
          <w:sz w:val="24"/>
          <w:szCs w:val="24"/>
        </w:rPr>
        <w:t xml:space="preserve"> aconteciam. Essas informações eram de variações em preços de fornecedores, mão de obra, resultados da empresa no semestre, última venda efetivada da minha empresa e do c</w:t>
      </w:r>
      <w:r w:rsidR="005564AC">
        <w:rPr>
          <w:rFonts w:ascii="Times New Roman" w:hAnsi="Times New Roman"/>
          <w:color w:val="000000" w:themeColor="text1"/>
          <w:sz w:val="24"/>
          <w:szCs w:val="24"/>
        </w:rPr>
        <w:t xml:space="preserve">oncorrente, possíveis negócios </w:t>
      </w:r>
      <w:r w:rsidR="005D0284" w:rsidRPr="00D60B8C">
        <w:rPr>
          <w:rFonts w:ascii="Times New Roman" w:hAnsi="Times New Roman"/>
          <w:color w:val="000000" w:themeColor="text1"/>
          <w:sz w:val="24"/>
          <w:szCs w:val="24"/>
        </w:rPr>
        <w:t>futuros e/ou parcerias, etc. Esse sistema entrou em produção para a empresa Castrolanda-Castro-</w:t>
      </w:r>
      <w:r w:rsidR="00061EA4" w:rsidRPr="00D60B8C">
        <w:rPr>
          <w:rFonts w:ascii="Times New Roman" w:hAnsi="Times New Roman"/>
          <w:color w:val="000000" w:themeColor="text1"/>
          <w:sz w:val="24"/>
          <w:szCs w:val="24"/>
        </w:rPr>
        <w:t>PR e com celulares das operadora</w:t>
      </w:r>
      <w:r w:rsidR="005D0284" w:rsidRPr="00D60B8C">
        <w:rPr>
          <w:rFonts w:ascii="Times New Roman" w:hAnsi="Times New Roman"/>
          <w:color w:val="000000" w:themeColor="text1"/>
          <w:sz w:val="24"/>
          <w:szCs w:val="24"/>
        </w:rPr>
        <w:t>s VIVO e TIM</w:t>
      </w:r>
      <w:r w:rsidR="005D24E2" w:rsidRPr="00D60B8C">
        <w:rPr>
          <w:rFonts w:ascii="Times New Roman" w:hAnsi="Times New Roman"/>
          <w:color w:val="000000" w:themeColor="text1"/>
          <w:sz w:val="24"/>
          <w:szCs w:val="24"/>
        </w:rPr>
        <w:t>.</w:t>
      </w:r>
    </w:p>
    <w:p w:rsidR="00795F18" w:rsidRPr="00D60B8C" w:rsidRDefault="005D24E2"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Com informações de cunho gerencial nas mãos dos gestores em “real-time” permite uma grande vantagem competitiva em relação à concorrência</w:t>
      </w:r>
      <w:r w:rsidR="004C7CF2" w:rsidRPr="00D60B8C">
        <w:rPr>
          <w:rFonts w:ascii="Times New Roman" w:hAnsi="Times New Roman"/>
          <w:color w:val="000000" w:themeColor="text1"/>
          <w:sz w:val="24"/>
          <w:szCs w:val="24"/>
        </w:rPr>
        <w:t xml:space="preserve"> por um baixo custo de investimento e uma fácil adaptação. </w:t>
      </w:r>
      <w:r w:rsidR="00795F18" w:rsidRPr="00D60B8C">
        <w:rPr>
          <w:rFonts w:ascii="Times New Roman" w:hAnsi="Times New Roman"/>
          <w:color w:val="000000" w:themeColor="text1"/>
          <w:sz w:val="24"/>
          <w:szCs w:val="24"/>
        </w:rPr>
        <w:t>[</w:t>
      </w:r>
      <w:r w:rsidR="004A38CC" w:rsidRPr="00D60B8C">
        <w:rPr>
          <w:rFonts w:ascii="Times New Roman" w:hAnsi="Times New Roman"/>
          <w:color w:val="000000" w:themeColor="text1"/>
          <w:sz w:val="24"/>
          <w:szCs w:val="24"/>
        </w:rPr>
        <w:t>8</w:t>
      </w:r>
      <w:r w:rsidR="00795F18" w:rsidRPr="00D60B8C">
        <w:rPr>
          <w:rFonts w:ascii="Times New Roman" w:hAnsi="Times New Roman"/>
          <w:color w:val="000000" w:themeColor="text1"/>
          <w:sz w:val="24"/>
          <w:szCs w:val="24"/>
        </w:rPr>
        <w:t>]</w:t>
      </w:r>
    </w:p>
    <w:p w:rsidR="00723A9C" w:rsidRDefault="00D04152" w:rsidP="00B24984">
      <w:pPr>
        <w:spacing w:line="360" w:lineRule="auto"/>
        <w:ind w:firstLine="576"/>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Não sabíamos como seria feita a chamada dos clientes aos brinquedos de maneira organizada e na hora certa e, após lermos esse artigo, não tivemos dúvida que SMS é uma </w:t>
      </w:r>
      <w:r>
        <w:rPr>
          <w:rFonts w:ascii="Times New Roman" w:hAnsi="Times New Roman"/>
          <w:color w:val="000000" w:themeColor="text1"/>
          <w:sz w:val="24"/>
          <w:szCs w:val="24"/>
        </w:rPr>
        <w:lastRenderedPageBreak/>
        <w:t>tecnologia bem acessível a todos e com custo muito baixo, pois, hoje em dia, praticamente todos possuem aparelhos celulares e o levam para todos os lugares.</w:t>
      </w:r>
    </w:p>
    <w:p w:rsidR="00D04152" w:rsidRPr="00D60B8C" w:rsidRDefault="00D04152" w:rsidP="00B24984">
      <w:pPr>
        <w:spacing w:line="360" w:lineRule="auto"/>
        <w:jc w:val="both"/>
        <w:rPr>
          <w:rFonts w:ascii="Times New Roman" w:hAnsi="Times New Roman"/>
          <w:color w:val="000000" w:themeColor="text1"/>
          <w:sz w:val="24"/>
          <w:szCs w:val="24"/>
        </w:rPr>
      </w:pPr>
    </w:p>
    <w:p w:rsidR="002149C9" w:rsidRPr="00D60B8C" w:rsidRDefault="00A90A46" w:rsidP="00B24984">
      <w:pPr>
        <w:pStyle w:val="PargrafodaLista"/>
        <w:numPr>
          <w:ilvl w:val="1"/>
          <w:numId w:val="1"/>
        </w:numPr>
        <w:spacing w:line="360" w:lineRule="auto"/>
        <w:jc w:val="both"/>
        <w:outlineLvl w:val="1"/>
        <w:rPr>
          <w:rFonts w:ascii="Times New Roman" w:hAnsi="Times New Roman" w:cs="Times New Roman"/>
          <w:color w:val="000000" w:themeColor="text1"/>
          <w:sz w:val="24"/>
          <w:szCs w:val="24"/>
        </w:rPr>
      </w:pPr>
      <w:bookmarkStart w:id="25" w:name="_Toc277712142"/>
      <w:r w:rsidRPr="00D60B8C">
        <w:rPr>
          <w:rFonts w:ascii="Times New Roman" w:hAnsi="Times New Roman" w:cs="Times New Roman"/>
          <w:color w:val="000000" w:themeColor="text1"/>
          <w:sz w:val="24"/>
          <w:szCs w:val="24"/>
        </w:rPr>
        <w:t>COMO FUNCIONA O SMS</w:t>
      </w:r>
      <w:bookmarkEnd w:id="25"/>
    </w:p>
    <w:p w:rsidR="002149C9" w:rsidRPr="00D60B8C" w:rsidRDefault="002149C9" w:rsidP="00B24984">
      <w:pPr>
        <w:spacing w:line="360" w:lineRule="auto"/>
        <w:jc w:val="both"/>
        <w:rPr>
          <w:rFonts w:ascii="Times New Roman" w:hAnsi="Times New Roman"/>
          <w:color w:val="000000" w:themeColor="text1"/>
          <w:sz w:val="24"/>
          <w:szCs w:val="24"/>
        </w:rPr>
      </w:pPr>
    </w:p>
    <w:p w:rsidR="0026761D" w:rsidRPr="00D60B8C" w:rsidRDefault="002149C9"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Segundo Jenniffer Hord, após ver um mundo inteiro conversando </w:t>
      </w:r>
      <w:r w:rsidR="005564AC">
        <w:rPr>
          <w:rFonts w:ascii="Times New Roman" w:hAnsi="Times New Roman"/>
          <w:color w:val="000000" w:themeColor="text1"/>
          <w:sz w:val="24"/>
          <w:szCs w:val="24"/>
        </w:rPr>
        <w:t xml:space="preserve">entre si </w:t>
      </w:r>
      <w:r w:rsidRPr="00D60B8C">
        <w:rPr>
          <w:rFonts w:ascii="Times New Roman" w:hAnsi="Times New Roman"/>
          <w:color w:val="000000" w:themeColor="text1"/>
          <w:sz w:val="24"/>
          <w:szCs w:val="24"/>
        </w:rPr>
        <w:t>de todos os luga</w:t>
      </w:r>
      <w:r w:rsidR="00A64934" w:rsidRPr="00D60B8C">
        <w:rPr>
          <w:rFonts w:ascii="Times New Roman" w:hAnsi="Times New Roman"/>
          <w:color w:val="000000" w:themeColor="text1"/>
          <w:sz w:val="24"/>
          <w:szCs w:val="24"/>
        </w:rPr>
        <w:t>res por telefones móveis (celular</w:t>
      </w:r>
      <w:r w:rsidRPr="00D60B8C">
        <w:rPr>
          <w:rFonts w:ascii="Times New Roman" w:hAnsi="Times New Roman"/>
          <w:color w:val="000000" w:themeColor="text1"/>
          <w:sz w:val="24"/>
          <w:szCs w:val="24"/>
        </w:rPr>
        <w:t>es)</w:t>
      </w:r>
      <w:r w:rsidR="00061EA4" w:rsidRPr="00D60B8C">
        <w:rPr>
          <w:rFonts w:ascii="Times New Roman" w:hAnsi="Times New Roman"/>
          <w:color w:val="000000" w:themeColor="text1"/>
          <w:sz w:val="24"/>
          <w:szCs w:val="24"/>
        </w:rPr>
        <w:t>,</w:t>
      </w:r>
      <w:r w:rsidR="005564AC">
        <w:rPr>
          <w:rFonts w:ascii="Times New Roman" w:hAnsi="Times New Roman"/>
          <w:color w:val="000000" w:themeColor="text1"/>
          <w:sz w:val="24"/>
          <w:szCs w:val="24"/>
        </w:rPr>
        <w:t xml:space="preserve"> notou que,</w:t>
      </w:r>
      <w:r w:rsidR="00A64934" w:rsidRPr="00D60B8C">
        <w:rPr>
          <w:rFonts w:ascii="Times New Roman" w:hAnsi="Times New Roman"/>
          <w:color w:val="000000" w:themeColor="text1"/>
          <w:sz w:val="24"/>
          <w:szCs w:val="24"/>
        </w:rPr>
        <w:t xml:space="preserve"> em um determinado tempo</w:t>
      </w:r>
      <w:r w:rsidR="00061EA4" w:rsidRPr="00D60B8C">
        <w:rPr>
          <w:rFonts w:ascii="Times New Roman" w:hAnsi="Times New Roman"/>
          <w:color w:val="000000" w:themeColor="text1"/>
          <w:sz w:val="24"/>
          <w:szCs w:val="24"/>
        </w:rPr>
        <w:t>,</w:t>
      </w:r>
      <w:r w:rsidR="00A64934" w:rsidRPr="00D60B8C">
        <w:rPr>
          <w:rFonts w:ascii="Times New Roman" w:hAnsi="Times New Roman"/>
          <w:color w:val="000000" w:themeColor="text1"/>
          <w:sz w:val="24"/>
          <w:szCs w:val="24"/>
        </w:rPr>
        <w:t xml:space="preserve"> as pessoas param de se falar e começam a escrever uns aos outros textos simples através de seus celulares. Então </w:t>
      </w:r>
      <w:r w:rsidR="00DE44F7" w:rsidRPr="00D60B8C">
        <w:rPr>
          <w:rFonts w:ascii="Times New Roman" w:hAnsi="Times New Roman"/>
          <w:color w:val="000000" w:themeColor="text1"/>
          <w:sz w:val="24"/>
          <w:szCs w:val="24"/>
        </w:rPr>
        <w:t>o suporte</w:t>
      </w:r>
      <w:r w:rsidR="00A64934" w:rsidRPr="00D60B8C">
        <w:rPr>
          <w:rFonts w:ascii="Times New Roman" w:hAnsi="Times New Roman"/>
          <w:color w:val="000000" w:themeColor="text1"/>
          <w:sz w:val="24"/>
          <w:szCs w:val="24"/>
        </w:rPr>
        <w:t xml:space="preserve"> </w:t>
      </w:r>
      <w:r w:rsidR="00DE44F7" w:rsidRPr="00D60B8C">
        <w:rPr>
          <w:rFonts w:ascii="Times New Roman" w:hAnsi="Times New Roman"/>
          <w:color w:val="000000" w:themeColor="text1"/>
          <w:sz w:val="24"/>
          <w:szCs w:val="24"/>
        </w:rPr>
        <w:t>à</w:t>
      </w:r>
      <w:r w:rsidR="00A64934" w:rsidRPr="00D60B8C">
        <w:rPr>
          <w:rFonts w:ascii="Times New Roman" w:hAnsi="Times New Roman"/>
          <w:color w:val="000000" w:themeColor="text1"/>
          <w:sz w:val="24"/>
          <w:szCs w:val="24"/>
        </w:rPr>
        <w:t xml:space="preserve"> SMS (</w:t>
      </w:r>
      <w:r w:rsidR="00A64934" w:rsidRPr="005564AC">
        <w:rPr>
          <w:rFonts w:ascii="Times New Roman" w:hAnsi="Times New Roman"/>
          <w:i/>
          <w:color w:val="000000" w:themeColor="text1"/>
          <w:sz w:val="24"/>
          <w:szCs w:val="24"/>
        </w:rPr>
        <w:t>Short Message Service</w:t>
      </w:r>
      <w:r w:rsidR="003043DA" w:rsidRPr="00D60B8C">
        <w:rPr>
          <w:rFonts w:ascii="Times New Roman" w:hAnsi="Times New Roman"/>
          <w:color w:val="000000" w:themeColor="text1"/>
          <w:sz w:val="24"/>
          <w:szCs w:val="24"/>
        </w:rPr>
        <w:t xml:space="preserve"> ou Serviço de Mensagens Curtas</w:t>
      </w:r>
      <w:r w:rsidR="00A64934" w:rsidRPr="00D60B8C">
        <w:rPr>
          <w:rFonts w:ascii="Times New Roman" w:hAnsi="Times New Roman"/>
          <w:color w:val="000000" w:themeColor="text1"/>
          <w:sz w:val="24"/>
          <w:szCs w:val="24"/>
        </w:rPr>
        <w:t xml:space="preserve">) </w:t>
      </w:r>
      <w:r w:rsidR="00DE44F7" w:rsidRPr="00D60B8C">
        <w:rPr>
          <w:rFonts w:ascii="Times New Roman" w:hAnsi="Times New Roman"/>
          <w:color w:val="000000" w:themeColor="text1"/>
          <w:sz w:val="24"/>
          <w:szCs w:val="24"/>
        </w:rPr>
        <w:t>nos</w:t>
      </w:r>
      <w:r w:rsidR="00A64934" w:rsidRPr="00D60B8C">
        <w:rPr>
          <w:rFonts w:ascii="Times New Roman" w:hAnsi="Times New Roman"/>
          <w:color w:val="000000" w:themeColor="text1"/>
          <w:sz w:val="24"/>
          <w:szCs w:val="24"/>
        </w:rPr>
        <w:t xml:space="preserve"> celulares se torna uma configuração obrigatória</w:t>
      </w:r>
      <w:r w:rsidR="00DE44F7" w:rsidRPr="00D60B8C">
        <w:rPr>
          <w:rFonts w:ascii="Times New Roman" w:hAnsi="Times New Roman"/>
          <w:color w:val="000000" w:themeColor="text1"/>
          <w:sz w:val="24"/>
          <w:szCs w:val="24"/>
        </w:rPr>
        <w:t xml:space="preserve"> hoje em dia e conhecer como funciona essa tecnologia é algo essencial no desenvolvimento de sistemas.</w:t>
      </w:r>
    </w:p>
    <w:p w:rsidR="002443B3" w:rsidRPr="00D60B8C" w:rsidRDefault="003043DA"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SMS é, basicamente, um meio de comunicação para mensagens com texto simples entre celulares. </w:t>
      </w:r>
      <w:r w:rsidR="0014095F" w:rsidRPr="00D60B8C">
        <w:rPr>
          <w:rFonts w:ascii="Times New Roman" w:hAnsi="Times New Roman"/>
          <w:color w:val="000000" w:themeColor="text1"/>
          <w:sz w:val="24"/>
          <w:szCs w:val="24"/>
        </w:rPr>
        <w:t>Os celulares mantêm uma constante comunicação com as torres de telefonia celular. Essas torres são dos provedores de telefonia celular e são responsáveis por</w:t>
      </w:r>
      <w:r w:rsidR="002443B3" w:rsidRPr="00D60B8C">
        <w:rPr>
          <w:rFonts w:ascii="Times New Roman" w:hAnsi="Times New Roman"/>
          <w:color w:val="000000" w:themeColor="text1"/>
          <w:sz w:val="24"/>
          <w:szCs w:val="24"/>
        </w:rPr>
        <w:t>:</w:t>
      </w:r>
    </w:p>
    <w:p w:rsidR="002443B3" w:rsidRPr="00D60B8C" w:rsidRDefault="002443B3" w:rsidP="00B24984">
      <w:pPr>
        <w:pStyle w:val="PargrafodaLista"/>
        <w:numPr>
          <w:ilvl w:val="0"/>
          <w:numId w:val="15"/>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E</w:t>
      </w:r>
      <w:r w:rsidR="0014095F" w:rsidRPr="00D60B8C">
        <w:rPr>
          <w:rFonts w:ascii="Times New Roman" w:hAnsi="Times New Roman" w:cs="Times New Roman"/>
          <w:color w:val="000000" w:themeColor="text1"/>
          <w:sz w:val="24"/>
          <w:szCs w:val="24"/>
        </w:rPr>
        <w:t xml:space="preserve">nviar e receber freqüências de rádio </w:t>
      </w:r>
      <w:r w:rsidRPr="00D60B8C">
        <w:rPr>
          <w:rFonts w:ascii="Times New Roman" w:hAnsi="Times New Roman" w:cs="Times New Roman"/>
          <w:color w:val="000000" w:themeColor="text1"/>
          <w:sz w:val="24"/>
          <w:szCs w:val="24"/>
        </w:rPr>
        <w:t>com o objetivo de manter o sistema de telefonia celular ciente de qual célula o telefone faz parte;</w:t>
      </w:r>
    </w:p>
    <w:p w:rsidR="0014095F" w:rsidRPr="00D60B8C" w:rsidRDefault="002443B3" w:rsidP="00B24984">
      <w:pPr>
        <w:pStyle w:val="PargrafodaLista"/>
        <w:numPr>
          <w:ilvl w:val="0"/>
          <w:numId w:val="15"/>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Fazer com que o celular troque de célula conforme o usuário vai para outros lugares;</w:t>
      </w:r>
    </w:p>
    <w:p w:rsidR="002443B3" w:rsidRPr="00D60B8C" w:rsidRDefault="00A66F08" w:rsidP="00B24984">
      <w:pPr>
        <w:pStyle w:val="PargrafodaLista"/>
        <w:numPr>
          <w:ilvl w:val="0"/>
          <w:numId w:val="15"/>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C</w:t>
      </w:r>
      <w:r w:rsidR="002443B3" w:rsidRPr="00D60B8C">
        <w:rPr>
          <w:rFonts w:ascii="Times New Roman" w:hAnsi="Times New Roman" w:cs="Times New Roman"/>
          <w:color w:val="000000" w:themeColor="text1"/>
          <w:sz w:val="24"/>
          <w:szCs w:val="24"/>
        </w:rPr>
        <w:t>onfigurar chamadas</w:t>
      </w:r>
      <w:r w:rsidRPr="00D60B8C">
        <w:rPr>
          <w:rFonts w:ascii="Times New Roman" w:hAnsi="Times New Roman" w:cs="Times New Roman"/>
          <w:color w:val="000000" w:themeColor="text1"/>
          <w:sz w:val="24"/>
          <w:szCs w:val="24"/>
        </w:rPr>
        <w:t xml:space="preserve">, de modo que quando uma pessoa </w:t>
      </w:r>
      <w:r w:rsidR="00061EA4" w:rsidRPr="00D60B8C">
        <w:rPr>
          <w:rFonts w:ascii="Times New Roman" w:hAnsi="Times New Roman" w:cs="Times New Roman"/>
          <w:color w:val="000000" w:themeColor="text1"/>
          <w:sz w:val="24"/>
          <w:szCs w:val="24"/>
        </w:rPr>
        <w:t>tenta ligar para outra, a torre e</w:t>
      </w:r>
      <w:r w:rsidRPr="00D60B8C">
        <w:rPr>
          <w:rFonts w:ascii="Times New Roman" w:hAnsi="Times New Roman" w:cs="Times New Roman"/>
          <w:color w:val="000000" w:themeColor="text1"/>
          <w:sz w:val="24"/>
          <w:szCs w:val="24"/>
        </w:rPr>
        <w:t>nvia uma mensagem para o telefone pelo canal de controle, mandando-o tocar o tom de que está recebendo uma chamada;</w:t>
      </w:r>
    </w:p>
    <w:p w:rsidR="00A66F08" w:rsidRPr="00D60B8C" w:rsidRDefault="00A66F08" w:rsidP="00B24984">
      <w:pPr>
        <w:pStyle w:val="PargrafodaLista"/>
        <w:numPr>
          <w:ilvl w:val="0"/>
          <w:numId w:val="15"/>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 xml:space="preserve">Fornece aos celulares um </w:t>
      </w:r>
      <w:r w:rsidR="00436B7C" w:rsidRPr="00D60B8C">
        <w:rPr>
          <w:rFonts w:ascii="Times New Roman" w:hAnsi="Times New Roman" w:cs="Times New Roman"/>
          <w:color w:val="000000" w:themeColor="text1"/>
          <w:sz w:val="24"/>
          <w:szCs w:val="24"/>
        </w:rPr>
        <w:t xml:space="preserve">par de </w:t>
      </w:r>
      <w:r w:rsidRPr="00D60B8C">
        <w:rPr>
          <w:rFonts w:ascii="Times New Roman" w:hAnsi="Times New Roman" w:cs="Times New Roman"/>
          <w:color w:val="000000" w:themeColor="text1"/>
          <w:sz w:val="24"/>
          <w:szCs w:val="24"/>
        </w:rPr>
        <w:t xml:space="preserve">freqüências </w:t>
      </w:r>
      <w:r w:rsidR="00436B7C" w:rsidRPr="00D60B8C">
        <w:rPr>
          <w:rFonts w:ascii="Times New Roman" w:hAnsi="Times New Roman" w:cs="Times New Roman"/>
          <w:color w:val="000000" w:themeColor="text1"/>
          <w:sz w:val="24"/>
          <w:szCs w:val="24"/>
        </w:rPr>
        <w:t xml:space="preserve">de voz </w:t>
      </w:r>
      <w:r w:rsidRPr="00D60B8C">
        <w:rPr>
          <w:rFonts w:ascii="Times New Roman" w:hAnsi="Times New Roman" w:cs="Times New Roman"/>
          <w:color w:val="000000" w:themeColor="text1"/>
          <w:sz w:val="24"/>
          <w:szCs w:val="24"/>
        </w:rPr>
        <w:t>para o</w:t>
      </w:r>
      <w:r w:rsidR="00436B7C" w:rsidRPr="00D60B8C">
        <w:rPr>
          <w:rFonts w:ascii="Times New Roman" w:hAnsi="Times New Roman" w:cs="Times New Roman"/>
          <w:color w:val="000000" w:themeColor="text1"/>
          <w:sz w:val="24"/>
          <w:szCs w:val="24"/>
        </w:rPr>
        <w:t>s</w:t>
      </w:r>
      <w:r w:rsidRPr="00D60B8C">
        <w:rPr>
          <w:rFonts w:ascii="Times New Roman" w:hAnsi="Times New Roman" w:cs="Times New Roman"/>
          <w:color w:val="000000" w:themeColor="text1"/>
          <w:sz w:val="24"/>
          <w:szCs w:val="24"/>
        </w:rPr>
        <w:t xml:space="preserve"> telefone</w:t>
      </w:r>
      <w:r w:rsidR="00436B7C" w:rsidRPr="00D60B8C">
        <w:rPr>
          <w:rFonts w:ascii="Times New Roman" w:hAnsi="Times New Roman" w:cs="Times New Roman"/>
          <w:color w:val="000000" w:themeColor="text1"/>
          <w:sz w:val="24"/>
          <w:szCs w:val="24"/>
        </w:rPr>
        <w:t>s</w:t>
      </w:r>
      <w:r w:rsidRPr="00D60B8C">
        <w:rPr>
          <w:rFonts w:ascii="Times New Roman" w:hAnsi="Times New Roman" w:cs="Times New Roman"/>
          <w:color w:val="000000" w:themeColor="text1"/>
          <w:sz w:val="24"/>
          <w:szCs w:val="24"/>
        </w:rPr>
        <w:t xml:space="preserve"> utilizar</w:t>
      </w:r>
      <w:r w:rsidR="00436B7C" w:rsidRPr="00D60B8C">
        <w:rPr>
          <w:rFonts w:ascii="Times New Roman" w:hAnsi="Times New Roman" w:cs="Times New Roman"/>
          <w:color w:val="000000" w:themeColor="text1"/>
          <w:sz w:val="24"/>
          <w:szCs w:val="24"/>
        </w:rPr>
        <w:t>em</w:t>
      </w:r>
      <w:r w:rsidRPr="00D60B8C">
        <w:rPr>
          <w:rFonts w:ascii="Times New Roman" w:hAnsi="Times New Roman" w:cs="Times New Roman"/>
          <w:color w:val="000000" w:themeColor="text1"/>
          <w:sz w:val="24"/>
          <w:szCs w:val="24"/>
        </w:rPr>
        <w:t xml:space="preserve"> nas chamadas.</w:t>
      </w:r>
    </w:p>
    <w:p w:rsidR="00436B7C" w:rsidRPr="00BC01E5" w:rsidRDefault="00A66F08" w:rsidP="00B24984">
      <w:pPr>
        <w:pStyle w:val="PargrafodaLista"/>
        <w:numPr>
          <w:ilvl w:val="0"/>
          <w:numId w:val="15"/>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 xml:space="preserve">Enviar e receber mensagens SMS dos </w:t>
      </w:r>
      <w:r w:rsidR="00436B7C" w:rsidRPr="00D60B8C">
        <w:rPr>
          <w:rFonts w:ascii="Times New Roman" w:hAnsi="Times New Roman" w:cs="Times New Roman"/>
          <w:color w:val="000000" w:themeColor="text1"/>
          <w:sz w:val="24"/>
          <w:szCs w:val="24"/>
        </w:rPr>
        <w:t xml:space="preserve">Centros de SMS </w:t>
      </w:r>
      <w:r w:rsidRPr="00D60B8C">
        <w:rPr>
          <w:rFonts w:ascii="Times New Roman" w:hAnsi="Times New Roman" w:cs="Times New Roman"/>
          <w:color w:val="000000" w:themeColor="text1"/>
          <w:sz w:val="24"/>
          <w:szCs w:val="24"/>
        </w:rPr>
        <w:t>para celulares</w:t>
      </w:r>
      <w:r w:rsidR="00436B7C" w:rsidRPr="00D60B8C">
        <w:rPr>
          <w:rFonts w:ascii="Times New Roman" w:hAnsi="Times New Roman" w:cs="Times New Roman"/>
          <w:color w:val="000000" w:themeColor="text1"/>
          <w:sz w:val="24"/>
          <w:szCs w:val="24"/>
        </w:rPr>
        <w:t xml:space="preserve"> e/ou outros equipamentos e vice-versa.</w:t>
      </w:r>
    </w:p>
    <w:p w:rsidR="00D41F62" w:rsidRPr="00D60B8C" w:rsidRDefault="00BC01E5" w:rsidP="00B24984">
      <w:pPr>
        <w:spacing w:line="360" w:lineRule="auto"/>
        <w:ind w:firstLine="360"/>
        <w:jc w:val="both"/>
        <w:rPr>
          <w:rFonts w:ascii="Times New Roman" w:hAnsi="Times New Roman"/>
          <w:color w:val="000000" w:themeColor="text1"/>
          <w:sz w:val="24"/>
          <w:szCs w:val="24"/>
        </w:rPr>
      </w:pPr>
      <w:r>
        <w:rPr>
          <w:rFonts w:ascii="Times New Roman" w:hAnsi="Times New Roman"/>
          <w:color w:val="000000" w:themeColor="text1"/>
          <w:sz w:val="24"/>
          <w:szCs w:val="24"/>
        </w:rPr>
        <w:t>A quantidade máxima pre</w:t>
      </w:r>
      <w:r w:rsidR="00436B7C" w:rsidRPr="00D60B8C">
        <w:rPr>
          <w:rFonts w:ascii="Times New Roman" w:hAnsi="Times New Roman"/>
          <w:color w:val="000000" w:themeColor="text1"/>
          <w:sz w:val="24"/>
          <w:szCs w:val="24"/>
        </w:rPr>
        <w:t>estabelecida de um SMS é de 160 caracteres, porém esse limite não é absoluto de forma que depende</w:t>
      </w:r>
      <w:r w:rsidR="00A928EA" w:rsidRPr="00D60B8C">
        <w:rPr>
          <w:rFonts w:ascii="Times New Roman" w:hAnsi="Times New Roman"/>
          <w:color w:val="000000" w:themeColor="text1"/>
          <w:sz w:val="24"/>
          <w:szCs w:val="24"/>
        </w:rPr>
        <w:t>ndo</w:t>
      </w:r>
      <w:r w:rsidR="00436B7C" w:rsidRPr="00D60B8C">
        <w:rPr>
          <w:rFonts w:ascii="Times New Roman" w:hAnsi="Times New Roman"/>
          <w:color w:val="000000" w:themeColor="text1"/>
          <w:sz w:val="24"/>
          <w:szCs w:val="24"/>
        </w:rPr>
        <w:t xml:space="preserve"> da rede, do aparelho e da operadora</w:t>
      </w:r>
      <w:r w:rsidR="00A928EA" w:rsidRPr="00D60B8C">
        <w:rPr>
          <w:rFonts w:ascii="Times New Roman" w:hAnsi="Times New Roman"/>
          <w:color w:val="000000" w:themeColor="text1"/>
          <w:sz w:val="24"/>
          <w:szCs w:val="24"/>
        </w:rPr>
        <w:t xml:space="preserve"> alguns outros serviços podem ser oferecidos como os que quebram automaticamente qualquer mensagem que se envie, permitindo que você digite e envie uma mensagem longa, </w:t>
      </w:r>
      <w:r>
        <w:rPr>
          <w:rFonts w:ascii="Times New Roman" w:hAnsi="Times New Roman"/>
          <w:color w:val="000000" w:themeColor="text1"/>
          <w:sz w:val="24"/>
          <w:szCs w:val="24"/>
        </w:rPr>
        <w:t>e esta</w:t>
      </w:r>
      <w:r w:rsidR="00A928EA" w:rsidRPr="00D60B8C">
        <w:rPr>
          <w:rFonts w:ascii="Times New Roman" w:hAnsi="Times New Roman"/>
          <w:color w:val="000000" w:themeColor="text1"/>
          <w:sz w:val="24"/>
          <w:szCs w:val="24"/>
        </w:rPr>
        <w:t xml:space="preserve"> será entregue </w:t>
      </w:r>
      <w:r>
        <w:rPr>
          <w:rFonts w:ascii="Times New Roman" w:hAnsi="Times New Roman"/>
          <w:color w:val="000000" w:themeColor="text1"/>
          <w:sz w:val="24"/>
          <w:szCs w:val="24"/>
        </w:rPr>
        <w:t>em</w:t>
      </w:r>
      <w:r w:rsidR="00A928EA" w:rsidRPr="00D60B8C">
        <w:rPr>
          <w:rFonts w:ascii="Times New Roman" w:hAnsi="Times New Roman"/>
          <w:color w:val="000000" w:themeColor="text1"/>
          <w:sz w:val="24"/>
          <w:szCs w:val="24"/>
        </w:rPr>
        <w:t xml:space="preserve"> várias mensagens menores.</w:t>
      </w:r>
    </w:p>
    <w:p w:rsidR="00A928EA" w:rsidRPr="00D60B8C" w:rsidRDefault="00D41F62" w:rsidP="00B24984">
      <w:pPr>
        <w:spacing w:line="360" w:lineRule="auto"/>
        <w:ind w:firstLine="360"/>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lastRenderedPageBreak/>
        <w:t xml:space="preserve">As mensagens SMS são formas de comunicação que possuem algumas vantagens, </w:t>
      </w:r>
      <w:r w:rsidR="00BC01E5">
        <w:rPr>
          <w:rFonts w:ascii="Times New Roman" w:hAnsi="Times New Roman"/>
          <w:color w:val="000000" w:themeColor="text1"/>
          <w:sz w:val="24"/>
          <w:szCs w:val="24"/>
        </w:rPr>
        <w:t xml:space="preserve">tais </w:t>
      </w:r>
      <w:r w:rsidRPr="00D60B8C">
        <w:rPr>
          <w:rFonts w:ascii="Times New Roman" w:hAnsi="Times New Roman"/>
          <w:color w:val="000000" w:themeColor="text1"/>
          <w:sz w:val="24"/>
          <w:szCs w:val="24"/>
        </w:rPr>
        <w:t>como:</w:t>
      </w:r>
    </w:p>
    <w:p w:rsidR="00D41F62" w:rsidRPr="00D60B8C" w:rsidRDefault="00D41F62" w:rsidP="00B24984">
      <w:pPr>
        <w:pStyle w:val="PargrafodaLista"/>
        <w:numPr>
          <w:ilvl w:val="0"/>
          <w:numId w:val="16"/>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Troca de informações via SMS são discretas;</w:t>
      </w:r>
    </w:p>
    <w:p w:rsidR="00D41F62" w:rsidRPr="00D60B8C" w:rsidRDefault="00D41F62" w:rsidP="00B24984">
      <w:pPr>
        <w:pStyle w:val="PargrafodaLista"/>
        <w:numPr>
          <w:ilvl w:val="0"/>
          <w:numId w:val="16"/>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Mensagens SMS podem ser enviadas de qualquer lugar, são práticas;</w:t>
      </w:r>
    </w:p>
    <w:p w:rsidR="00D41F62" w:rsidRPr="00D60B8C" w:rsidRDefault="00D41F62" w:rsidP="00B24984">
      <w:pPr>
        <w:pStyle w:val="PargrafodaLista"/>
        <w:numPr>
          <w:ilvl w:val="0"/>
          <w:numId w:val="16"/>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Demoram menos tempo do que uma ligação ou um e-mail;</w:t>
      </w:r>
    </w:p>
    <w:p w:rsidR="00D41F62" w:rsidRPr="00D60B8C" w:rsidRDefault="00D41F62" w:rsidP="00B24984">
      <w:pPr>
        <w:pStyle w:val="PargrafodaLista"/>
        <w:numPr>
          <w:ilvl w:val="0"/>
          <w:numId w:val="16"/>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Deficientes auditivos podem se conversar a distancia através de SMS de uma maneira mais conveniente</w:t>
      </w:r>
      <w:r w:rsidR="006E6F7E" w:rsidRPr="00D60B8C">
        <w:rPr>
          <w:rFonts w:ascii="Times New Roman" w:hAnsi="Times New Roman" w:cs="Times New Roman"/>
          <w:color w:val="000000" w:themeColor="text1"/>
          <w:sz w:val="24"/>
          <w:szCs w:val="24"/>
        </w:rPr>
        <w:t>;</w:t>
      </w:r>
    </w:p>
    <w:p w:rsidR="006E6F7E" w:rsidRPr="00D60B8C" w:rsidRDefault="006E6F7E" w:rsidP="00B24984">
      <w:pPr>
        <w:pStyle w:val="PargrafodaLista"/>
        <w:numPr>
          <w:ilvl w:val="0"/>
          <w:numId w:val="16"/>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No envio da mensagem</w:t>
      </w:r>
      <w:r w:rsidR="00BC01E5">
        <w:rPr>
          <w:rFonts w:ascii="Times New Roman" w:hAnsi="Times New Roman" w:cs="Times New Roman"/>
          <w:color w:val="000000" w:themeColor="text1"/>
          <w:sz w:val="24"/>
          <w:szCs w:val="24"/>
        </w:rPr>
        <w:t>,</w:t>
      </w:r>
      <w:r w:rsidRPr="00D60B8C">
        <w:rPr>
          <w:rFonts w:ascii="Times New Roman" w:hAnsi="Times New Roman" w:cs="Times New Roman"/>
          <w:color w:val="000000" w:themeColor="text1"/>
          <w:sz w:val="24"/>
          <w:szCs w:val="24"/>
        </w:rPr>
        <w:t xml:space="preserve"> o celular receptor não precisa estar disponível, pois as mensagens ficam armazenadas no Centro de SMS antes de chegarem à Torre de Controle e depois ao celular destino;</w:t>
      </w:r>
    </w:p>
    <w:p w:rsidR="006E6F7E" w:rsidRPr="00D60B8C" w:rsidRDefault="006E6F7E" w:rsidP="00B24984">
      <w:pPr>
        <w:pStyle w:val="PargrafodaLista"/>
        <w:numPr>
          <w:ilvl w:val="0"/>
          <w:numId w:val="16"/>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Podem ser enviadas a um grupo de pessoas de uma única vez (</w:t>
      </w:r>
      <w:r w:rsidRPr="00BC01E5">
        <w:rPr>
          <w:rFonts w:ascii="Times New Roman" w:hAnsi="Times New Roman" w:cs="Times New Roman"/>
          <w:i/>
          <w:color w:val="000000" w:themeColor="text1"/>
          <w:sz w:val="24"/>
          <w:szCs w:val="24"/>
        </w:rPr>
        <w:t>Broadcast</w:t>
      </w:r>
      <w:r w:rsidRPr="00D60B8C">
        <w:rPr>
          <w:rFonts w:ascii="Times New Roman" w:hAnsi="Times New Roman" w:cs="Times New Roman"/>
          <w:color w:val="000000" w:themeColor="text1"/>
          <w:sz w:val="24"/>
          <w:szCs w:val="24"/>
        </w:rPr>
        <w:t>);</w:t>
      </w:r>
    </w:p>
    <w:p w:rsidR="006968D3" w:rsidRPr="00BC01E5" w:rsidRDefault="006E6F7E" w:rsidP="00B24984">
      <w:pPr>
        <w:pStyle w:val="PargrafodaLista"/>
        <w:numPr>
          <w:ilvl w:val="0"/>
          <w:numId w:val="16"/>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 xml:space="preserve">Mensagens SMS não sobrecarregam tanto a rede </w:t>
      </w:r>
      <w:r w:rsidR="00BC01E5">
        <w:rPr>
          <w:rFonts w:ascii="Times New Roman" w:hAnsi="Times New Roman" w:cs="Times New Roman"/>
          <w:color w:val="000000" w:themeColor="text1"/>
          <w:sz w:val="24"/>
          <w:szCs w:val="24"/>
        </w:rPr>
        <w:t>quanto</w:t>
      </w:r>
      <w:r w:rsidRPr="00D60B8C">
        <w:rPr>
          <w:rFonts w:ascii="Times New Roman" w:hAnsi="Times New Roman" w:cs="Times New Roman"/>
          <w:color w:val="000000" w:themeColor="text1"/>
          <w:sz w:val="24"/>
          <w:szCs w:val="24"/>
        </w:rPr>
        <w:t xml:space="preserve"> e-mails e /ou ligações telefônicas (VOIP)</w:t>
      </w:r>
      <w:r w:rsidR="006968D3" w:rsidRPr="00D60B8C">
        <w:rPr>
          <w:rFonts w:ascii="Times New Roman" w:hAnsi="Times New Roman" w:cs="Times New Roman"/>
          <w:color w:val="000000" w:themeColor="text1"/>
          <w:sz w:val="24"/>
          <w:szCs w:val="24"/>
        </w:rPr>
        <w:t>.</w:t>
      </w:r>
    </w:p>
    <w:p w:rsidR="006968D3" w:rsidRPr="00D60B8C" w:rsidRDefault="009C0FFF" w:rsidP="00B24984">
      <w:pPr>
        <w:spacing w:line="360" w:lineRule="auto"/>
        <w:ind w:firstLine="360"/>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Segue</w:t>
      </w:r>
      <w:r w:rsidR="006968D3" w:rsidRPr="00D60B8C">
        <w:rPr>
          <w:rFonts w:ascii="Times New Roman" w:hAnsi="Times New Roman"/>
          <w:color w:val="000000" w:themeColor="text1"/>
          <w:sz w:val="24"/>
          <w:szCs w:val="24"/>
        </w:rPr>
        <w:t xml:space="preserve"> o funcionamento do SMS em um diagrama</w:t>
      </w:r>
      <w:r w:rsidRPr="00D60B8C">
        <w:rPr>
          <w:rFonts w:ascii="Times New Roman" w:hAnsi="Times New Roman"/>
          <w:color w:val="000000" w:themeColor="text1"/>
          <w:sz w:val="24"/>
          <w:szCs w:val="24"/>
        </w:rPr>
        <w:t xml:space="preserve"> abaixo</w:t>
      </w:r>
      <w:r w:rsidR="006844CA" w:rsidRPr="00D60B8C">
        <w:rPr>
          <w:rFonts w:ascii="Times New Roman" w:hAnsi="Times New Roman"/>
          <w:color w:val="000000" w:themeColor="text1"/>
          <w:sz w:val="24"/>
          <w:szCs w:val="24"/>
        </w:rPr>
        <w:t>:</w:t>
      </w:r>
    </w:p>
    <w:p w:rsidR="00AF141A" w:rsidRPr="00D60B8C" w:rsidRDefault="000F4DEE"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4593893" cy="1979606"/>
            <wp:effectExtent l="19050" t="0" r="0" b="0"/>
            <wp:docPr id="1" name="Imagem 0" descr="arquiteturaS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quiteturaSMS.jpg"/>
                    <pic:cNvPicPr/>
                  </pic:nvPicPr>
                  <pic:blipFill>
                    <a:blip r:embed="rId12" cstate="print"/>
                    <a:srcRect l="11781" r="11375" b="27624"/>
                    <a:stretch>
                      <a:fillRect/>
                    </a:stretch>
                  </pic:blipFill>
                  <pic:spPr>
                    <a:xfrm>
                      <a:off x="0" y="0"/>
                      <a:ext cx="4608915" cy="1986079"/>
                    </a:xfrm>
                    <a:prstGeom prst="rect">
                      <a:avLst/>
                    </a:prstGeom>
                  </pic:spPr>
                </pic:pic>
              </a:graphicData>
            </a:graphic>
          </wp:inline>
        </w:drawing>
      </w:r>
    </w:p>
    <w:p w:rsidR="006844CA" w:rsidRPr="00D60B8C" w:rsidRDefault="00AF141A" w:rsidP="00B24984">
      <w:pPr>
        <w:pStyle w:val="Legenda"/>
        <w:spacing w:line="360" w:lineRule="auto"/>
        <w:jc w:val="center"/>
        <w:rPr>
          <w:rFonts w:ascii="Times New Roman" w:hAnsi="Times New Roman"/>
          <w:color w:val="000000" w:themeColor="text1"/>
          <w:sz w:val="24"/>
          <w:szCs w:val="24"/>
        </w:rPr>
      </w:pPr>
      <w:bookmarkStart w:id="26" w:name="_Toc277710726"/>
      <w:r w:rsidRPr="00D60B8C">
        <w:rPr>
          <w:rFonts w:ascii="Times New Roman" w:hAnsi="Times New Roman"/>
          <w:sz w:val="24"/>
          <w:szCs w:val="24"/>
        </w:rPr>
        <w:t xml:space="preserve">Figura </w:t>
      </w:r>
      <w:r w:rsidR="00E57B07"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E57B07" w:rsidRPr="00D60B8C">
        <w:rPr>
          <w:rFonts w:ascii="Times New Roman" w:hAnsi="Times New Roman"/>
          <w:sz w:val="24"/>
          <w:szCs w:val="24"/>
        </w:rPr>
        <w:fldChar w:fldCharType="separate"/>
      </w:r>
      <w:r w:rsidR="00A93008">
        <w:rPr>
          <w:rFonts w:ascii="Times New Roman" w:hAnsi="Times New Roman"/>
          <w:noProof/>
          <w:sz w:val="24"/>
          <w:szCs w:val="24"/>
        </w:rPr>
        <w:t>1</w:t>
      </w:r>
      <w:r w:rsidR="00E57B07" w:rsidRPr="00D60B8C">
        <w:rPr>
          <w:rFonts w:ascii="Times New Roman" w:hAnsi="Times New Roman"/>
          <w:sz w:val="24"/>
          <w:szCs w:val="24"/>
        </w:rPr>
        <w:fldChar w:fldCharType="end"/>
      </w:r>
      <w:r w:rsidRPr="00D60B8C">
        <w:rPr>
          <w:rFonts w:ascii="Times New Roman" w:hAnsi="Times New Roman"/>
          <w:sz w:val="24"/>
          <w:szCs w:val="24"/>
        </w:rPr>
        <w:t>: Arquitetura SMS</w:t>
      </w:r>
      <w:bookmarkEnd w:id="26"/>
    </w:p>
    <w:p w:rsidR="00A928EA" w:rsidRPr="00D60B8C" w:rsidRDefault="00A928EA" w:rsidP="00B24984">
      <w:pPr>
        <w:spacing w:line="360" w:lineRule="auto"/>
        <w:jc w:val="both"/>
        <w:rPr>
          <w:rFonts w:ascii="Times New Roman" w:hAnsi="Times New Roman"/>
          <w:color w:val="000000" w:themeColor="text1"/>
          <w:sz w:val="24"/>
          <w:szCs w:val="24"/>
        </w:rPr>
      </w:pPr>
    </w:p>
    <w:p w:rsidR="00DF08D4" w:rsidRPr="00D60B8C" w:rsidRDefault="006844CA"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Conforme o diagrama acima, ao enviar uma mensagem SMS a um celular, essa mensagem passa pela Central de SMS que aguarda um sinal da Torre de Controle</w:t>
      </w:r>
      <w:r w:rsidR="00BC01E5">
        <w:rPr>
          <w:rFonts w:ascii="Times New Roman" w:hAnsi="Times New Roman"/>
          <w:color w:val="000000" w:themeColor="text1"/>
          <w:sz w:val="24"/>
          <w:szCs w:val="24"/>
        </w:rPr>
        <w:t>. Esta</w:t>
      </w:r>
      <w:r w:rsidRPr="00D60B8C">
        <w:rPr>
          <w:rFonts w:ascii="Times New Roman" w:hAnsi="Times New Roman"/>
          <w:color w:val="000000" w:themeColor="text1"/>
          <w:sz w:val="24"/>
          <w:szCs w:val="24"/>
        </w:rPr>
        <w:t xml:space="preserve"> in</w:t>
      </w:r>
      <w:r w:rsidR="00BC01E5">
        <w:rPr>
          <w:rFonts w:ascii="Times New Roman" w:hAnsi="Times New Roman"/>
          <w:color w:val="000000" w:themeColor="text1"/>
          <w:sz w:val="24"/>
          <w:szCs w:val="24"/>
        </w:rPr>
        <w:t>forma</w:t>
      </w:r>
      <w:r w:rsidRPr="00D60B8C">
        <w:rPr>
          <w:rFonts w:ascii="Times New Roman" w:hAnsi="Times New Roman"/>
          <w:color w:val="000000" w:themeColor="text1"/>
          <w:sz w:val="24"/>
          <w:szCs w:val="24"/>
        </w:rPr>
        <w:t xml:space="preserve"> que o celular</w:t>
      </w:r>
      <w:r w:rsidR="00BC01E5">
        <w:rPr>
          <w:rFonts w:ascii="Times New Roman" w:hAnsi="Times New Roman"/>
          <w:color w:val="000000" w:themeColor="text1"/>
          <w:sz w:val="24"/>
          <w:szCs w:val="24"/>
        </w:rPr>
        <w:t>-</w:t>
      </w:r>
      <w:r w:rsidRPr="00D60B8C">
        <w:rPr>
          <w:rFonts w:ascii="Times New Roman" w:hAnsi="Times New Roman"/>
          <w:color w:val="000000" w:themeColor="text1"/>
          <w:sz w:val="24"/>
          <w:szCs w:val="24"/>
        </w:rPr>
        <w:t>destino está disponível</w:t>
      </w:r>
      <w:r w:rsidR="00BC01E5">
        <w:rPr>
          <w:rFonts w:ascii="Times New Roman" w:hAnsi="Times New Roman"/>
          <w:color w:val="000000" w:themeColor="text1"/>
          <w:sz w:val="24"/>
          <w:szCs w:val="24"/>
        </w:rPr>
        <w:t xml:space="preserve"> e</w:t>
      </w:r>
      <w:r w:rsidRPr="00D60B8C">
        <w:rPr>
          <w:rFonts w:ascii="Times New Roman" w:hAnsi="Times New Roman"/>
          <w:color w:val="000000" w:themeColor="text1"/>
          <w:sz w:val="24"/>
          <w:szCs w:val="24"/>
        </w:rPr>
        <w:t xml:space="preserve">, </w:t>
      </w:r>
      <w:r w:rsidR="00BC01E5">
        <w:rPr>
          <w:rFonts w:ascii="Times New Roman" w:hAnsi="Times New Roman"/>
          <w:color w:val="000000" w:themeColor="text1"/>
          <w:sz w:val="24"/>
          <w:szCs w:val="24"/>
        </w:rPr>
        <w:t>posteriormente</w:t>
      </w:r>
      <w:r w:rsidRPr="00D60B8C">
        <w:rPr>
          <w:rFonts w:ascii="Times New Roman" w:hAnsi="Times New Roman"/>
          <w:color w:val="000000" w:themeColor="text1"/>
          <w:sz w:val="24"/>
          <w:szCs w:val="24"/>
        </w:rPr>
        <w:t xml:space="preserve">, a Central de SMS envia o pacote de dados contendo a mensagem SMS e mais alguns dados, como o tamanho da </w:t>
      </w:r>
      <w:r w:rsidR="00BC01E5">
        <w:rPr>
          <w:rFonts w:ascii="Times New Roman" w:hAnsi="Times New Roman"/>
          <w:color w:val="000000" w:themeColor="text1"/>
          <w:sz w:val="24"/>
          <w:szCs w:val="24"/>
        </w:rPr>
        <w:t>mensagem, celular-origem e celular-destino, a data e</w:t>
      </w:r>
      <w:r w:rsidRPr="00D60B8C">
        <w:rPr>
          <w:rFonts w:ascii="Times New Roman" w:hAnsi="Times New Roman"/>
          <w:color w:val="000000" w:themeColor="text1"/>
          <w:sz w:val="24"/>
          <w:szCs w:val="24"/>
        </w:rPr>
        <w:t xml:space="preserve"> hora de envio, dentre outras informações para a to</w:t>
      </w:r>
      <w:r w:rsidR="00BC01E5">
        <w:rPr>
          <w:rFonts w:ascii="Times New Roman" w:hAnsi="Times New Roman"/>
          <w:color w:val="000000" w:themeColor="text1"/>
          <w:sz w:val="24"/>
          <w:szCs w:val="24"/>
        </w:rPr>
        <w:t>rre que, por sua vez, a entregue</w:t>
      </w:r>
      <w:r w:rsidRPr="00D60B8C">
        <w:rPr>
          <w:rFonts w:ascii="Times New Roman" w:hAnsi="Times New Roman"/>
          <w:color w:val="000000" w:themeColor="text1"/>
          <w:sz w:val="24"/>
          <w:szCs w:val="24"/>
        </w:rPr>
        <w:t xml:space="preserve"> ao celular, salvando-a no mesmo.</w:t>
      </w:r>
      <w:r w:rsidR="00BC01E5">
        <w:rPr>
          <w:rFonts w:ascii="Times New Roman" w:hAnsi="Times New Roman"/>
          <w:color w:val="000000" w:themeColor="text1"/>
          <w:sz w:val="24"/>
          <w:szCs w:val="24"/>
        </w:rPr>
        <w:t xml:space="preserve"> </w:t>
      </w:r>
      <w:r w:rsidRPr="00D60B8C">
        <w:rPr>
          <w:rFonts w:ascii="Times New Roman" w:hAnsi="Times New Roman"/>
          <w:color w:val="000000" w:themeColor="text1"/>
          <w:sz w:val="24"/>
          <w:szCs w:val="24"/>
        </w:rPr>
        <w:t>[9]</w:t>
      </w:r>
    </w:p>
    <w:p w:rsidR="00723A9C" w:rsidRDefault="00D04152" w:rsidP="00B24984">
      <w:pPr>
        <w:spacing w:line="360" w:lineRule="auto"/>
        <w:ind w:firstLine="432"/>
        <w:jc w:val="both"/>
        <w:rPr>
          <w:rFonts w:ascii="Times New Roman" w:hAnsi="Times New Roman"/>
          <w:color w:val="000000" w:themeColor="text1"/>
          <w:sz w:val="24"/>
          <w:szCs w:val="24"/>
        </w:rPr>
      </w:pPr>
      <w:r>
        <w:rPr>
          <w:rFonts w:ascii="Times New Roman" w:hAnsi="Times New Roman"/>
          <w:color w:val="000000" w:themeColor="text1"/>
          <w:sz w:val="24"/>
          <w:szCs w:val="24"/>
        </w:rPr>
        <w:lastRenderedPageBreak/>
        <w:t>Esse artigo nos mostrou detalhadamente o real funcionamento de uma arqu</w:t>
      </w:r>
      <w:r w:rsidR="00BC01E5">
        <w:rPr>
          <w:rFonts w:ascii="Times New Roman" w:hAnsi="Times New Roman"/>
          <w:color w:val="000000" w:themeColor="text1"/>
          <w:sz w:val="24"/>
          <w:szCs w:val="24"/>
        </w:rPr>
        <w:t xml:space="preserve">itetura SMS e como ela funciona </w:t>
      </w:r>
      <w:ins w:id="27" w:author="Daniela" w:date="2010-11-15T09:24:00Z">
        <w:r w:rsidR="00BC01E5">
          <w:rPr>
            <w:rFonts w:ascii="Times New Roman" w:hAnsi="Times New Roman"/>
            <w:color w:val="000000" w:themeColor="text1"/>
            <w:sz w:val="24"/>
            <w:szCs w:val="24"/>
          </w:rPr>
          <w:t>e confirmou nossa decisão de utilizá-la no desenvolvimento deste trabalho.</w:t>
        </w:r>
      </w:ins>
    </w:p>
    <w:p w:rsidR="00BB00F6" w:rsidRPr="00D60B8C" w:rsidRDefault="00BB00F6" w:rsidP="00B24984">
      <w:pPr>
        <w:spacing w:line="360" w:lineRule="auto"/>
        <w:jc w:val="both"/>
        <w:rPr>
          <w:rFonts w:ascii="Times New Roman" w:eastAsiaTheme="minorHAnsi" w:hAnsi="Times New Roman"/>
          <w:b/>
          <w:color w:val="000000" w:themeColor="text1"/>
          <w:sz w:val="24"/>
          <w:szCs w:val="24"/>
        </w:rPr>
      </w:pPr>
      <w:r w:rsidRPr="00D60B8C">
        <w:rPr>
          <w:rFonts w:ascii="Times New Roman" w:hAnsi="Times New Roman"/>
          <w:b/>
          <w:color w:val="000000" w:themeColor="text1"/>
          <w:sz w:val="24"/>
          <w:szCs w:val="24"/>
        </w:rPr>
        <w:br w:type="page"/>
      </w:r>
    </w:p>
    <w:p w:rsidR="00543849" w:rsidRPr="00977D57" w:rsidRDefault="00543849" w:rsidP="00B24984">
      <w:pPr>
        <w:pStyle w:val="PargrafodaLista"/>
        <w:numPr>
          <w:ilvl w:val="0"/>
          <w:numId w:val="1"/>
        </w:numPr>
        <w:spacing w:line="360" w:lineRule="auto"/>
        <w:jc w:val="both"/>
        <w:outlineLvl w:val="0"/>
        <w:rPr>
          <w:rFonts w:ascii="Times New Roman" w:hAnsi="Times New Roman" w:cs="Times New Roman"/>
          <w:b/>
          <w:color w:val="000000" w:themeColor="text1"/>
          <w:sz w:val="32"/>
          <w:szCs w:val="32"/>
        </w:rPr>
      </w:pPr>
      <w:bookmarkStart w:id="28" w:name="_Toc277712143"/>
      <w:r w:rsidRPr="00977D57">
        <w:rPr>
          <w:rFonts w:ascii="Times New Roman" w:hAnsi="Times New Roman" w:cs="Times New Roman"/>
          <w:b/>
          <w:color w:val="000000" w:themeColor="text1"/>
          <w:sz w:val="32"/>
          <w:szCs w:val="32"/>
        </w:rPr>
        <w:lastRenderedPageBreak/>
        <w:t>MATERIAIS E MÉTODOS</w:t>
      </w:r>
      <w:bookmarkEnd w:id="28"/>
    </w:p>
    <w:p w:rsidR="00B24984" w:rsidRDefault="00186C43" w:rsidP="00B24984">
      <w:pPr>
        <w:spacing w:line="360" w:lineRule="auto"/>
        <w:ind w:firstLine="432"/>
        <w:jc w:val="both"/>
        <w:rPr>
          <w:rFonts w:ascii="Times New Roman" w:hAnsi="Times New Roman"/>
          <w:color w:val="000000" w:themeColor="text1"/>
          <w:sz w:val="24"/>
          <w:szCs w:val="24"/>
        </w:rPr>
      </w:pPr>
      <w:r>
        <w:rPr>
          <w:rFonts w:ascii="Times New Roman" w:hAnsi="Times New Roman"/>
          <w:color w:val="000000" w:themeColor="text1"/>
          <w:sz w:val="24"/>
          <w:szCs w:val="24"/>
        </w:rPr>
        <w:t>Nesse capítulo, será feita uma abordagem mostrando qual a solução para desenvolver o sistema foi utilizad</w:t>
      </w:r>
      <w:r w:rsidR="0071474E">
        <w:rPr>
          <w:rFonts w:ascii="Times New Roman" w:hAnsi="Times New Roman"/>
          <w:color w:val="000000" w:themeColor="text1"/>
          <w:sz w:val="24"/>
          <w:szCs w:val="24"/>
        </w:rPr>
        <w:t>a</w:t>
      </w:r>
      <w:r>
        <w:rPr>
          <w:rFonts w:ascii="Times New Roman" w:hAnsi="Times New Roman"/>
          <w:color w:val="000000" w:themeColor="text1"/>
          <w:sz w:val="24"/>
          <w:szCs w:val="24"/>
        </w:rPr>
        <w:t>. Quais os principais casos de uso do sistema, além de uma explicação dos materiais usados e também como fo</w:t>
      </w:r>
      <w:r w:rsidR="0071474E">
        <w:rPr>
          <w:rFonts w:ascii="Times New Roman" w:hAnsi="Times New Roman"/>
          <w:color w:val="000000" w:themeColor="text1"/>
          <w:sz w:val="24"/>
          <w:szCs w:val="24"/>
        </w:rPr>
        <w:t>ram</w:t>
      </w:r>
      <w:r>
        <w:rPr>
          <w:rFonts w:ascii="Times New Roman" w:hAnsi="Times New Roman"/>
          <w:color w:val="000000" w:themeColor="text1"/>
          <w:sz w:val="24"/>
          <w:szCs w:val="24"/>
        </w:rPr>
        <w:t xml:space="preserve"> aplicado nos métodos.</w:t>
      </w:r>
    </w:p>
    <w:p w:rsidR="0071474E" w:rsidRPr="005E62DE" w:rsidRDefault="0071474E" w:rsidP="00B24984">
      <w:pPr>
        <w:spacing w:line="360" w:lineRule="auto"/>
        <w:ind w:firstLine="432"/>
        <w:jc w:val="both"/>
        <w:rPr>
          <w:rFonts w:ascii="Times New Roman" w:hAnsi="Times New Roman"/>
          <w:color w:val="000000" w:themeColor="text1"/>
          <w:sz w:val="24"/>
          <w:szCs w:val="24"/>
        </w:rPr>
      </w:pPr>
    </w:p>
    <w:p w:rsidR="00445762" w:rsidRPr="00D60B8C" w:rsidRDefault="00256AEC" w:rsidP="00B24984">
      <w:pPr>
        <w:pStyle w:val="PargrafodaLista"/>
        <w:numPr>
          <w:ilvl w:val="1"/>
          <w:numId w:val="1"/>
        </w:numPr>
        <w:spacing w:line="360" w:lineRule="auto"/>
        <w:jc w:val="both"/>
        <w:outlineLvl w:val="1"/>
        <w:rPr>
          <w:rFonts w:ascii="Times New Roman" w:hAnsi="Times New Roman" w:cs="Times New Roman"/>
          <w:color w:val="000000" w:themeColor="text1"/>
          <w:sz w:val="24"/>
          <w:szCs w:val="24"/>
        </w:rPr>
      </w:pPr>
      <w:bookmarkStart w:id="29" w:name="_Toc277712144"/>
      <w:r w:rsidRPr="00D60B8C">
        <w:rPr>
          <w:rFonts w:ascii="Times New Roman" w:hAnsi="Times New Roman" w:cs="Times New Roman"/>
          <w:color w:val="000000" w:themeColor="text1"/>
          <w:sz w:val="24"/>
          <w:szCs w:val="24"/>
        </w:rPr>
        <w:t>DESCRIÇÃO DA SOLUÇÃO</w:t>
      </w:r>
      <w:bookmarkEnd w:id="29"/>
    </w:p>
    <w:p w:rsidR="00445762" w:rsidRPr="00D60B8C" w:rsidRDefault="006B4B46"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 Projeto F1</w:t>
      </w:r>
      <w:r w:rsidR="00445762" w:rsidRPr="00D60B8C">
        <w:rPr>
          <w:rFonts w:ascii="Times New Roman" w:hAnsi="Times New Roman"/>
          <w:color w:val="000000" w:themeColor="text1"/>
          <w:sz w:val="24"/>
          <w:szCs w:val="24"/>
        </w:rPr>
        <w:t xml:space="preserve"> resolve o problema de t</w:t>
      </w:r>
      <w:r w:rsidR="00E70832" w:rsidRPr="00D60B8C">
        <w:rPr>
          <w:rFonts w:ascii="Times New Roman" w:hAnsi="Times New Roman"/>
          <w:color w:val="000000" w:themeColor="text1"/>
          <w:sz w:val="24"/>
          <w:szCs w:val="24"/>
        </w:rPr>
        <w:t>empo de espera parado nas filas,</w:t>
      </w:r>
      <w:r w:rsidR="00445762" w:rsidRPr="00D60B8C">
        <w:rPr>
          <w:rFonts w:ascii="Times New Roman" w:hAnsi="Times New Roman"/>
          <w:color w:val="000000" w:themeColor="text1"/>
          <w:sz w:val="24"/>
          <w:szCs w:val="24"/>
        </w:rPr>
        <w:t xml:space="preserve"> </w:t>
      </w:r>
      <w:r w:rsidR="00E70832" w:rsidRPr="00D60B8C">
        <w:rPr>
          <w:rFonts w:ascii="Times New Roman" w:hAnsi="Times New Roman"/>
          <w:color w:val="000000" w:themeColor="text1"/>
          <w:sz w:val="24"/>
          <w:szCs w:val="24"/>
        </w:rPr>
        <w:t>f</w:t>
      </w:r>
      <w:r w:rsidR="00445762" w:rsidRPr="00D60B8C">
        <w:rPr>
          <w:rFonts w:ascii="Times New Roman" w:hAnsi="Times New Roman"/>
          <w:color w:val="000000" w:themeColor="text1"/>
          <w:sz w:val="24"/>
          <w:szCs w:val="24"/>
        </w:rPr>
        <w:t>azendo com que</w:t>
      </w:r>
      <w:r w:rsidRPr="00D60B8C">
        <w:rPr>
          <w:rFonts w:ascii="Times New Roman" w:hAnsi="Times New Roman"/>
          <w:color w:val="000000" w:themeColor="text1"/>
          <w:sz w:val="24"/>
          <w:szCs w:val="24"/>
        </w:rPr>
        <w:t xml:space="preserve"> </w:t>
      </w:r>
      <w:r w:rsidR="00445762" w:rsidRPr="00D60B8C">
        <w:rPr>
          <w:rFonts w:ascii="Times New Roman" w:hAnsi="Times New Roman"/>
          <w:color w:val="000000" w:themeColor="text1"/>
          <w:sz w:val="24"/>
          <w:szCs w:val="24"/>
        </w:rPr>
        <w:t xml:space="preserve">o sistema gerencie a fila de maneira que não seja necessária a permanência física das pessoas nas </w:t>
      </w:r>
      <w:r w:rsidR="00636D7F" w:rsidRPr="00D60B8C">
        <w:rPr>
          <w:rFonts w:ascii="Times New Roman" w:hAnsi="Times New Roman"/>
          <w:color w:val="000000" w:themeColor="text1"/>
          <w:sz w:val="24"/>
          <w:szCs w:val="24"/>
        </w:rPr>
        <w:t>mesmas</w:t>
      </w:r>
      <w:r w:rsidR="00445762" w:rsidRPr="00D60B8C">
        <w:rPr>
          <w:rFonts w:ascii="Times New Roman" w:hAnsi="Times New Roman"/>
          <w:color w:val="000000" w:themeColor="text1"/>
          <w:sz w:val="24"/>
          <w:szCs w:val="24"/>
        </w:rPr>
        <w:t xml:space="preserve">. </w:t>
      </w:r>
    </w:p>
    <w:p w:rsidR="00445762" w:rsidRPr="00D60B8C" w:rsidRDefault="00445762"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Quando o cliente entrar no parque irá cadastrar o seu celular e receberá uma etiqueta código de barras, </w:t>
      </w:r>
      <w:r w:rsidR="00E70832" w:rsidRPr="00D60B8C">
        <w:rPr>
          <w:rFonts w:ascii="Times New Roman" w:hAnsi="Times New Roman"/>
          <w:color w:val="000000" w:themeColor="text1"/>
          <w:sz w:val="24"/>
          <w:szCs w:val="24"/>
        </w:rPr>
        <w:t>que</w:t>
      </w:r>
      <w:r w:rsidRPr="00D60B8C">
        <w:rPr>
          <w:rFonts w:ascii="Times New Roman" w:hAnsi="Times New Roman"/>
          <w:color w:val="000000" w:themeColor="text1"/>
          <w:sz w:val="24"/>
          <w:szCs w:val="24"/>
        </w:rPr>
        <w:t xml:space="preserve"> será o identificador do cliente</w:t>
      </w:r>
      <w:r w:rsidR="00E70832" w:rsidRPr="00D60B8C">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w:t>
      </w:r>
      <w:r w:rsidR="00E70832" w:rsidRPr="00D60B8C">
        <w:rPr>
          <w:rFonts w:ascii="Times New Roman" w:hAnsi="Times New Roman"/>
          <w:color w:val="000000" w:themeColor="text1"/>
          <w:sz w:val="24"/>
          <w:szCs w:val="24"/>
        </w:rPr>
        <w:t>A</w:t>
      </w:r>
      <w:r w:rsidRPr="00D60B8C">
        <w:rPr>
          <w:rFonts w:ascii="Times New Roman" w:hAnsi="Times New Roman"/>
          <w:color w:val="000000" w:themeColor="text1"/>
          <w:sz w:val="24"/>
          <w:szCs w:val="24"/>
        </w:rPr>
        <w:t>o escolher o brinquedo desejado</w:t>
      </w:r>
      <w:r w:rsidR="00E70832" w:rsidRPr="00D60B8C">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w:t>
      </w:r>
      <w:r w:rsidR="005E62DE">
        <w:rPr>
          <w:rFonts w:ascii="Times New Roman" w:hAnsi="Times New Roman"/>
          <w:color w:val="000000" w:themeColor="text1"/>
          <w:sz w:val="24"/>
          <w:szCs w:val="24"/>
        </w:rPr>
        <w:t xml:space="preserve">o visitante do parque </w:t>
      </w:r>
      <w:r w:rsidRPr="00D60B8C">
        <w:rPr>
          <w:rFonts w:ascii="Times New Roman" w:hAnsi="Times New Roman"/>
          <w:color w:val="000000" w:themeColor="text1"/>
          <w:sz w:val="24"/>
          <w:szCs w:val="24"/>
        </w:rPr>
        <w:t>irá passar essa etiqueta na portaria do brinquedo entrando automaticamente na fila virtual</w:t>
      </w:r>
      <w:r w:rsidR="005E62DE">
        <w:rPr>
          <w:rFonts w:ascii="Times New Roman" w:hAnsi="Times New Roman"/>
          <w:color w:val="000000" w:themeColor="text1"/>
          <w:sz w:val="24"/>
          <w:szCs w:val="24"/>
        </w:rPr>
        <w:t xml:space="preserve"> e</w:t>
      </w:r>
      <w:r w:rsidRPr="00D60B8C">
        <w:rPr>
          <w:rFonts w:ascii="Times New Roman" w:hAnsi="Times New Roman"/>
          <w:color w:val="000000" w:themeColor="text1"/>
          <w:sz w:val="24"/>
          <w:szCs w:val="24"/>
        </w:rPr>
        <w:t xml:space="preserve">, </w:t>
      </w:r>
      <w:r w:rsidR="005E62DE">
        <w:rPr>
          <w:rFonts w:ascii="Times New Roman" w:hAnsi="Times New Roman"/>
          <w:color w:val="000000" w:themeColor="text1"/>
          <w:sz w:val="24"/>
          <w:szCs w:val="24"/>
        </w:rPr>
        <w:t xml:space="preserve">com </w:t>
      </w:r>
      <w:r w:rsidRPr="00D60B8C">
        <w:rPr>
          <w:rFonts w:ascii="Times New Roman" w:hAnsi="Times New Roman"/>
          <w:color w:val="000000" w:themeColor="text1"/>
          <w:sz w:val="24"/>
          <w:szCs w:val="24"/>
        </w:rPr>
        <w:t>isso</w:t>
      </w:r>
      <w:r w:rsidR="005E62DE">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ele estará livre para andar pelo parque aguardando até que o sistema o informe através de uma mensagem no celular que sua vez está chegando. Quando ele </w:t>
      </w:r>
      <w:r w:rsidR="00E70832" w:rsidRPr="00D60B8C">
        <w:rPr>
          <w:rFonts w:ascii="Times New Roman" w:hAnsi="Times New Roman"/>
          <w:color w:val="000000" w:themeColor="text1"/>
          <w:sz w:val="24"/>
          <w:szCs w:val="24"/>
        </w:rPr>
        <w:t>for</w:t>
      </w:r>
      <w:r w:rsidRPr="00D60B8C">
        <w:rPr>
          <w:rFonts w:ascii="Times New Roman" w:hAnsi="Times New Roman"/>
          <w:color w:val="000000" w:themeColor="text1"/>
          <w:sz w:val="24"/>
          <w:szCs w:val="24"/>
        </w:rPr>
        <w:t xml:space="preserve"> informado </w:t>
      </w:r>
      <w:r w:rsidR="00E70832" w:rsidRPr="00D60B8C">
        <w:rPr>
          <w:rFonts w:ascii="Times New Roman" w:hAnsi="Times New Roman"/>
          <w:color w:val="000000" w:themeColor="text1"/>
          <w:sz w:val="24"/>
          <w:szCs w:val="24"/>
        </w:rPr>
        <w:t>deverá</w:t>
      </w:r>
      <w:r w:rsidRPr="00D60B8C">
        <w:rPr>
          <w:rFonts w:ascii="Times New Roman" w:hAnsi="Times New Roman"/>
          <w:color w:val="000000" w:themeColor="text1"/>
          <w:sz w:val="24"/>
          <w:szCs w:val="24"/>
        </w:rPr>
        <w:t xml:space="preserve"> dirigir</w:t>
      </w:r>
      <w:r w:rsidR="00E70832" w:rsidRPr="00D60B8C">
        <w:rPr>
          <w:rFonts w:ascii="Times New Roman" w:hAnsi="Times New Roman"/>
          <w:color w:val="000000" w:themeColor="text1"/>
          <w:sz w:val="24"/>
          <w:szCs w:val="24"/>
        </w:rPr>
        <w:t>-se</w:t>
      </w:r>
      <w:r w:rsidRPr="00D60B8C">
        <w:rPr>
          <w:rFonts w:ascii="Times New Roman" w:hAnsi="Times New Roman"/>
          <w:color w:val="000000" w:themeColor="text1"/>
          <w:sz w:val="24"/>
          <w:szCs w:val="24"/>
        </w:rPr>
        <w:t xml:space="preserve"> até o brinquedo e entrará em uma pequena fila física aguardando para entrar no </w:t>
      </w:r>
      <w:r w:rsidR="00E70832" w:rsidRPr="00D60B8C">
        <w:rPr>
          <w:rFonts w:ascii="Times New Roman" w:hAnsi="Times New Roman"/>
          <w:color w:val="000000" w:themeColor="text1"/>
          <w:sz w:val="24"/>
          <w:szCs w:val="24"/>
        </w:rPr>
        <w:t>mesmo</w:t>
      </w:r>
      <w:r w:rsidRPr="00D60B8C">
        <w:rPr>
          <w:rFonts w:ascii="Times New Roman" w:hAnsi="Times New Roman"/>
          <w:color w:val="000000" w:themeColor="text1"/>
          <w:sz w:val="24"/>
          <w:szCs w:val="24"/>
        </w:rPr>
        <w:t>.</w:t>
      </w:r>
    </w:p>
    <w:p w:rsidR="00445762" w:rsidRPr="00D60B8C" w:rsidRDefault="006B4B46"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solução trabalha</w:t>
      </w:r>
      <w:r w:rsidR="005E62DE">
        <w:rPr>
          <w:rFonts w:ascii="Times New Roman" w:hAnsi="Times New Roman"/>
          <w:color w:val="000000" w:themeColor="text1"/>
          <w:sz w:val="24"/>
          <w:szCs w:val="24"/>
        </w:rPr>
        <w:t xml:space="preserve"> com dois tipos de filas:</w:t>
      </w:r>
      <w:r w:rsidR="00445762" w:rsidRPr="00D60B8C">
        <w:rPr>
          <w:rFonts w:ascii="Times New Roman" w:hAnsi="Times New Roman"/>
          <w:color w:val="000000" w:themeColor="text1"/>
          <w:sz w:val="24"/>
          <w:szCs w:val="24"/>
        </w:rPr>
        <w:t xml:space="preserve"> a virtual e a física. A fila virtual é aquela que te</w:t>
      </w:r>
      <w:r w:rsidR="00E70832" w:rsidRPr="00D60B8C">
        <w:rPr>
          <w:rFonts w:ascii="Times New Roman" w:hAnsi="Times New Roman"/>
          <w:color w:val="000000" w:themeColor="text1"/>
          <w:sz w:val="24"/>
          <w:szCs w:val="24"/>
        </w:rPr>
        <w:t>m todos os clientes cadastrados, mas</w:t>
      </w:r>
      <w:r w:rsidR="00445762" w:rsidRPr="00D60B8C">
        <w:rPr>
          <w:rFonts w:ascii="Times New Roman" w:hAnsi="Times New Roman"/>
          <w:color w:val="000000" w:themeColor="text1"/>
          <w:sz w:val="24"/>
          <w:szCs w:val="24"/>
        </w:rPr>
        <w:t xml:space="preserve"> não </w:t>
      </w:r>
      <w:r w:rsidR="005E62DE">
        <w:rPr>
          <w:rFonts w:ascii="Times New Roman" w:hAnsi="Times New Roman"/>
          <w:color w:val="000000" w:themeColor="text1"/>
          <w:sz w:val="24"/>
          <w:szCs w:val="24"/>
        </w:rPr>
        <w:t xml:space="preserve">os mantém </w:t>
      </w:r>
      <w:r w:rsidR="00445762" w:rsidRPr="00D60B8C">
        <w:rPr>
          <w:rFonts w:ascii="Times New Roman" w:hAnsi="Times New Roman"/>
          <w:color w:val="000000" w:themeColor="text1"/>
          <w:sz w:val="24"/>
          <w:szCs w:val="24"/>
        </w:rPr>
        <w:t>fisicamente nela</w:t>
      </w:r>
      <w:r w:rsidR="00E70832" w:rsidRPr="00D60B8C">
        <w:rPr>
          <w:rFonts w:ascii="Times New Roman" w:hAnsi="Times New Roman"/>
          <w:color w:val="000000" w:themeColor="text1"/>
          <w:sz w:val="24"/>
          <w:szCs w:val="24"/>
        </w:rPr>
        <w:t>,</w:t>
      </w:r>
      <w:r w:rsidR="00445762" w:rsidRPr="00D60B8C">
        <w:rPr>
          <w:rFonts w:ascii="Times New Roman" w:hAnsi="Times New Roman"/>
          <w:color w:val="000000" w:themeColor="text1"/>
          <w:sz w:val="24"/>
          <w:szCs w:val="24"/>
        </w:rPr>
        <w:t xml:space="preserve"> e sim passeando pelo parque. A fila física é uma pequena fila que será formada apenas pelas pessoas que já foram chamadas para entrar no brinquedo, o tempo de espera nela é muito curto.</w:t>
      </w:r>
    </w:p>
    <w:p w:rsidR="00445762" w:rsidRPr="00D60B8C" w:rsidRDefault="00445762"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A fila será controlada </w:t>
      </w:r>
      <w:r w:rsidR="005E62DE">
        <w:rPr>
          <w:rFonts w:ascii="Times New Roman" w:hAnsi="Times New Roman"/>
          <w:color w:val="000000" w:themeColor="text1"/>
          <w:sz w:val="24"/>
          <w:szCs w:val="24"/>
        </w:rPr>
        <w:t>do seguinte</w:t>
      </w:r>
      <w:r w:rsidRPr="00D60B8C">
        <w:rPr>
          <w:rFonts w:ascii="Times New Roman" w:hAnsi="Times New Roman"/>
          <w:color w:val="000000" w:themeColor="text1"/>
          <w:sz w:val="24"/>
          <w:szCs w:val="24"/>
        </w:rPr>
        <w:t xml:space="preserve"> modo:</w:t>
      </w:r>
    </w:p>
    <w:p w:rsidR="00445762" w:rsidRDefault="005E62DE" w:rsidP="00B24984">
      <w:pPr>
        <w:spacing w:line="360" w:lineRule="auto"/>
        <w:ind w:firstLine="576"/>
        <w:jc w:val="both"/>
        <w:rPr>
          <w:rFonts w:ascii="Times New Roman" w:hAnsi="Times New Roman"/>
          <w:color w:val="000000" w:themeColor="text1"/>
          <w:sz w:val="24"/>
          <w:szCs w:val="24"/>
        </w:rPr>
      </w:pPr>
      <w:r>
        <w:rPr>
          <w:rFonts w:ascii="Times New Roman" w:hAnsi="Times New Roman"/>
          <w:color w:val="000000" w:themeColor="text1"/>
          <w:sz w:val="24"/>
          <w:szCs w:val="24"/>
        </w:rPr>
        <w:t>Haverá</w:t>
      </w:r>
      <w:r w:rsidR="00445762" w:rsidRPr="00D60B8C">
        <w:rPr>
          <w:rFonts w:ascii="Times New Roman" w:hAnsi="Times New Roman"/>
          <w:color w:val="000000" w:themeColor="text1"/>
          <w:sz w:val="24"/>
          <w:szCs w:val="24"/>
        </w:rPr>
        <w:t xml:space="preserve"> um l</w:t>
      </w:r>
      <w:r w:rsidR="00E70832" w:rsidRPr="00D60B8C">
        <w:rPr>
          <w:rFonts w:ascii="Times New Roman" w:hAnsi="Times New Roman"/>
          <w:color w:val="000000" w:themeColor="text1"/>
          <w:sz w:val="24"/>
          <w:szCs w:val="24"/>
        </w:rPr>
        <w:t>eitor de código de barras no iní</w:t>
      </w:r>
      <w:r w:rsidR="00445762" w:rsidRPr="00D60B8C">
        <w:rPr>
          <w:rFonts w:ascii="Times New Roman" w:hAnsi="Times New Roman"/>
          <w:color w:val="000000" w:themeColor="text1"/>
          <w:sz w:val="24"/>
          <w:szCs w:val="24"/>
        </w:rPr>
        <w:t>cio da fila e outro na entrada do brinquedo. Para o usuário se cadastrar em uma fila</w:t>
      </w:r>
      <w:r>
        <w:rPr>
          <w:rFonts w:ascii="Times New Roman" w:hAnsi="Times New Roman"/>
          <w:color w:val="000000" w:themeColor="text1"/>
          <w:sz w:val="24"/>
          <w:szCs w:val="24"/>
        </w:rPr>
        <w:t>,</w:t>
      </w:r>
      <w:r w:rsidR="00445762" w:rsidRPr="00D60B8C">
        <w:rPr>
          <w:rFonts w:ascii="Times New Roman" w:hAnsi="Times New Roman"/>
          <w:color w:val="000000" w:themeColor="text1"/>
          <w:sz w:val="24"/>
          <w:szCs w:val="24"/>
        </w:rPr>
        <w:t xml:space="preserve"> é necessário passar o código de barras no leitor e quando for chamado passará a etiqueta novamente na entrada da fila e o sistema irá verificar se ele foi realmente chamado e permitirá sua entrada em uma pequena fila física esperando sua vez. </w:t>
      </w:r>
      <w:r>
        <w:rPr>
          <w:rFonts w:ascii="Times New Roman" w:hAnsi="Times New Roman"/>
          <w:color w:val="000000" w:themeColor="text1"/>
          <w:sz w:val="24"/>
          <w:szCs w:val="24"/>
        </w:rPr>
        <w:t>Ao</w:t>
      </w:r>
      <w:r w:rsidR="00445762" w:rsidRPr="00D60B8C">
        <w:rPr>
          <w:rFonts w:ascii="Times New Roman" w:hAnsi="Times New Roman"/>
          <w:color w:val="000000" w:themeColor="text1"/>
          <w:sz w:val="24"/>
          <w:szCs w:val="24"/>
        </w:rPr>
        <w:t xml:space="preserve"> entrar no brinquedo</w:t>
      </w:r>
      <w:r>
        <w:rPr>
          <w:rFonts w:ascii="Times New Roman" w:hAnsi="Times New Roman"/>
          <w:color w:val="000000" w:themeColor="text1"/>
          <w:sz w:val="24"/>
          <w:szCs w:val="24"/>
        </w:rPr>
        <w:t>,</w:t>
      </w:r>
      <w:r w:rsidR="00445762" w:rsidRPr="00D60B8C">
        <w:rPr>
          <w:rFonts w:ascii="Times New Roman" w:hAnsi="Times New Roman"/>
          <w:color w:val="000000" w:themeColor="text1"/>
          <w:sz w:val="24"/>
          <w:szCs w:val="24"/>
        </w:rPr>
        <w:t xml:space="preserve"> é necessário</w:t>
      </w:r>
      <w:r>
        <w:rPr>
          <w:rFonts w:ascii="Times New Roman" w:hAnsi="Times New Roman"/>
          <w:color w:val="000000" w:themeColor="text1"/>
          <w:sz w:val="24"/>
          <w:szCs w:val="24"/>
        </w:rPr>
        <w:t xml:space="preserve"> que o cliente passe</w:t>
      </w:r>
      <w:r w:rsidR="00445762" w:rsidRPr="00D60B8C">
        <w:rPr>
          <w:rFonts w:ascii="Times New Roman" w:hAnsi="Times New Roman"/>
          <w:color w:val="000000" w:themeColor="text1"/>
          <w:sz w:val="24"/>
          <w:szCs w:val="24"/>
        </w:rPr>
        <w:t xml:space="preserve"> a etiqueta novamente. O funcionário que controla o brinquedo terá acesso ao sistema para informar o mo</w:t>
      </w:r>
      <w:r w:rsidR="00E70832" w:rsidRPr="00D60B8C">
        <w:rPr>
          <w:rFonts w:ascii="Times New Roman" w:hAnsi="Times New Roman"/>
          <w:color w:val="000000" w:themeColor="text1"/>
          <w:sz w:val="24"/>
          <w:szCs w:val="24"/>
        </w:rPr>
        <w:t>mento em que as pessoas entrarão</w:t>
      </w:r>
      <w:r w:rsidR="00445762" w:rsidRPr="00D60B8C">
        <w:rPr>
          <w:rFonts w:ascii="Times New Roman" w:hAnsi="Times New Roman"/>
          <w:color w:val="000000" w:themeColor="text1"/>
          <w:sz w:val="24"/>
          <w:szCs w:val="24"/>
        </w:rPr>
        <w:t xml:space="preserve"> no brinquedo </w:t>
      </w:r>
      <w:r w:rsidR="00E70832" w:rsidRPr="00D60B8C">
        <w:rPr>
          <w:rFonts w:ascii="Times New Roman" w:hAnsi="Times New Roman"/>
          <w:color w:val="000000" w:themeColor="text1"/>
          <w:sz w:val="24"/>
          <w:szCs w:val="24"/>
        </w:rPr>
        <w:t>e</w:t>
      </w:r>
      <w:r w:rsidR="00445762" w:rsidRPr="00D60B8C">
        <w:rPr>
          <w:rFonts w:ascii="Times New Roman" w:hAnsi="Times New Roman"/>
          <w:color w:val="000000" w:themeColor="text1"/>
          <w:sz w:val="24"/>
          <w:szCs w:val="24"/>
        </w:rPr>
        <w:t xml:space="preserve"> o momento delas saírem </w:t>
      </w:r>
      <w:r>
        <w:rPr>
          <w:rFonts w:ascii="Times New Roman" w:hAnsi="Times New Roman"/>
          <w:color w:val="000000" w:themeColor="text1"/>
          <w:sz w:val="24"/>
          <w:szCs w:val="24"/>
        </w:rPr>
        <w:t>dele</w:t>
      </w:r>
      <w:r w:rsidR="00445762" w:rsidRPr="00D60B8C">
        <w:rPr>
          <w:rFonts w:ascii="Times New Roman" w:hAnsi="Times New Roman"/>
          <w:color w:val="000000" w:themeColor="text1"/>
          <w:sz w:val="24"/>
          <w:szCs w:val="24"/>
        </w:rPr>
        <w:t>.</w:t>
      </w:r>
    </w:p>
    <w:p w:rsidR="009F6507" w:rsidRPr="00D60B8C" w:rsidRDefault="009F6507" w:rsidP="00B24984">
      <w:pPr>
        <w:spacing w:line="360" w:lineRule="auto"/>
        <w:ind w:firstLine="576"/>
        <w:jc w:val="both"/>
        <w:rPr>
          <w:rFonts w:ascii="Times New Roman" w:hAnsi="Times New Roman"/>
          <w:color w:val="000000" w:themeColor="text1"/>
          <w:sz w:val="24"/>
          <w:szCs w:val="24"/>
        </w:rPr>
      </w:pPr>
    </w:p>
    <w:p w:rsidR="00445762" w:rsidRPr="00D60B8C" w:rsidRDefault="00445762"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lastRenderedPageBreak/>
        <w:t>A quantidade de pessoas presentes na fila fí</w:t>
      </w:r>
      <w:r w:rsidR="00636D7F" w:rsidRPr="00D60B8C">
        <w:rPr>
          <w:rFonts w:ascii="Times New Roman" w:hAnsi="Times New Roman"/>
          <w:color w:val="000000" w:themeColor="text1"/>
          <w:sz w:val="24"/>
          <w:szCs w:val="24"/>
        </w:rPr>
        <w:t>sica será definida através do cá</w:t>
      </w:r>
      <w:r w:rsidRPr="00D60B8C">
        <w:rPr>
          <w:rFonts w:ascii="Times New Roman" w:hAnsi="Times New Roman"/>
          <w:color w:val="000000" w:themeColor="text1"/>
          <w:sz w:val="24"/>
          <w:szCs w:val="24"/>
        </w:rPr>
        <w:t>lculo:</w:t>
      </w:r>
    </w:p>
    <w:p w:rsidR="00445762" w:rsidRPr="00D60B8C" w:rsidRDefault="00FD5C33"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Qp = </w:t>
      </w:r>
      <w:r w:rsidR="00445762" w:rsidRPr="00D60B8C">
        <w:rPr>
          <w:rFonts w:ascii="Times New Roman" w:hAnsi="Times New Roman"/>
          <w:color w:val="000000" w:themeColor="text1"/>
          <w:sz w:val="24"/>
          <w:szCs w:val="24"/>
        </w:rPr>
        <w:t>(TempoDeMensagem / TempoExecuçãoBrinquedo) * QntPessoasPorBrinquedo</w:t>
      </w:r>
    </w:p>
    <w:p w:rsidR="00445762" w:rsidRPr="00D60B8C" w:rsidRDefault="00445762"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Tempo de Mensagem será uma constante cadastrada no sistema, que é o tempo necessário para a pessoa</w:t>
      </w:r>
      <w:r w:rsidR="005E62DE">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in</w:t>
      </w:r>
      <w:r w:rsidR="00636D7F" w:rsidRPr="00D60B8C">
        <w:rPr>
          <w:rFonts w:ascii="Times New Roman" w:hAnsi="Times New Roman"/>
          <w:color w:val="000000" w:themeColor="text1"/>
          <w:sz w:val="24"/>
          <w:szCs w:val="24"/>
        </w:rPr>
        <w:t>dependente</w:t>
      </w:r>
      <w:r w:rsidR="005E62DE">
        <w:rPr>
          <w:rFonts w:ascii="Times New Roman" w:hAnsi="Times New Roman"/>
          <w:color w:val="000000" w:themeColor="text1"/>
          <w:sz w:val="24"/>
          <w:szCs w:val="24"/>
        </w:rPr>
        <w:t>mente</w:t>
      </w:r>
      <w:r w:rsidR="00636D7F" w:rsidRPr="00D60B8C">
        <w:rPr>
          <w:rFonts w:ascii="Times New Roman" w:hAnsi="Times New Roman"/>
          <w:color w:val="000000" w:themeColor="text1"/>
          <w:sz w:val="24"/>
          <w:szCs w:val="24"/>
        </w:rPr>
        <w:t xml:space="preserve"> da localização, chegar</w:t>
      </w:r>
      <w:r w:rsidRPr="00D60B8C">
        <w:rPr>
          <w:rFonts w:ascii="Times New Roman" w:hAnsi="Times New Roman"/>
          <w:color w:val="000000" w:themeColor="text1"/>
          <w:sz w:val="24"/>
          <w:szCs w:val="24"/>
        </w:rPr>
        <w:t xml:space="preserve"> a tempo no brinquedo.</w:t>
      </w:r>
    </w:p>
    <w:p w:rsidR="00445762" w:rsidRPr="00D60B8C" w:rsidRDefault="00445762"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Tempo de execução do brinquedo é o tempo que leva para o cliente entrar, brincar e sair do brinquedo e será calculado com base no intervalo da interação do funcionário no nosso sistema.</w:t>
      </w:r>
    </w:p>
    <w:p w:rsidR="00445762" w:rsidRPr="00D60B8C" w:rsidRDefault="00445762"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Ao lado do leitor na entrada da fila existirá um relógio informando o tempo total de fila para determinado brinquedo e esse tempo será calculado da seguinte forma:</w:t>
      </w:r>
    </w:p>
    <w:p w:rsidR="00445762" w:rsidRPr="00D60B8C" w:rsidRDefault="00FD5C33"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Ttf = </w:t>
      </w:r>
      <w:r w:rsidR="00445762" w:rsidRPr="00D60B8C">
        <w:rPr>
          <w:rFonts w:ascii="Times New Roman" w:hAnsi="Times New Roman"/>
          <w:color w:val="000000" w:themeColor="text1"/>
          <w:sz w:val="24"/>
          <w:szCs w:val="24"/>
        </w:rPr>
        <w:t>TempoExecuçãoBrinquedo * QntPessoasCadastradasNaFila</w:t>
      </w:r>
    </w:p>
    <w:p w:rsidR="00445762" w:rsidRPr="00D60B8C" w:rsidRDefault="00636D7F"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Esse tempo será </w:t>
      </w:r>
      <w:r w:rsidR="005E62DE" w:rsidRPr="00D60B8C">
        <w:rPr>
          <w:rFonts w:ascii="Times New Roman" w:hAnsi="Times New Roman"/>
          <w:color w:val="000000" w:themeColor="text1"/>
          <w:sz w:val="24"/>
          <w:szCs w:val="24"/>
        </w:rPr>
        <w:t>recalculado</w:t>
      </w:r>
      <w:r w:rsidR="00445762" w:rsidRPr="00D60B8C">
        <w:rPr>
          <w:rFonts w:ascii="Times New Roman" w:hAnsi="Times New Roman"/>
          <w:color w:val="000000" w:themeColor="text1"/>
          <w:sz w:val="24"/>
          <w:szCs w:val="24"/>
        </w:rPr>
        <w:t xml:space="preserve"> toda vez que uma pessoa se cadastrar na fila. As pessoas antes de se cadastrarem poderão ver uma estimativa de quanto tempo ela levará para entrar no brinq</w:t>
      </w:r>
      <w:r w:rsidR="00FD5C33" w:rsidRPr="00D60B8C">
        <w:rPr>
          <w:rFonts w:ascii="Times New Roman" w:hAnsi="Times New Roman"/>
          <w:color w:val="000000" w:themeColor="text1"/>
          <w:sz w:val="24"/>
          <w:szCs w:val="24"/>
        </w:rPr>
        <w:t xml:space="preserve">uedo olhando através do relógio que fica localizado ao lado do </w:t>
      </w:r>
      <w:r w:rsidRPr="00D60B8C">
        <w:rPr>
          <w:rFonts w:ascii="Times New Roman" w:hAnsi="Times New Roman"/>
          <w:color w:val="000000" w:themeColor="text1"/>
          <w:sz w:val="24"/>
          <w:szCs w:val="24"/>
        </w:rPr>
        <w:t>mesmo</w:t>
      </w:r>
      <w:r w:rsidR="00FD5C33" w:rsidRPr="00D60B8C">
        <w:rPr>
          <w:rFonts w:ascii="Times New Roman" w:hAnsi="Times New Roman"/>
          <w:color w:val="000000" w:themeColor="text1"/>
          <w:sz w:val="24"/>
          <w:szCs w:val="24"/>
        </w:rPr>
        <w:t>.</w:t>
      </w:r>
    </w:p>
    <w:p w:rsidR="006B4B46" w:rsidRPr="00D60B8C" w:rsidRDefault="006B4B46"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Se por algum motivo algum brinquedo deixar de funcionar, ou quebrar, o sistema irá enviar uma mensagem a todas as pessoas que estão cadastradas na fila </w:t>
      </w:r>
      <w:r w:rsidR="00636D7F" w:rsidRPr="00D60B8C">
        <w:rPr>
          <w:rFonts w:ascii="Times New Roman" w:hAnsi="Times New Roman"/>
          <w:color w:val="000000" w:themeColor="text1"/>
          <w:sz w:val="24"/>
          <w:szCs w:val="24"/>
        </w:rPr>
        <w:t>deste</w:t>
      </w:r>
      <w:r w:rsidRPr="00D60B8C">
        <w:rPr>
          <w:rFonts w:ascii="Times New Roman" w:hAnsi="Times New Roman"/>
          <w:color w:val="000000" w:themeColor="text1"/>
          <w:sz w:val="24"/>
          <w:szCs w:val="24"/>
        </w:rPr>
        <w:t>,</w:t>
      </w:r>
      <w:r w:rsidR="00636D7F" w:rsidRPr="00D60B8C">
        <w:rPr>
          <w:rFonts w:ascii="Times New Roman" w:hAnsi="Times New Roman"/>
          <w:color w:val="000000" w:themeColor="text1"/>
          <w:sz w:val="24"/>
          <w:szCs w:val="24"/>
        </w:rPr>
        <w:t xml:space="preserve"> </w:t>
      </w:r>
      <w:r w:rsidR="00721FFB">
        <w:rPr>
          <w:rFonts w:ascii="Times New Roman" w:hAnsi="Times New Roman"/>
          <w:color w:val="000000" w:themeColor="text1"/>
          <w:sz w:val="24"/>
          <w:szCs w:val="24"/>
        </w:rPr>
        <w:t xml:space="preserve">as deixando </w:t>
      </w:r>
      <w:r w:rsidRPr="00D60B8C">
        <w:rPr>
          <w:rFonts w:ascii="Times New Roman" w:hAnsi="Times New Roman"/>
          <w:color w:val="000000" w:themeColor="text1"/>
          <w:sz w:val="24"/>
          <w:szCs w:val="24"/>
        </w:rPr>
        <w:t>assim</w:t>
      </w:r>
      <w:r w:rsidR="00636D7F" w:rsidRPr="00D60B8C">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livres para escolher outros brinquedos </w:t>
      </w:r>
      <w:r w:rsidR="00636D7F" w:rsidRPr="00D60B8C">
        <w:rPr>
          <w:rFonts w:ascii="Times New Roman" w:hAnsi="Times New Roman"/>
          <w:color w:val="000000" w:themeColor="text1"/>
          <w:sz w:val="24"/>
          <w:szCs w:val="24"/>
        </w:rPr>
        <w:t>que quiserem</w:t>
      </w:r>
      <w:r w:rsidRPr="00D60B8C">
        <w:rPr>
          <w:rFonts w:ascii="Times New Roman" w:hAnsi="Times New Roman"/>
          <w:color w:val="000000" w:themeColor="text1"/>
          <w:sz w:val="24"/>
          <w:szCs w:val="24"/>
        </w:rPr>
        <w:t>.</w:t>
      </w:r>
    </w:p>
    <w:p w:rsidR="00B24984" w:rsidRDefault="00B24984">
      <w:pPr>
        <w:rPr>
          <w:rFonts w:ascii="Times New Roman" w:hAnsi="Times New Roman"/>
          <w:color w:val="000000" w:themeColor="text1"/>
          <w:sz w:val="24"/>
          <w:szCs w:val="24"/>
        </w:rPr>
      </w:pPr>
      <w:r>
        <w:rPr>
          <w:rFonts w:ascii="Times New Roman" w:hAnsi="Times New Roman"/>
          <w:color w:val="000000" w:themeColor="text1"/>
          <w:sz w:val="24"/>
          <w:szCs w:val="24"/>
        </w:rPr>
        <w:br w:type="page"/>
      </w:r>
    </w:p>
    <w:p w:rsidR="00445762" w:rsidRPr="00D60B8C" w:rsidRDefault="00256AEC" w:rsidP="00B24984">
      <w:pPr>
        <w:pStyle w:val="PargrafodaLista"/>
        <w:numPr>
          <w:ilvl w:val="1"/>
          <w:numId w:val="1"/>
        </w:numPr>
        <w:spacing w:line="360" w:lineRule="auto"/>
        <w:jc w:val="both"/>
        <w:outlineLvl w:val="1"/>
        <w:rPr>
          <w:rFonts w:ascii="Times New Roman" w:hAnsi="Times New Roman" w:cs="Times New Roman"/>
          <w:color w:val="000000" w:themeColor="text1"/>
          <w:sz w:val="24"/>
          <w:szCs w:val="24"/>
        </w:rPr>
      </w:pPr>
      <w:bookmarkStart w:id="30" w:name="_Toc277712145"/>
      <w:r w:rsidRPr="00D60B8C">
        <w:rPr>
          <w:rFonts w:ascii="Times New Roman" w:hAnsi="Times New Roman" w:cs="Times New Roman"/>
          <w:color w:val="000000" w:themeColor="text1"/>
          <w:sz w:val="24"/>
          <w:szCs w:val="24"/>
        </w:rPr>
        <w:lastRenderedPageBreak/>
        <w:t>ARQUITETURA DA SOLUÇÃO</w:t>
      </w:r>
      <w:bookmarkEnd w:id="30"/>
    </w:p>
    <w:p w:rsidR="00256AEC" w:rsidRPr="00D60B8C" w:rsidRDefault="00256AEC" w:rsidP="00B24984">
      <w:pPr>
        <w:spacing w:line="360" w:lineRule="auto"/>
        <w:jc w:val="both"/>
        <w:rPr>
          <w:rFonts w:ascii="Times New Roman" w:hAnsi="Times New Roman"/>
          <w:color w:val="000000" w:themeColor="text1"/>
          <w:sz w:val="24"/>
          <w:szCs w:val="24"/>
        </w:rPr>
      </w:pPr>
    </w:p>
    <w:p w:rsidR="00AF141A" w:rsidRPr="00D60B8C" w:rsidRDefault="00C96E4A"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6259962" cy="4598125"/>
            <wp:effectExtent l="19050" t="0" r="7488" b="0"/>
            <wp:docPr id="9" name="Imagem 8" descr="servidor_aplicacao_sm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dor_aplicacao_sms2.jpg"/>
                    <pic:cNvPicPr/>
                  </pic:nvPicPr>
                  <pic:blipFill>
                    <a:blip r:embed="rId13" cstate="print"/>
                    <a:srcRect l="4721" r="5524" b="14420"/>
                    <a:stretch>
                      <a:fillRect/>
                    </a:stretch>
                  </pic:blipFill>
                  <pic:spPr>
                    <a:xfrm>
                      <a:off x="0" y="0"/>
                      <a:ext cx="6276994" cy="4610635"/>
                    </a:xfrm>
                    <a:prstGeom prst="rect">
                      <a:avLst/>
                    </a:prstGeom>
                  </pic:spPr>
                </pic:pic>
              </a:graphicData>
            </a:graphic>
          </wp:inline>
        </w:drawing>
      </w:r>
    </w:p>
    <w:p w:rsidR="00445762" w:rsidRPr="00D60B8C" w:rsidRDefault="00AF141A" w:rsidP="00B24984">
      <w:pPr>
        <w:pStyle w:val="Legenda"/>
        <w:spacing w:line="360" w:lineRule="auto"/>
        <w:jc w:val="center"/>
        <w:rPr>
          <w:rFonts w:ascii="Times New Roman" w:hAnsi="Times New Roman"/>
          <w:color w:val="000000" w:themeColor="text1"/>
          <w:sz w:val="24"/>
          <w:szCs w:val="24"/>
        </w:rPr>
      </w:pPr>
      <w:bookmarkStart w:id="31" w:name="_Toc277710727"/>
      <w:r w:rsidRPr="00D60B8C">
        <w:rPr>
          <w:rFonts w:ascii="Times New Roman" w:hAnsi="Times New Roman"/>
          <w:sz w:val="24"/>
          <w:szCs w:val="24"/>
        </w:rPr>
        <w:t xml:space="preserve">Figura </w:t>
      </w:r>
      <w:r w:rsidR="00E57B07"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E57B07" w:rsidRPr="00D60B8C">
        <w:rPr>
          <w:rFonts w:ascii="Times New Roman" w:hAnsi="Times New Roman"/>
          <w:sz w:val="24"/>
          <w:szCs w:val="24"/>
        </w:rPr>
        <w:fldChar w:fldCharType="separate"/>
      </w:r>
      <w:r w:rsidR="00A93008">
        <w:rPr>
          <w:rFonts w:ascii="Times New Roman" w:hAnsi="Times New Roman"/>
          <w:noProof/>
          <w:sz w:val="24"/>
          <w:szCs w:val="24"/>
        </w:rPr>
        <w:t>2</w:t>
      </w:r>
      <w:r w:rsidR="00E57B07" w:rsidRPr="00D60B8C">
        <w:rPr>
          <w:rFonts w:ascii="Times New Roman" w:hAnsi="Times New Roman"/>
          <w:sz w:val="24"/>
          <w:szCs w:val="24"/>
        </w:rPr>
        <w:fldChar w:fldCharType="end"/>
      </w:r>
      <w:r w:rsidRPr="00D60B8C">
        <w:rPr>
          <w:rFonts w:ascii="Times New Roman" w:hAnsi="Times New Roman"/>
          <w:sz w:val="24"/>
          <w:szCs w:val="24"/>
        </w:rPr>
        <w:t>: Arquitetura da Solução</w:t>
      </w:r>
      <w:bookmarkEnd w:id="31"/>
    </w:p>
    <w:p w:rsidR="00BB2342" w:rsidRPr="00D60B8C" w:rsidRDefault="00BB2342" w:rsidP="00B24984">
      <w:pPr>
        <w:spacing w:line="360" w:lineRule="auto"/>
        <w:jc w:val="both"/>
        <w:rPr>
          <w:rFonts w:ascii="Times New Roman" w:hAnsi="Times New Roman"/>
          <w:color w:val="000000" w:themeColor="text1"/>
          <w:sz w:val="24"/>
          <w:szCs w:val="24"/>
        </w:rPr>
      </w:pPr>
    </w:p>
    <w:p w:rsidR="009868DB" w:rsidRPr="00D60B8C" w:rsidRDefault="009868DB"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arquitetura da solução do PROJETO F1 é simples e tem seis pontos como os mais importantes, o Back-End, o Terminal de Consulta, o monitor para o Operador do Brinquedo, o monitor para o Atendente na Portaria, o Leitor do Código de Barras e a Antena para envio de SMS. Toda essa estrutura é ligada por um servidor.</w:t>
      </w:r>
    </w:p>
    <w:p w:rsidR="009868DB" w:rsidRPr="00D60B8C" w:rsidRDefault="009868DB"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Como a aplicação é WEB, o Back-End não precisa estar necessariamente no parque, o Back-End é responsável pelos cadastros iniciais do sistema, como os brinquedos, catracas, terminais de consulta e até códigos de barras que serão utilizados. No terminal de consulta</w:t>
      </w:r>
      <w:r w:rsidR="00721FFB">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o cliente pode consultar o tempo de espera dos brinquedos, assim como o tempo estimado para sua vez no brinquedo. Na entrada do parque, o atendente</w:t>
      </w:r>
      <w:r w:rsidR="00721FFB">
        <w:rPr>
          <w:rFonts w:ascii="Times New Roman" w:hAnsi="Times New Roman"/>
          <w:color w:val="000000" w:themeColor="text1"/>
          <w:sz w:val="24"/>
          <w:szCs w:val="24"/>
        </w:rPr>
        <w:t xml:space="preserve"> teria de</w:t>
      </w:r>
      <w:r w:rsidRPr="00D60B8C">
        <w:rPr>
          <w:rFonts w:ascii="Times New Roman" w:hAnsi="Times New Roman"/>
          <w:color w:val="000000" w:themeColor="text1"/>
          <w:sz w:val="24"/>
          <w:szCs w:val="24"/>
        </w:rPr>
        <w:t xml:space="preserve"> lidar com o cliente, consultar </w:t>
      </w:r>
      <w:r w:rsidRPr="00D60B8C">
        <w:rPr>
          <w:rFonts w:ascii="Times New Roman" w:hAnsi="Times New Roman"/>
          <w:color w:val="000000" w:themeColor="text1"/>
          <w:sz w:val="24"/>
          <w:szCs w:val="24"/>
        </w:rPr>
        <w:lastRenderedPageBreak/>
        <w:t xml:space="preserve">ou fazer </w:t>
      </w:r>
      <w:r w:rsidR="00721FFB">
        <w:rPr>
          <w:rFonts w:ascii="Times New Roman" w:hAnsi="Times New Roman"/>
          <w:color w:val="000000" w:themeColor="text1"/>
          <w:sz w:val="24"/>
          <w:szCs w:val="24"/>
        </w:rPr>
        <w:t xml:space="preserve">seu </w:t>
      </w:r>
      <w:r w:rsidRPr="00D60B8C">
        <w:rPr>
          <w:rFonts w:ascii="Times New Roman" w:hAnsi="Times New Roman"/>
          <w:color w:val="000000" w:themeColor="text1"/>
          <w:sz w:val="24"/>
          <w:szCs w:val="24"/>
        </w:rPr>
        <w:t xml:space="preserve">cadastro, associar </w:t>
      </w:r>
      <w:r w:rsidR="00721FFB">
        <w:rPr>
          <w:rFonts w:ascii="Times New Roman" w:hAnsi="Times New Roman"/>
          <w:color w:val="000000" w:themeColor="text1"/>
          <w:sz w:val="24"/>
          <w:szCs w:val="24"/>
        </w:rPr>
        <w:t xml:space="preserve">o </w:t>
      </w:r>
      <w:r w:rsidRPr="00D60B8C">
        <w:rPr>
          <w:rFonts w:ascii="Times New Roman" w:hAnsi="Times New Roman"/>
          <w:color w:val="000000" w:themeColor="text1"/>
          <w:sz w:val="24"/>
          <w:szCs w:val="24"/>
        </w:rPr>
        <w:t>dispositivo e registrar</w:t>
      </w:r>
      <w:r w:rsidR="00721FFB">
        <w:rPr>
          <w:rFonts w:ascii="Times New Roman" w:hAnsi="Times New Roman"/>
          <w:color w:val="000000" w:themeColor="text1"/>
          <w:sz w:val="24"/>
          <w:szCs w:val="24"/>
        </w:rPr>
        <w:t xml:space="preserve"> a</w:t>
      </w:r>
      <w:r w:rsidRPr="00D60B8C">
        <w:rPr>
          <w:rFonts w:ascii="Times New Roman" w:hAnsi="Times New Roman"/>
          <w:color w:val="000000" w:themeColor="text1"/>
          <w:sz w:val="24"/>
          <w:szCs w:val="24"/>
        </w:rPr>
        <w:t xml:space="preserve"> entrada. E para o operador do brinquedo</w:t>
      </w:r>
      <w:r w:rsidR="00721FFB">
        <w:rPr>
          <w:rFonts w:ascii="Times New Roman" w:hAnsi="Times New Roman"/>
          <w:color w:val="000000" w:themeColor="text1"/>
          <w:sz w:val="24"/>
          <w:szCs w:val="24"/>
        </w:rPr>
        <w:t>, a tarefa</w:t>
      </w:r>
      <w:r w:rsidRPr="00D60B8C">
        <w:rPr>
          <w:rFonts w:ascii="Times New Roman" w:hAnsi="Times New Roman"/>
          <w:color w:val="000000" w:themeColor="text1"/>
          <w:sz w:val="24"/>
          <w:szCs w:val="24"/>
        </w:rPr>
        <w:t xml:space="preserve"> é simplesmente determinar o início e o fim da execução dos brinquedos, esses intervalos serão usados para estimar o tempo médio de execução do brinquedo. Os outros dois itens da arquitetura podem ser denominados como os mais importantes, pois o leitor de código de barras, qu</w:t>
      </w:r>
      <w:r w:rsidR="00721FFB">
        <w:rPr>
          <w:rFonts w:ascii="Times New Roman" w:hAnsi="Times New Roman"/>
          <w:color w:val="000000" w:themeColor="text1"/>
          <w:sz w:val="24"/>
          <w:szCs w:val="24"/>
        </w:rPr>
        <w:t>e será utilizado pelos clientes</w:t>
      </w:r>
      <w:r w:rsidRPr="00D60B8C">
        <w:rPr>
          <w:rFonts w:ascii="Times New Roman" w:hAnsi="Times New Roman"/>
          <w:color w:val="000000" w:themeColor="text1"/>
          <w:sz w:val="24"/>
          <w:szCs w:val="24"/>
        </w:rPr>
        <w:t xml:space="preserve"> </w:t>
      </w:r>
      <w:r w:rsidR="00721FFB">
        <w:rPr>
          <w:rFonts w:ascii="Times New Roman" w:hAnsi="Times New Roman"/>
          <w:color w:val="000000" w:themeColor="text1"/>
          <w:sz w:val="24"/>
          <w:szCs w:val="24"/>
        </w:rPr>
        <w:t>serve para</w:t>
      </w:r>
      <w:r w:rsidRPr="00D60B8C">
        <w:rPr>
          <w:rFonts w:ascii="Times New Roman" w:hAnsi="Times New Roman"/>
          <w:color w:val="000000" w:themeColor="text1"/>
          <w:sz w:val="24"/>
          <w:szCs w:val="24"/>
        </w:rPr>
        <w:t xml:space="preserve"> cadastrar </w:t>
      </w:r>
      <w:r w:rsidR="00721FFB">
        <w:rPr>
          <w:rFonts w:ascii="Times New Roman" w:hAnsi="Times New Roman"/>
          <w:color w:val="000000" w:themeColor="text1"/>
          <w:sz w:val="24"/>
          <w:szCs w:val="24"/>
        </w:rPr>
        <w:t>o visitante nos brinquedos que ele deseja</w:t>
      </w:r>
      <w:r w:rsidRPr="00D60B8C">
        <w:rPr>
          <w:rFonts w:ascii="Times New Roman" w:hAnsi="Times New Roman"/>
          <w:color w:val="000000" w:themeColor="text1"/>
          <w:sz w:val="24"/>
          <w:szCs w:val="24"/>
        </w:rPr>
        <w:t xml:space="preserve">, </w:t>
      </w:r>
      <w:r w:rsidR="00721FFB">
        <w:rPr>
          <w:rFonts w:ascii="Times New Roman" w:hAnsi="Times New Roman"/>
          <w:color w:val="000000" w:themeColor="text1"/>
          <w:sz w:val="24"/>
          <w:szCs w:val="24"/>
        </w:rPr>
        <w:t xml:space="preserve">o colocando </w:t>
      </w:r>
      <w:r w:rsidRPr="00D60B8C">
        <w:rPr>
          <w:rFonts w:ascii="Times New Roman" w:hAnsi="Times New Roman"/>
          <w:color w:val="000000" w:themeColor="text1"/>
          <w:sz w:val="24"/>
          <w:szCs w:val="24"/>
        </w:rPr>
        <w:t xml:space="preserve">assim na fila. E a Antena de SMS é usada quando o sistema calcula que a vez do cliente está próxima e envia uma mensagem SMS para informar isso a ele, </w:t>
      </w:r>
      <w:r w:rsidR="00721FFB">
        <w:rPr>
          <w:rFonts w:ascii="Times New Roman" w:hAnsi="Times New Roman"/>
          <w:color w:val="000000" w:themeColor="text1"/>
          <w:sz w:val="24"/>
          <w:szCs w:val="24"/>
        </w:rPr>
        <w:t>deste modo,</w:t>
      </w:r>
      <w:r w:rsidRPr="00D60B8C">
        <w:rPr>
          <w:rFonts w:ascii="Times New Roman" w:hAnsi="Times New Roman"/>
          <w:color w:val="000000" w:themeColor="text1"/>
          <w:sz w:val="24"/>
          <w:szCs w:val="24"/>
        </w:rPr>
        <w:t xml:space="preserve"> essa mensagem é enviada através da Antena da Operadora do celular.</w:t>
      </w:r>
    </w:p>
    <w:p w:rsidR="00324C11" w:rsidRPr="00D60B8C" w:rsidRDefault="00324C11" w:rsidP="00B24984">
      <w:pPr>
        <w:spacing w:line="360" w:lineRule="auto"/>
        <w:jc w:val="both"/>
        <w:rPr>
          <w:rFonts w:ascii="Times New Roman" w:hAnsi="Times New Roman"/>
          <w:color w:val="000000" w:themeColor="text1"/>
          <w:sz w:val="24"/>
          <w:szCs w:val="24"/>
        </w:rPr>
      </w:pPr>
    </w:p>
    <w:p w:rsidR="00256AEC" w:rsidRDefault="00256AEC" w:rsidP="00B24984">
      <w:pPr>
        <w:pStyle w:val="PargrafodaLista"/>
        <w:numPr>
          <w:ilvl w:val="1"/>
          <w:numId w:val="1"/>
        </w:numPr>
        <w:spacing w:line="360" w:lineRule="auto"/>
        <w:jc w:val="both"/>
        <w:outlineLvl w:val="1"/>
        <w:rPr>
          <w:rFonts w:ascii="Times New Roman" w:hAnsi="Times New Roman" w:cs="Times New Roman"/>
          <w:color w:val="000000" w:themeColor="text1"/>
          <w:sz w:val="24"/>
          <w:szCs w:val="24"/>
        </w:rPr>
      </w:pPr>
      <w:bookmarkStart w:id="32" w:name="_Toc277712146"/>
      <w:r w:rsidRPr="00D60B8C">
        <w:rPr>
          <w:rFonts w:ascii="Times New Roman" w:hAnsi="Times New Roman" w:cs="Times New Roman"/>
          <w:color w:val="000000" w:themeColor="text1"/>
          <w:sz w:val="24"/>
          <w:szCs w:val="24"/>
        </w:rPr>
        <w:t>DESCRIÇÃO GERAL DO FLUXO DO SISTEMA</w:t>
      </w:r>
      <w:bookmarkEnd w:id="32"/>
    </w:p>
    <w:p w:rsidR="00721FFB" w:rsidRPr="00D60B8C" w:rsidRDefault="00721FFB" w:rsidP="00B24984">
      <w:pPr>
        <w:pStyle w:val="PargrafodaLista"/>
        <w:spacing w:line="360" w:lineRule="auto"/>
        <w:ind w:left="576"/>
        <w:jc w:val="both"/>
        <w:outlineLvl w:val="1"/>
        <w:rPr>
          <w:rFonts w:ascii="Times New Roman" w:hAnsi="Times New Roman" w:cs="Times New Roman"/>
          <w:color w:val="000000" w:themeColor="text1"/>
          <w:sz w:val="24"/>
          <w:szCs w:val="24"/>
        </w:rPr>
      </w:pPr>
    </w:p>
    <w:p w:rsidR="00AF141A" w:rsidRPr="00D60B8C" w:rsidRDefault="00324C11"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4720511" cy="3954483"/>
            <wp:effectExtent l="19050" t="0" r="3889" b="0"/>
            <wp:docPr id="27" name="Imagem 26" descr="Fluxo.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uxo.A.png"/>
                    <pic:cNvPicPr/>
                  </pic:nvPicPr>
                  <pic:blipFill>
                    <a:blip r:embed="rId14" cstate="print"/>
                    <a:stretch>
                      <a:fillRect/>
                    </a:stretch>
                  </pic:blipFill>
                  <pic:spPr>
                    <a:xfrm>
                      <a:off x="0" y="0"/>
                      <a:ext cx="4724263" cy="3957626"/>
                    </a:xfrm>
                    <a:prstGeom prst="rect">
                      <a:avLst/>
                    </a:prstGeom>
                  </pic:spPr>
                </pic:pic>
              </a:graphicData>
            </a:graphic>
          </wp:inline>
        </w:drawing>
      </w:r>
    </w:p>
    <w:p w:rsidR="00445762" w:rsidRPr="00D60B8C" w:rsidRDefault="00AF141A" w:rsidP="00B24984">
      <w:pPr>
        <w:pStyle w:val="Legenda"/>
        <w:spacing w:line="360" w:lineRule="auto"/>
        <w:jc w:val="center"/>
        <w:rPr>
          <w:rFonts w:ascii="Times New Roman" w:hAnsi="Times New Roman"/>
          <w:color w:val="000000" w:themeColor="text1"/>
          <w:sz w:val="24"/>
          <w:szCs w:val="24"/>
        </w:rPr>
      </w:pPr>
      <w:bookmarkStart w:id="33" w:name="_Toc277710728"/>
      <w:r w:rsidRPr="00D60B8C">
        <w:rPr>
          <w:rFonts w:ascii="Times New Roman" w:hAnsi="Times New Roman"/>
          <w:sz w:val="24"/>
          <w:szCs w:val="24"/>
        </w:rPr>
        <w:t xml:space="preserve">Figura </w:t>
      </w:r>
      <w:r w:rsidR="00E57B07"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E57B07" w:rsidRPr="00D60B8C">
        <w:rPr>
          <w:rFonts w:ascii="Times New Roman" w:hAnsi="Times New Roman"/>
          <w:sz w:val="24"/>
          <w:szCs w:val="24"/>
        </w:rPr>
        <w:fldChar w:fldCharType="separate"/>
      </w:r>
      <w:r w:rsidR="00A93008">
        <w:rPr>
          <w:rFonts w:ascii="Times New Roman" w:hAnsi="Times New Roman"/>
          <w:noProof/>
          <w:sz w:val="24"/>
          <w:szCs w:val="24"/>
        </w:rPr>
        <w:t>3</w:t>
      </w:r>
      <w:r w:rsidR="00E57B07" w:rsidRPr="00D60B8C">
        <w:rPr>
          <w:rFonts w:ascii="Times New Roman" w:hAnsi="Times New Roman"/>
          <w:sz w:val="24"/>
          <w:szCs w:val="24"/>
        </w:rPr>
        <w:fldChar w:fldCharType="end"/>
      </w:r>
      <w:r w:rsidRPr="00D60B8C">
        <w:rPr>
          <w:rFonts w:ascii="Times New Roman" w:hAnsi="Times New Roman"/>
          <w:sz w:val="24"/>
          <w:szCs w:val="24"/>
        </w:rPr>
        <w:t>: Fluxogram</w:t>
      </w:r>
      <w:r w:rsidR="0071474E">
        <w:rPr>
          <w:rFonts w:ascii="Times New Roman" w:hAnsi="Times New Roman"/>
          <w:sz w:val="24"/>
          <w:szCs w:val="24"/>
        </w:rPr>
        <w:t>a A</w:t>
      </w:r>
      <w:bookmarkEnd w:id="33"/>
    </w:p>
    <w:p w:rsidR="00AF141A" w:rsidRPr="00D60B8C" w:rsidRDefault="00324C11"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lastRenderedPageBreak/>
        <w:drawing>
          <wp:inline distT="0" distB="0" distL="0" distR="0">
            <wp:extent cx="5628904" cy="3573664"/>
            <wp:effectExtent l="19050" t="0" r="0" b="0"/>
            <wp:docPr id="28" name="Imagem 27" descr="Fluxo.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uxo.B.png"/>
                    <pic:cNvPicPr/>
                  </pic:nvPicPr>
                  <pic:blipFill>
                    <a:blip r:embed="rId15" cstate="print"/>
                    <a:stretch>
                      <a:fillRect/>
                    </a:stretch>
                  </pic:blipFill>
                  <pic:spPr>
                    <a:xfrm>
                      <a:off x="0" y="0"/>
                      <a:ext cx="5654296" cy="3589785"/>
                    </a:xfrm>
                    <a:prstGeom prst="rect">
                      <a:avLst/>
                    </a:prstGeom>
                  </pic:spPr>
                </pic:pic>
              </a:graphicData>
            </a:graphic>
          </wp:inline>
        </w:drawing>
      </w:r>
    </w:p>
    <w:p w:rsidR="00445762" w:rsidRPr="00D60B8C" w:rsidRDefault="00AF141A" w:rsidP="00B24984">
      <w:pPr>
        <w:pStyle w:val="Legenda"/>
        <w:spacing w:line="360" w:lineRule="auto"/>
        <w:jc w:val="center"/>
        <w:rPr>
          <w:rFonts w:ascii="Times New Roman" w:hAnsi="Times New Roman"/>
          <w:color w:val="000000" w:themeColor="text1"/>
          <w:sz w:val="24"/>
          <w:szCs w:val="24"/>
        </w:rPr>
      </w:pPr>
      <w:bookmarkStart w:id="34" w:name="_Toc277710729"/>
      <w:r w:rsidRPr="00D60B8C">
        <w:rPr>
          <w:rFonts w:ascii="Times New Roman" w:hAnsi="Times New Roman"/>
          <w:sz w:val="24"/>
          <w:szCs w:val="24"/>
        </w:rPr>
        <w:t xml:space="preserve">Figura </w:t>
      </w:r>
      <w:r w:rsidR="00E57B07"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E57B07" w:rsidRPr="00D60B8C">
        <w:rPr>
          <w:rFonts w:ascii="Times New Roman" w:hAnsi="Times New Roman"/>
          <w:sz w:val="24"/>
          <w:szCs w:val="24"/>
        </w:rPr>
        <w:fldChar w:fldCharType="separate"/>
      </w:r>
      <w:r w:rsidR="00A93008">
        <w:rPr>
          <w:rFonts w:ascii="Times New Roman" w:hAnsi="Times New Roman"/>
          <w:noProof/>
          <w:sz w:val="24"/>
          <w:szCs w:val="24"/>
        </w:rPr>
        <w:t>4</w:t>
      </w:r>
      <w:r w:rsidR="00E57B07" w:rsidRPr="00D60B8C">
        <w:rPr>
          <w:rFonts w:ascii="Times New Roman" w:hAnsi="Times New Roman"/>
          <w:sz w:val="24"/>
          <w:szCs w:val="24"/>
        </w:rPr>
        <w:fldChar w:fldCharType="end"/>
      </w:r>
      <w:r w:rsidRPr="00D60B8C">
        <w:rPr>
          <w:rFonts w:ascii="Times New Roman" w:hAnsi="Times New Roman"/>
          <w:sz w:val="24"/>
          <w:szCs w:val="24"/>
        </w:rPr>
        <w:t>: Fluxograma</w:t>
      </w:r>
      <w:r w:rsidR="0071474E">
        <w:rPr>
          <w:rFonts w:ascii="Times New Roman" w:hAnsi="Times New Roman"/>
          <w:sz w:val="24"/>
          <w:szCs w:val="24"/>
        </w:rPr>
        <w:t xml:space="preserve"> B</w:t>
      </w:r>
      <w:bookmarkEnd w:id="34"/>
    </w:p>
    <w:p w:rsidR="00324C11" w:rsidRPr="00D60B8C" w:rsidRDefault="00324C11" w:rsidP="00B24984">
      <w:pPr>
        <w:spacing w:line="360" w:lineRule="auto"/>
        <w:jc w:val="center"/>
        <w:rPr>
          <w:rFonts w:ascii="Times New Roman" w:hAnsi="Times New Roman"/>
          <w:color w:val="000000" w:themeColor="text1"/>
          <w:sz w:val="24"/>
          <w:szCs w:val="24"/>
        </w:rPr>
      </w:pPr>
    </w:p>
    <w:p w:rsidR="00AF141A" w:rsidRPr="00D60B8C" w:rsidRDefault="00324C11"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6335197" cy="3206338"/>
            <wp:effectExtent l="19050" t="0" r="8453" b="0"/>
            <wp:docPr id="30" name="Imagem 28" descr="Flux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uxo.C.png"/>
                    <pic:cNvPicPr/>
                  </pic:nvPicPr>
                  <pic:blipFill>
                    <a:blip r:embed="rId16" cstate="print"/>
                    <a:stretch>
                      <a:fillRect/>
                    </a:stretch>
                  </pic:blipFill>
                  <pic:spPr>
                    <a:xfrm>
                      <a:off x="0" y="0"/>
                      <a:ext cx="6345888" cy="3211749"/>
                    </a:xfrm>
                    <a:prstGeom prst="rect">
                      <a:avLst/>
                    </a:prstGeom>
                  </pic:spPr>
                </pic:pic>
              </a:graphicData>
            </a:graphic>
          </wp:inline>
        </w:drawing>
      </w:r>
    </w:p>
    <w:p w:rsidR="00324C11" w:rsidRPr="00D60B8C" w:rsidRDefault="00AF141A" w:rsidP="00B24984">
      <w:pPr>
        <w:pStyle w:val="Legenda"/>
        <w:spacing w:line="360" w:lineRule="auto"/>
        <w:jc w:val="center"/>
        <w:rPr>
          <w:rFonts w:ascii="Times New Roman" w:hAnsi="Times New Roman"/>
          <w:color w:val="000000" w:themeColor="text1"/>
          <w:sz w:val="24"/>
          <w:szCs w:val="24"/>
        </w:rPr>
      </w:pPr>
      <w:bookmarkStart w:id="35" w:name="_Toc277710730"/>
      <w:r w:rsidRPr="00D60B8C">
        <w:rPr>
          <w:rFonts w:ascii="Times New Roman" w:hAnsi="Times New Roman"/>
          <w:sz w:val="24"/>
          <w:szCs w:val="24"/>
        </w:rPr>
        <w:t xml:space="preserve">Figura </w:t>
      </w:r>
      <w:r w:rsidR="00E57B07"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E57B07" w:rsidRPr="00D60B8C">
        <w:rPr>
          <w:rFonts w:ascii="Times New Roman" w:hAnsi="Times New Roman"/>
          <w:sz w:val="24"/>
          <w:szCs w:val="24"/>
        </w:rPr>
        <w:fldChar w:fldCharType="separate"/>
      </w:r>
      <w:r w:rsidR="00A93008">
        <w:rPr>
          <w:rFonts w:ascii="Times New Roman" w:hAnsi="Times New Roman"/>
          <w:noProof/>
          <w:sz w:val="24"/>
          <w:szCs w:val="24"/>
        </w:rPr>
        <w:t>5</w:t>
      </w:r>
      <w:r w:rsidR="00E57B07" w:rsidRPr="00D60B8C">
        <w:rPr>
          <w:rFonts w:ascii="Times New Roman" w:hAnsi="Times New Roman"/>
          <w:sz w:val="24"/>
          <w:szCs w:val="24"/>
        </w:rPr>
        <w:fldChar w:fldCharType="end"/>
      </w:r>
      <w:r w:rsidRPr="00D60B8C">
        <w:rPr>
          <w:rFonts w:ascii="Times New Roman" w:hAnsi="Times New Roman"/>
          <w:sz w:val="24"/>
          <w:szCs w:val="24"/>
        </w:rPr>
        <w:t>: Fluxograma</w:t>
      </w:r>
      <w:r w:rsidR="0071474E">
        <w:rPr>
          <w:rFonts w:ascii="Times New Roman" w:hAnsi="Times New Roman"/>
          <w:sz w:val="24"/>
          <w:szCs w:val="24"/>
        </w:rPr>
        <w:t xml:space="preserve"> C</w:t>
      </w:r>
      <w:bookmarkEnd w:id="35"/>
    </w:p>
    <w:p w:rsidR="00AF141A" w:rsidRPr="00D60B8C" w:rsidRDefault="00324C11"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lastRenderedPageBreak/>
        <w:drawing>
          <wp:inline distT="0" distB="0" distL="0" distR="0">
            <wp:extent cx="5399150" cy="3253839"/>
            <wp:effectExtent l="19050" t="0" r="0" b="0"/>
            <wp:docPr id="31" name="Imagem 30" descr="Flux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uxo.D.png"/>
                    <pic:cNvPicPr/>
                  </pic:nvPicPr>
                  <pic:blipFill>
                    <a:blip r:embed="rId17" cstate="print"/>
                    <a:stretch>
                      <a:fillRect/>
                    </a:stretch>
                  </pic:blipFill>
                  <pic:spPr>
                    <a:xfrm>
                      <a:off x="0" y="0"/>
                      <a:ext cx="5416120" cy="3264066"/>
                    </a:xfrm>
                    <a:prstGeom prst="rect">
                      <a:avLst/>
                    </a:prstGeom>
                  </pic:spPr>
                </pic:pic>
              </a:graphicData>
            </a:graphic>
          </wp:inline>
        </w:drawing>
      </w:r>
    </w:p>
    <w:p w:rsidR="00324C11" w:rsidRPr="00D60B8C" w:rsidRDefault="00AF141A" w:rsidP="00B24984">
      <w:pPr>
        <w:pStyle w:val="Legenda"/>
        <w:spacing w:line="360" w:lineRule="auto"/>
        <w:jc w:val="center"/>
        <w:rPr>
          <w:rFonts w:ascii="Times New Roman" w:hAnsi="Times New Roman"/>
          <w:color w:val="000000" w:themeColor="text1"/>
          <w:sz w:val="24"/>
          <w:szCs w:val="24"/>
        </w:rPr>
      </w:pPr>
      <w:bookmarkStart w:id="36" w:name="_Toc277710731"/>
      <w:r w:rsidRPr="00D60B8C">
        <w:rPr>
          <w:rFonts w:ascii="Times New Roman" w:hAnsi="Times New Roman"/>
          <w:sz w:val="24"/>
          <w:szCs w:val="24"/>
        </w:rPr>
        <w:t xml:space="preserve">Figura </w:t>
      </w:r>
      <w:r w:rsidR="00E57B07"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E57B07" w:rsidRPr="00D60B8C">
        <w:rPr>
          <w:rFonts w:ascii="Times New Roman" w:hAnsi="Times New Roman"/>
          <w:sz w:val="24"/>
          <w:szCs w:val="24"/>
        </w:rPr>
        <w:fldChar w:fldCharType="separate"/>
      </w:r>
      <w:r w:rsidR="00A93008">
        <w:rPr>
          <w:rFonts w:ascii="Times New Roman" w:hAnsi="Times New Roman"/>
          <w:noProof/>
          <w:sz w:val="24"/>
          <w:szCs w:val="24"/>
        </w:rPr>
        <w:t>6</w:t>
      </w:r>
      <w:r w:rsidR="00E57B07" w:rsidRPr="00D60B8C">
        <w:rPr>
          <w:rFonts w:ascii="Times New Roman" w:hAnsi="Times New Roman"/>
          <w:sz w:val="24"/>
          <w:szCs w:val="24"/>
        </w:rPr>
        <w:fldChar w:fldCharType="end"/>
      </w:r>
      <w:r w:rsidRPr="00D60B8C">
        <w:rPr>
          <w:rFonts w:ascii="Times New Roman" w:hAnsi="Times New Roman"/>
          <w:sz w:val="24"/>
          <w:szCs w:val="24"/>
        </w:rPr>
        <w:t>: Fluxograma</w:t>
      </w:r>
      <w:r w:rsidR="0071474E">
        <w:rPr>
          <w:rFonts w:ascii="Times New Roman" w:hAnsi="Times New Roman"/>
          <w:sz w:val="24"/>
          <w:szCs w:val="24"/>
        </w:rPr>
        <w:t xml:space="preserve"> D</w:t>
      </w:r>
      <w:bookmarkEnd w:id="36"/>
    </w:p>
    <w:p w:rsidR="00324C11" w:rsidRPr="00D60B8C" w:rsidRDefault="00324C11" w:rsidP="00B24984">
      <w:pPr>
        <w:spacing w:line="360" w:lineRule="auto"/>
        <w:jc w:val="center"/>
        <w:rPr>
          <w:rFonts w:ascii="Times New Roman" w:hAnsi="Times New Roman"/>
          <w:color w:val="000000" w:themeColor="text1"/>
          <w:sz w:val="24"/>
          <w:szCs w:val="24"/>
        </w:rPr>
      </w:pPr>
    </w:p>
    <w:p w:rsidR="00AF141A" w:rsidRPr="00D60B8C" w:rsidRDefault="00324C11"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6391632" cy="1246909"/>
            <wp:effectExtent l="19050" t="0" r="9168" b="0"/>
            <wp:docPr id="32" name="Imagem 31" descr="Fluxo.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uxo.E.png"/>
                    <pic:cNvPicPr/>
                  </pic:nvPicPr>
                  <pic:blipFill>
                    <a:blip r:embed="rId18" cstate="print"/>
                    <a:stretch>
                      <a:fillRect/>
                    </a:stretch>
                  </pic:blipFill>
                  <pic:spPr>
                    <a:xfrm>
                      <a:off x="0" y="0"/>
                      <a:ext cx="6396306" cy="1247821"/>
                    </a:xfrm>
                    <a:prstGeom prst="rect">
                      <a:avLst/>
                    </a:prstGeom>
                  </pic:spPr>
                </pic:pic>
              </a:graphicData>
            </a:graphic>
          </wp:inline>
        </w:drawing>
      </w:r>
    </w:p>
    <w:p w:rsidR="00324C11" w:rsidRPr="00D60B8C" w:rsidRDefault="00AF141A" w:rsidP="00B24984">
      <w:pPr>
        <w:pStyle w:val="Legenda"/>
        <w:spacing w:line="360" w:lineRule="auto"/>
        <w:jc w:val="center"/>
        <w:rPr>
          <w:rFonts w:ascii="Times New Roman" w:hAnsi="Times New Roman"/>
          <w:color w:val="000000" w:themeColor="text1"/>
          <w:sz w:val="24"/>
          <w:szCs w:val="24"/>
        </w:rPr>
      </w:pPr>
      <w:bookmarkStart w:id="37" w:name="_Toc277710732"/>
      <w:r w:rsidRPr="00D60B8C">
        <w:rPr>
          <w:rFonts w:ascii="Times New Roman" w:hAnsi="Times New Roman"/>
          <w:sz w:val="24"/>
          <w:szCs w:val="24"/>
        </w:rPr>
        <w:t xml:space="preserve">Figura </w:t>
      </w:r>
      <w:r w:rsidR="00E57B07"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E57B07" w:rsidRPr="00D60B8C">
        <w:rPr>
          <w:rFonts w:ascii="Times New Roman" w:hAnsi="Times New Roman"/>
          <w:sz w:val="24"/>
          <w:szCs w:val="24"/>
        </w:rPr>
        <w:fldChar w:fldCharType="separate"/>
      </w:r>
      <w:r w:rsidR="00A93008">
        <w:rPr>
          <w:rFonts w:ascii="Times New Roman" w:hAnsi="Times New Roman"/>
          <w:noProof/>
          <w:sz w:val="24"/>
          <w:szCs w:val="24"/>
        </w:rPr>
        <w:t>7</w:t>
      </w:r>
      <w:r w:rsidR="00E57B07" w:rsidRPr="00D60B8C">
        <w:rPr>
          <w:rFonts w:ascii="Times New Roman" w:hAnsi="Times New Roman"/>
          <w:sz w:val="24"/>
          <w:szCs w:val="24"/>
        </w:rPr>
        <w:fldChar w:fldCharType="end"/>
      </w:r>
      <w:r w:rsidRPr="00D60B8C">
        <w:rPr>
          <w:rFonts w:ascii="Times New Roman" w:hAnsi="Times New Roman"/>
          <w:sz w:val="24"/>
          <w:szCs w:val="24"/>
        </w:rPr>
        <w:t>: Fluxograma</w:t>
      </w:r>
      <w:r w:rsidR="0071474E">
        <w:rPr>
          <w:rFonts w:ascii="Times New Roman" w:hAnsi="Times New Roman"/>
          <w:sz w:val="24"/>
          <w:szCs w:val="24"/>
        </w:rPr>
        <w:t xml:space="preserve"> E</w:t>
      </w:r>
      <w:bookmarkEnd w:id="37"/>
    </w:p>
    <w:p w:rsidR="00324C11" w:rsidRPr="00D60B8C" w:rsidRDefault="00324C11" w:rsidP="00B24984">
      <w:pPr>
        <w:spacing w:line="360" w:lineRule="auto"/>
        <w:jc w:val="center"/>
        <w:rPr>
          <w:rFonts w:ascii="Times New Roman" w:hAnsi="Times New Roman"/>
          <w:color w:val="000000" w:themeColor="text1"/>
          <w:sz w:val="24"/>
          <w:szCs w:val="24"/>
        </w:rPr>
      </w:pPr>
    </w:p>
    <w:p w:rsidR="00AF141A" w:rsidRPr="00D60B8C" w:rsidRDefault="00324C11"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5400040" cy="1026160"/>
            <wp:effectExtent l="19050" t="0" r="0" b="0"/>
            <wp:docPr id="35" name="Imagem 32" descr="Fluxo.Legen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uxo.Legenda.png"/>
                    <pic:cNvPicPr/>
                  </pic:nvPicPr>
                  <pic:blipFill>
                    <a:blip r:embed="rId19" cstate="print"/>
                    <a:stretch>
                      <a:fillRect/>
                    </a:stretch>
                  </pic:blipFill>
                  <pic:spPr>
                    <a:xfrm>
                      <a:off x="0" y="0"/>
                      <a:ext cx="5400040" cy="1026160"/>
                    </a:xfrm>
                    <a:prstGeom prst="rect">
                      <a:avLst/>
                    </a:prstGeom>
                  </pic:spPr>
                </pic:pic>
              </a:graphicData>
            </a:graphic>
          </wp:inline>
        </w:drawing>
      </w:r>
    </w:p>
    <w:p w:rsidR="00324C11" w:rsidRPr="00D60B8C" w:rsidRDefault="00AF141A" w:rsidP="00B24984">
      <w:pPr>
        <w:pStyle w:val="Legenda"/>
        <w:spacing w:line="360" w:lineRule="auto"/>
        <w:jc w:val="center"/>
        <w:rPr>
          <w:rFonts w:ascii="Times New Roman" w:hAnsi="Times New Roman"/>
          <w:color w:val="000000" w:themeColor="text1"/>
          <w:sz w:val="24"/>
          <w:szCs w:val="24"/>
        </w:rPr>
      </w:pPr>
      <w:bookmarkStart w:id="38" w:name="_Toc277710733"/>
      <w:r w:rsidRPr="00D60B8C">
        <w:rPr>
          <w:rFonts w:ascii="Times New Roman" w:hAnsi="Times New Roman"/>
          <w:sz w:val="24"/>
          <w:szCs w:val="24"/>
        </w:rPr>
        <w:t xml:space="preserve">Figura </w:t>
      </w:r>
      <w:r w:rsidR="00E57B07"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E57B07" w:rsidRPr="00D60B8C">
        <w:rPr>
          <w:rFonts w:ascii="Times New Roman" w:hAnsi="Times New Roman"/>
          <w:sz w:val="24"/>
          <w:szCs w:val="24"/>
        </w:rPr>
        <w:fldChar w:fldCharType="separate"/>
      </w:r>
      <w:r w:rsidR="00A93008">
        <w:rPr>
          <w:rFonts w:ascii="Times New Roman" w:hAnsi="Times New Roman"/>
          <w:noProof/>
          <w:sz w:val="24"/>
          <w:szCs w:val="24"/>
        </w:rPr>
        <w:t>8</w:t>
      </w:r>
      <w:r w:rsidR="00E57B07" w:rsidRPr="00D60B8C">
        <w:rPr>
          <w:rFonts w:ascii="Times New Roman" w:hAnsi="Times New Roman"/>
          <w:sz w:val="24"/>
          <w:szCs w:val="24"/>
        </w:rPr>
        <w:fldChar w:fldCharType="end"/>
      </w:r>
      <w:r w:rsidRPr="00D60B8C">
        <w:rPr>
          <w:rFonts w:ascii="Times New Roman" w:hAnsi="Times New Roman"/>
          <w:sz w:val="24"/>
          <w:szCs w:val="24"/>
        </w:rPr>
        <w:t>: Legenda do Fluxograma</w:t>
      </w:r>
      <w:bookmarkEnd w:id="38"/>
    </w:p>
    <w:p w:rsidR="00324C11" w:rsidRPr="00D60B8C" w:rsidRDefault="00324C11" w:rsidP="00B24984">
      <w:pPr>
        <w:spacing w:line="360" w:lineRule="auto"/>
        <w:jc w:val="center"/>
        <w:rPr>
          <w:rFonts w:ascii="Times New Roman" w:hAnsi="Times New Roman"/>
          <w:color w:val="000000" w:themeColor="text1"/>
          <w:sz w:val="24"/>
          <w:szCs w:val="24"/>
        </w:rPr>
      </w:pPr>
    </w:p>
    <w:p w:rsidR="00AF141A" w:rsidRPr="00D60B8C" w:rsidRDefault="00AF141A" w:rsidP="00B24984">
      <w:pPr>
        <w:spacing w:line="360" w:lineRule="auto"/>
        <w:jc w:val="both"/>
        <w:rPr>
          <w:rFonts w:ascii="Times New Roman" w:hAnsi="Times New Roman"/>
          <w:color w:val="000000" w:themeColor="text1"/>
          <w:sz w:val="24"/>
          <w:szCs w:val="24"/>
        </w:rPr>
      </w:pPr>
    </w:p>
    <w:p w:rsidR="00445762" w:rsidRDefault="00256AEC" w:rsidP="00B24984">
      <w:pPr>
        <w:pStyle w:val="PargrafodaLista"/>
        <w:numPr>
          <w:ilvl w:val="1"/>
          <w:numId w:val="1"/>
        </w:numPr>
        <w:spacing w:line="360" w:lineRule="auto"/>
        <w:jc w:val="both"/>
        <w:outlineLvl w:val="1"/>
        <w:rPr>
          <w:rFonts w:ascii="Times New Roman" w:hAnsi="Times New Roman" w:cs="Times New Roman"/>
          <w:color w:val="000000" w:themeColor="text1"/>
          <w:sz w:val="24"/>
          <w:szCs w:val="24"/>
        </w:rPr>
      </w:pPr>
      <w:bookmarkStart w:id="39" w:name="_Toc277712147"/>
      <w:r w:rsidRPr="00D60B8C">
        <w:rPr>
          <w:rFonts w:ascii="Times New Roman" w:hAnsi="Times New Roman" w:cs="Times New Roman"/>
          <w:color w:val="000000" w:themeColor="text1"/>
          <w:sz w:val="24"/>
          <w:szCs w:val="24"/>
        </w:rPr>
        <w:lastRenderedPageBreak/>
        <w:t>CASOS DE USO</w:t>
      </w:r>
      <w:bookmarkEnd w:id="39"/>
    </w:p>
    <w:p w:rsidR="00EC5A96" w:rsidRPr="00D60B8C" w:rsidRDefault="00EC5A96" w:rsidP="00B24984">
      <w:pPr>
        <w:pStyle w:val="PargrafodaLista"/>
        <w:spacing w:line="360" w:lineRule="auto"/>
        <w:ind w:left="576"/>
        <w:jc w:val="both"/>
        <w:outlineLvl w:val="1"/>
        <w:rPr>
          <w:rFonts w:ascii="Times New Roman" w:hAnsi="Times New Roman" w:cs="Times New Roman"/>
          <w:color w:val="000000" w:themeColor="text1"/>
          <w:sz w:val="24"/>
          <w:szCs w:val="24"/>
        </w:rPr>
      </w:pPr>
    </w:p>
    <w:p w:rsidR="00DF7D4C" w:rsidRPr="00D60B8C" w:rsidRDefault="00DF7D4C" w:rsidP="00B24984">
      <w:pPr>
        <w:pStyle w:val="PargrafodaLista"/>
        <w:spacing w:line="360" w:lineRule="auto"/>
        <w:ind w:left="576"/>
        <w:jc w:val="both"/>
        <w:rPr>
          <w:rFonts w:ascii="Times New Roman" w:hAnsi="Times New Roman" w:cs="Times New Roman"/>
          <w:color w:val="000000" w:themeColor="text1"/>
          <w:sz w:val="24"/>
          <w:szCs w:val="24"/>
        </w:rPr>
      </w:pPr>
    </w:p>
    <w:p w:rsidR="004A2569" w:rsidRPr="00D60B8C" w:rsidRDefault="004A2569" w:rsidP="00B24984">
      <w:pPr>
        <w:pStyle w:val="PargrafodaLista"/>
        <w:numPr>
          <w:ilvl w:val="0"/>
          <w:numId w:val="5"/>
        </w:numPr>
        <w:spacing w:line="360" w:lineRule="auto"/>
        <w:jc w:val="both"/>
        <w:rPr>
          <w:rFonts w:ascii="Times New Roman" w:hAnsi="Times New Roman" w:cs="Times New Roman"/>
          <w:b/>
          <w:vanish/>
          <w:color w:val="000000" w:themeColor="text1"/>
          <w:sz w:val="24"/>
          <w:szCs w:val="24"/>
        </w:rPr>
      </w:pPr>
    </w:p>
    <w:p w:rsidR="004A2569" w:rsidRPr="00D60B8C" w:rsidRDefault="004A2569" w:rsidP="00B24984">
      <w:pPr>
        <w:pStyle w:val="PargrafodaLista"/>
        <w:numPr>
          <w:ilvl w:val="0"/>
          <w:numId w:val="5"/>
        </w:numPr>
        <w:spacing w:line="360" w:lineRule="auto"/>
        <w:jc w:val="both"/>
        <w:rPr>
          <w:rFonts w:ascii="Times New Roman" w:hAnsi="Times New Roman" w:cs="Times New Roman"/>
          <w:b/>
          <w:vanish/>
          <w:color w:val="000000" w:themeColor="text1"/>
          <w:sz w:val="24"/>
          <w:szCs w:val="24"/>
        </w:rPr>
      </w:pPr>
    </w:p>
    <w:p w:rsidR="004A2569" w:rsidRPr="00D60B8C" w:rsidRDefault="004A2569" w:rsidP="00B24984">
      <w:pPr>
        <w:pStyle w:val="PargrafodaLista"/>
        <w:numPr>
          <w:ilvl w:val="0"/>
          <w:numId w:val="5"/>
        </w:numPr>
        <w:spacing w:line="360" w:lineRule="auto"/>
        <w:jc w:val="both"/>
        <w:rPr>
          <w:rFonts w:ascii="Times New Roman" w:hAnsi="Times New Roman" w:cs="Times New Roman"/>
          <w:b/>
          <w:vanish/>
          <w:color w:val="000000" w:themeColor="text1"/>
          <w:sz w:val="24"/>
          <w:szCs w:val="24"/>
        </w:rPr>
      </w:pPr>
    </w:p>
    <w:p w:rsidR="004A2569" w:rsidRPr="00D60B8C" w:rsidRDefault="004A2569" w:rsidP="00B24984">
      <w:pPr>
        <w:pStyle w:val="PargrafodaLista"/>
        <w:numPr>
          <w:ilvl w:val="1"/>
          <w:numId w:val="5"/>
        </w:numPr>
        <w:spacing w:line="360" w:lineRule="auto"/>
        <w:jc w:val="both"/>
        <w:rPr>
          <w:rFonts w:ascii="Times New Roman" w:hAnsi="Times New Roman" w:cs="Times New Roman"/>
          <w:b/>
          <w:vanish/>
          <w:color w:val="000000" w:themeColor="text1"/>
          <w:sz w:val="24"/>
          <w:szCs w:val="24"/>
        </w:rPr>
      </w:pPr>
    </w:p>
    <w:p w:rsidR="004A2569" w:rsidRPr="00D60B8C" w:rsidRDefault="004A2569" w:rsidP="00B24984">
      <w:pPr>
        <w:pStyle w:val="PargrafodaLista"/>
        <w:numPr>
          <w:ilvl w:val="1"/>
          <w:numId w:val="5"/>
        </w:numPr>
        <w:spacing w:line="360" w:lineRule="auto"/>
        <w:jc w:val="both"/>
        <w:rPr>
          <w:rFonts w:ascii="Times New Roman" w:hAnsi="Times New Roman" w:cs="Times New Roman"/>
          <w:b/>
          <w:vanish/>
          <w:color w:val="000000" w:themeColor="text1"/>
          <w:sz w:val="24"/>
          <w:szCs w:val="24"/>
        </w:rPr>
      </w:pPr>
    </w:p>
    <w:p w:rsidR="004A2569" w:rsidRPr="00D60B8C" w:rsidRDefault="004A2569" w:rsidP="00B24984">
      <w:pPr>
        <w:pStyle w:val="PargrafodaLista"/>
        <w:numPr>
          <w:ilvl w:val="1"/>
          <w:numId w:val="5"/>
        </w:numPr>
        <w:spacing w:line="360" w:lineRule="auto"/>
        <w:jc w:val="both"/>
        <w:rPr>
          <w:rFonts w:ascii="Times New Roman" w:hAnsi="Times New Roman" w:cs="Times New Roman"/>
          <w:b/>
          <w:vanish/>
          <w:color w:val="000000" w:themeColor="text1"/>
          <w:sz w:val="24"/>
          <w:szCs w:val="24"/>
        </w:rPr>
      </w:pPr>
    </w:p>
    <w:p w:rsidR="004A2569" w:rsidRPr="00D60B8C" w:rsidRDefault="004A2569" w:rsidP="00B24984">
      <w:pPr>
        <w:pStyle w:val="PargrafodaLista"/>
        <w:numPr>
          <w:ilvl w:val="1"/>
          <w:numId w:val="5"/>
        </w:numPr>
        <w:spacing w:line="360" w:lineRule="auto"/>
        <w:jc w:val="both"/>
        <w:rPr>
          <w:rFonts w:ascii="Times New Roman" w:hAnsi="Times New Roman" w:cs="Times New Roman"/>
          <w:b/>
          <w:vanish/>
          <w:color w:val="000000" w:themeColor="text1"/>
          <w:sz w:val="24"/>
          <w:szCs w:val="24"/>
        </w:rPr>
      </w:pPr>
    </w:p>
    <w:p w:rsidR="001D7760" w:rsidRPr="00D60B8C" w:rsidRDefault="00256AEC" w:rsidP="00B24984">
      <w:pPr>
        <w:pStyle w:val="PargrafodaLista"/>
        <w:numPr>
          <w:ilvl w:val="2"/>
          <w:numId w:val="5"/>
        </w:numPr>
        <w:spacing w:line="360" w:lineRule="auto"/>
        <w:ind w:left="426"/>
        <w:jc w:val="both"/>
        <w:outlineLvl w:val="2"/>
        <w:rPr>
          <w:rFonts w:ascii="Times New Roman" w:hAnsi="Times New Roman" w:cs="Times New Roman"/>
          <w:b/>
          <w:color w:val="000000" w:themeColor="text1"/>
          <w:sz w:val="24"/>
          <w:szCs w:val="24"/>
        </w:rPr>
      </w:pPr>
      <w:bookmarkStart w:id="40" w:name="_Toc277712148"/>
      <w:r w:rsidRPr="00D60B8C">
        <w:rPr>
          <w:rFonts w:ascii="Times New Roman" w:hAnsi="Times New Roman" w:cs="Times New Roman"/>
          <w:b/>
          <w:color w:val="000000" w:themeColor="text1"/>
          <w:sz w:val="24"/>
          <w:szCs w:val="24"/>
        </w:rPr>
        <w:t xml:space="preserve">Caso de </w:t>
      </w:r>
      <w:r w:rsidR="00D90447" w:rsidRPr="00D60B8C">
        <w:rPr>
          <w:rFonts w:ascii="Times New Roman" w:hAnsi="Times New Roman" w:cs="Times New Roman"/>
          <w:b/>
          <w:color w:val="000000" w:themeColor="text1"/>
          <w:sz w:val="24"/>
          <w:szCs w:val="24"/>
        </w:rPr>
        <w:t>Uso do C</w:t>
      </w:r>
      <w:r w:rsidRPr="00D60B8C">
        <w:rPr>
          <w:rFonts w:ascii="Times New Roman" w:hAnsi="Times New Roman" w:cs="Times New Roman"/>
          <w:b/>
          <w:color w:val="000000" w:themeColor="text1"/>
          <w:sz w:val="24"/>
          <w:szCs w:val="24"/>
        </w:rPr>
        <w:t>ontexto</w:t>
      </w:r>
      <w:bookmarkEnd w:id="40"/>
    </w:p>
    <w:p w:rsidR="001D7760" w:rsidRPr="00D60B8C" w:rsidRDefault="00DA01F7" w:rsidP="00B24984">
      <w:pPr>
        <w:spacing w:line="360" w:lineRule="auto"/>
        <w:ind w:firstLine="42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No caso de uso do contexto é possível ter uma visão mais geral do sistema. Como pode</w:t>
      </w:r>
      <w:r w:rsidR="00636D7F" w:rsidRPr="00D60B8C">
        <w:rPr>
          <w:rFonts w:ascii="Times New Roman" w:hAnsi="Times New Roman"/>
          <w:color w:val="000000" w:themeColor="text1"/>
          <w:sz w:val="24"/>
          <w:szCs w:val="24"/>
        </w:rPr>
        <w:t xml:space="preserve"> ser observado</w:t>
      </w:r>
      <w:r w:rsidR="00EC5A96">
        <w:rPr>
          <w:rFonts w:ascii="Times New Roman" w:hAnsi="Times New Roman"/>
          <w:color w:val="000000" w:themeColor="text1"/>
          <w:sz w:val="24"/>
          <w:szCs w:val="24"/>
        </w:rPr>
        <w:t>,</w:t>
      </w:r>
      <w:r w:rsidR="00636D7F" w:rsidRPr="00D60B8C">
        <w:rPr>
          <w:rFonts w:ascii="Times New Roman" w:hAnsi="Times New Roman"/>
          <w:color w:val="000000" w:themeColor="text1"/>
          <w:sz w:val="24"/>
          <w:szCs w:val="24"/>
        </w:rPr>
        <w:t xml:space="preserve"> o sistema possui quatro</w:t>
      </w:r>
      <w:r w:rsidR="00EC5A96">
        <w:rPr>
          <w:rFonts w:ascii="Times New Roman" w:hAnsi="Times New Roman"/>
          <w:color w:val="000000" w:themeColor="text1"/>
          <w:sz w:val="24"/>
          <w:szCs w:val="24"/>
        </w:rPr>
        <w:t xml:space="preserve"> atores:</w:t>
      </w:r>
      <w:r w:rsidRPr="00D60B8C">
        <w:rPr>
          <w:rFonts w:ascii="Times New Roman" w:hAnsi="Times New Roman"/>
          <w:color w:val="000000" w:themeColor="text1"/>
          <w:sz w:val="24"/>
          <w:szCs w:val="24"/>
        </w:rPr>
        <w:t xml:space="preserve"> o gestor, o atendente, o cliente e o operador do brinquedo. O gestor é o responsável por fazer todo o tipo de cadastro inicial no sistema. O atendente será exigido na portaria do parque, responsável pelo atendimento inicial ao cliente. O cliente estará presente nas interações e na movimentação da fila do brinquedo, e o operador é o responsável por fazer o brinquedo ser executado.</w:t>
      </w:r>
    </w:p>
    <w:p w:rsidR="008040E6" w:rsidRPr="00D60B8C" w:rsidRDefault="00DA01F7"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5200650" cy="4167126"/>
            <wp:effectExtent l="19050" t="0" r="0" b="0"/>
            <wp:docPr id="11" name="Imagem 6" descr="Caso de Uso do Contexto v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 de Uso do Contexto v2.bmp"/>
                    <pic:cNvPicPr/>
                  </pic:nvPicPr>
                  <pic:blipFill>
                    <a:blip r:embed="rId20" cstate="print"/>
                    <a:stretch>
                      <a:fillRect/>
                    </a:stretch>
                  </pic:blipFill>
                  <pic:spPr>
                    <a:xfrm>
                      <a:off x="0" y="0"/>
                      <a:ext cx="5206847" cy="4172092"/>
                    </a:xfrm>
                    <a:prstGeom prst="rect">
                      <a:avLst/>
                    </a:prstGeom>
                  </pic:spPr>
                </pic:pic>
              </a:graphicData>
            </a:graphic>
          </wp:inline>
        </w:drawing>
      </w:r>
    </w:p>
    <w:p w:rsidR="001D7760" w:rsidRDefault="008040E6" w:rsidP="00B24984">
      <w:pPr>
        <w:pStyle w:val="Legenda"/>
        <w:spacing w:line="360" w:lineRule="auto"/>
        <w:jc w:val="center"/>
        <w:rPr>
          <w:rFonts w:ascii="Times New Roman" w:hAnsi="Times New Roman"/>
          <w:sz w:val="24"/>
          <w:szCs w:val="24"/>
        </w:rPr>
      </w:pPr>
      <w:bookmarkStart w:id="41" w:name="_Toc277710734"/>
      <w:r w:rsidRPr="00D60B8C">
        <w:rPr>
          <w:rFonts w:ascii="Times New Roman" w:hAnsi="Times New Roman"/>
          <w:sz w:val="24"/>
          <w:szCs w:val="24"/>
        </w:rPr>
        <w:t xml:space="preserve">Figura </w:t>
      </w:r>
      <w:r w:rsidR="00E57B07"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E57B07" w:rsidRPr="00D60B8C">
        <w:rPr>
          <w:rFonts w:ascii="Times New Roman" w:hAnsi="Times New Roman"/>
          <w:sz w:val="24"/>
          <w:szCs w:val="24"/>
        </w:rPr>
        <w:fldChar w:fldCharType="separate"/>
      </w:r>
      <w:r w:rsidR="00A93008">
        <w:rPr>
          <w:rFonts w:ascii="Times New Roman" w:hAnsi="Times New Roman"/>
          <w:noProof/>
          <w:sz w:val="24"/>
          <w:szCs w:val="24"/>
        </w:rPr>
        <w:t>9</w:t>
      </w:r>
      <w:r w:rsidR="00E57B07" w:rsidRPr="00D60B8C">
        <w:rPr>
          <w:rFonts w:ascii="Times New Roman" w:hAnsi="Times New Roman"/>
          <w:sz w:val="24"/>
          <w:szCs w:val="24"/>
        </w:rPr>
        <w:fldChar w:fldCharType="end"/>
      </w:r>
      <w:r w:rsidRPr="00D60B8C">
        <w:rPr>
          <w:rFonts w:ascii="Times New Roman" w:hAnsi="Times New Roman"/>
          <w:sz w:val="24"/>
          <w:szCs w:val="24"/>
        </w:rPr>
        <w:t>: Caso de Uso do Contexto</w:t>
      </w:r>
      <w:bookmarkEnd w:id="41"/>
    </w:p>
    <w:p w:rsidR="00EC5A96" w:rsidRDefault="00EC5A96" w:rsidP="00B24984">
      <w:pPr>
        <w:spacing w:line="360" w:lineRule="auto"/>
      </w:pPr>
    </w:p>
    <w:p w:rsidR="00B24984" w:rsidRDefault="00B24984" w:rsidP="00B24984">
      <w:pPr>
        <w:spacing w:line="360" w:lineRule="auto"/>
      </w:pPr>
    </w:p>
    <w:p w:rsidR="00B24984" w:rsidRPr="00EC5A96" w:rsidRDefault="00B24984" w:rsidP="00B24984">
      <w:pPr>
        <w:spacing w:line="360" w:lineRule="auto"/>
      </w:pPr>
    </w:p>
    <w:p w:rsidR="00DA01F7" w:rsidRPr="00D60B8C" w:rsidRDefault="00DA01F7" w:rsidP="00B24984">
      <w:pPr>
        <w:pStyle w:val="PargrafodaLista"/>
        <w:numPr>
          <w:ilvl w:val="2"/>
          <w:numId w:val="6"/>
        </w:numPr>
        <w:spacing w:line="360" w:lineRule="auto"/>
        <w:jc w:val="both"/>
        <w:outlineLvl w:val="2"/>
        <w:rPr>
          <w:rFonts w:ascii="Times New Roman" w:hAnsi="Times New Roman" w:cs="Times New Roman"/>
          <w:b/>
          <w:color w:val="000000" w:themeColor="text1"/>
          <w:sz w:val="24"/>
          <w:szCs w:val="24"/>
        </w:rPr>
      </w:pPr>
      <w:bookmarkStart w:id="42" w:name="_Toc263972136"/>
      <w:bookmarkStart w:id="43" w:name="_Toc277712149"/>
      <w:r w:rsidRPr="00D60B8C">
        <w:rPr>
          <w:rFonts w:ascii="Times New Roman" w:hAnsi="Times New Roman" w:cs="Times New Roman"/>
          <w:b/>
          <w:color w:val="000000" w:themeColor="text1"/>
          <w:sz w:val="24"/>
          <w:szCs w:val="24"/>
        </w:rPr>
        <w:lastRenderedPageBreak/>
        <w:t>Caso de Uso dos Cadastros do Sistema</w:t>
      </w:r>
      <w:bookmarkEnd w:id="43"/>
    </w:p>
    <w:p w:rsidR="00DA01F7" w:rsidRPr="00D60B8C" w:rsidRDefault="00DA01F7" w:rsidP="00B24984">
      <w:pPr>
        <w:pStyle w:val="PargrafodaLista"/>
        <w:spacing w:line="360" w:lineRule="auto"/>
        <w:jc w:val="both"/>
        <w:rPr>
          <w:rFonts w:ascii="Times New Roman" w:hAnsi="Times New Roman" w:cs="Times New Roman"/>
          <w:color w:val="000000" w:themeColor="text1"/>
          <w:sz w:val="24"/>
          <w:szCs w:val="24"/>
        </w:rPr>
      </w:pPr>
    </w:p>
    <w:p w:rsidR="00DA01F7" w:rsidRPr="00D60B8C" w:rsidRDefault="00DA01F7" w:rsidP="00B24984">
      <w:pPr>
        <w:pStyle w:val="PargrafodaLista"/>
        <w:spacing w:line="360" w:lineRule="auto"/>
        <w:ind w:left="0" w:firstLine="696"/>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 xml:space="preserve">No caso de uso dos cadastros do sistema, o gestor é o único ator, e ele é o responsável por fazer os cadastros necessários no sistema, </w:t>
      </w:r>
      <w:r w:rsidR="00EC5A96">
        <w:rPr>
          <w:rFonts w:ascii="Times New Roman" w:hAnsi="Times New Roman" w:cs="Times New Roman"/>
          <w:color w:val="000000" w:themeColor="text1"/>
          <w:sz w:val="24"/>
          <w:szCs w:val="24"/>
        </w:rPr>
        <w:t>temos o cadastro de</w:t>
      </w:r>
      <w:r w:rsidRPr="00D60B8C">
        <w:rPr>
          <w:rFonts w:ascii="Times New Roman" w:hAnsi="Times New Roman" w:cs="Times New Roman"/>
          <w:color w:val="000000" w:themeColor="text1"/>
          <w:sz w:val="24"/>
          <w:szCs w:val="24"/>
        </w:rPr>
        <w:t xml:space="preserve"> </w:t>
      </w:r>
      <w:r w:rsidR="00EC5A96">
        <w:rPr>
          <w:rFonts w:ascii="Times New Roman" w:hAnsi="Times New Roman" w:cs="Times New Roman"/>
          <w:color w:val="000000" w:themeColor="text1"/>
          <w:sz w:val="24"/>
          <w:szCs w:val="24"/>
        </w:rPr>
        <w:t>b</w:t>
      </w:r>
      <w:r w:rsidRPr="00D60B8C">
        <w:rPr>
          <w:rFonts w:ascii="Times New Roman" w:hAnsi="Times New Roman" w:cs="Times New Roman"/>
          <w:color w:val="000000" w:themeColor="text1"/>
          <w:sz w:val="24"/>
          <w:szCs w:val="24"/>
        </w:rPr>
        <w:t xml:space="preserve">rinquedo, </w:t>
      </w:r>
      <w:r w:rsidR="00EC5A96">
        <w:rPr>
          <w:rFonts w:ascii="Times New Roman" w:hAnsi="Times New Roman" w:cs="Times New Roman"/>
          <w:color w:val="000000" w:themeColor="text1"/>
          <w:sz w:val="24"/>
          <w:szCs w:val="24"/>
        </w:rPr>
        <w:t>c</w:t>
      </w:r>
      <w:r w:rsidRPr="00D60B8C">
        <w:rPr>
          <w:rFonts w:ascii="Times New Roman" w:hAnsi="Times New Roman" w:cs="Times New Roman"/>
          <w:color w:val="000000" w:themeColor="text1"/>
          <w:sz w:val="24"/>
          <w:szCs w:val="24"/>
        </w:rPr>
        <w:t xml:space="preserve">atracas, </w:t>
      </w:r>
      <w:r w:rsidR="00EC5A96">
        <w:rPr>
          <w:rFonts w:ascii="Times New Roman" w:hAnsi="Times New Roman" w:cs="Times New Roman"/>
          <w:color w:val="000000" w:themeColor="text1"/>
          <w:sz w:val="24"/>
          <w:szCs w:val="24"/>
        </w:rPr>
        <w:t>t</w:t>
      </w:r>
      <w:r w:rsidRPr="00D60B8C">
        <w:rPr>
          <w:rFonts w:ascii="Times New Roman" w:hAnsi="Times New Roman" w:cs="Times New Roman"/>
          <w:color w:val="000000" w:themeColor="text1"/>
          <w:sz w:val="24"/>
          <w:szCs w:val="24"/>
        </w:rPr>
        <w:t xml:space="preserve">erminal de </w:t>
      </w:r>
      <w:r w:rsidR="00EC5A96">
        <w:rPr>
          <w:rFonts w:ascii="Times New Roman" w:hAnsi="Times New Roman" w:cs="Times New Roman"/>
          <w:color w:val="000000" w:themeColor="text1"/>
          <w:sz w:val="24"/>
          <w:szCs w:val="24"/>
        </w:rPr>
        <w:t>consulta e c</w:t>
      </w:r>
      <w:r w:rsidRPr="00D60B8C">
        <w:rPr>
          <w:rFonts w:ascii="Times New Roman" w:hAnsi="Times New Roman" w:cs="Times New Roman"/>
          <w:color w:val="000000" w:themeColor="text1"/>
          <w:sz w:val="24"/>
          <w:szCs w:val="24"/>
        </w:rPr>
        <w:t>ódigo de Barras.</w:t>
      </w:r>
    </w:p>
    <w:p w:rsidR="008040E6" w:rsidRPr="00D60B8C" w:rsidRDefault="00DA01F7" w:rsidP="00B24984">
      <w:pPr>
        <w:pStyle w:val="PargrafodaLista"/>
        <w:keepNext/>
        <w:spacing w:line="360" w:lineRule="auto"/>
        <w:jc w:val="center"/>
        <w:outlineLvl w:val="2"/>
        <w:rPr>
          <w:rFonts w:ascii="Times New Roman" w:hAnsi="Times New Roman" w:cs="Times New Roman"/>
          <w:sz w:val="24"/>
          <w:szCs w:val="24"/>
        </w:rPr>
      </w:pPr>
      <w:r w:rsidRPr="00D60B8C">
        <w:rPr>
          <w:rFonts w:ascii="Times New Roman" w:hAnsi="Times New Roman" w:cs="Times New Roman"/>
          <w:b/>
          <w:noProof/>
          <w:color w:val="000000" w:themeColor="text1"/>
          <w:sz w:val="24"/>
          <w:szCs w:val="24"/>
          <w:lang w:eastAsia="pt-BR"/>
        </w:rPr>
        <w:drawing>
          <wp:inline distT="0" distB="0" distL="0" distR="0">
            <wp:extent cx="3425578" cy="3143250"/>
            <wp:effectExtent l="19050" t="0" r="3422" b="0"/>
            <wp:docPr id="12" name="Imagem 11" descr="Caso de Uso do Gesto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 de Uso do Gestor.bmp"/>
                    <pic:cNvPicPr/>
                  </pic:nvPicPr>
                  <pic:blipFill>
                    <a:blip r:embed="rId21" cstate="print"/>
                    <a:stretch>
                      <a:fillRect/>
                    </a:stretch>
                  </pic:blipFill>
                  <pic:spPr>
                    <a:xfrm>
                      <a:off x="0" y="0"/>
                      <a:ext cx="3436483" cy="3153256"/>
                    </a:xfrm>
                    <a:prstGeom prst="rect">
                      <a:avLst/>
                    </a:prstGeom>
                  </pic:spPr>
                </pic:pic>
              </a:graphicData>
            </a:graphic>
          </wp:inline>
        </w:drawing>
      </w:r>
    </w:p>
    <w:p w:rsidR="00DA01F7" w:rsidRPr="00EC5A96" w:rsidRDefault="008040E6" w:rsidP="00B24984">
      <w:pPr>
        <w:pStyle w:val="Legenda"/>
        <w:spacing w:line="360" w:lineRule="auto"/>
        <w:jc w:val="center"/>
        <w:rPr>
          <w:rFonts w:ascii="Times New Roman" w:hAnsi="Times New Roman"/>
          <w:b w:val="0"/>
          <w:color w:val="000000" w:themeColor="text1"/>
          <w:sz w:val="24"/>
          <w:szCs w:val="24"/>
        </w:rPr>
      </w:pPr>
      <w:bookmarkStart w:id="44" w:name="_Toc277710735"/>
      <w:r w:rsidRPr="00D60B8C">
        <w:rPr>
          <w:rFonts w:ascii="Times New Roman" w:hAnsi="Times New Roman"/>
          <w:sz w:val="24"/>
          <w:szCs w:val="24"/>
        </w:rPr>
        <w:t xml:space="preserve">Figura </w:t>
      </w:r>
      <w:r w:rsidR="00E57B07"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E57B07" w:rsidRPr="00D60B8C">
        <w:rPr>
          <w:rFonts w:ascii="Times New Roman" w:hAnsi="Times New Roman"/>
          <w:sz w:val="24"/>
          <w:szCs w:val="24"/>
        </w:rPr>
        <w:fldChar w:fldCharType="separate"/>
      </w:r>
      <w:r w:rsidR="00A93008">
        <w:rPr>
          <w:rFonts w:ascii="Times New Roman" w:hAnsi="Times New Roman"/>
          <w:noProof/>
          <w:sz w:val="24"/>
          <w:szCs w:val="24"/>
        </w:rPr>
        <w:t>10</w:t>
      </w:r>
      <w:r w:rsidR="00E57B07" w:rsidRPr="00D60B8C">
        <w:rPr>
          <w:rFonts w:ascii="Times New Roman" w:hAnsi="Times New Roman"/>
          <w:sz w:val="24"/>
          <w:szCs w:val="24"/>
        </w:rPr>
        <w:fldChar w:fldCharType="end"/>
      </w:r>
      <w:r w:rsidRPr="00D60B8C">
        <w:rPr>
          <w:rFonts w:ascii="Times New Roman" w:hAnsi="Times New Roman"/>
          <w:sz w:val="24"/>
          <w:szCs w:val="24"/>
        </w:rPr>
        <w:t>: Caso de Uso dos Cadastros do Sistema</w:t>
      </w:r>
      <w:bookmarkEnd w:id="44"/>
    </w:p>
    <w:p w:rsidR="00EC5A96" w:rsidRPr="00D60B8C" w:rsidRDefault="00EC5A96" w:rsidP="00B24984">
      <w:pPr>
        <w:pStyle w:val="PargrafodaLista"/>
        <w:spacing w:line="360" w:lineRule="auto"/>
        <w:jc w:val="both"/>
        <w:outlineLvl w:val="2"/>
        <w:rPr>
          <w:rFonts w:ascii="Times New Roman" w:hAnsi="Times New Roman" w:cs="Times New Roman"/>
          <w:b/>
          <w:color w:val="000000" w:themeColor="text1"/>
          <w:sz w:val="24"/>
          <w:szCs w:val="24"/>
        </w:rPr>
      </w:pPr>
    </w:p>
    <w:p w:rsidR="001D7760" w:rsidRPr="00D60B8C" w:rsidRDefault="00D90447" w:rsidP="00B24984">
      <w:pPr>
        <w:pStyle w:val="PargrafodaLista"/>
        <w:numPr>
          <w:ilvl w:val="2"/>
          <w:numId w:val="6"/>
        </w:numPr>
        <w:spacing w:line="360" w:lineRule="auto"/>
        <w:jc w:val="both"/>
        <w:outlineLvl w:val="2"/>
        <w:rPr>
          <w:rFonts w:ascii="Times New Roman" w:hAnsi="Times New Roman" w:cs="Times New Roman"/>
          <w:b/>
          <w:color w:val="000000" w:themeColor="text1"/>
          <w:sz w:val="24"/>
          <w:szCs w:val="24"/>
        </w:rPr>
      </w:pPr>
      <w:bookmarkStart w:id="45" w:name="_Toc277712150"/>
      <w:r w:rsidRPr="00D60B8C">
        <w:rPr>
          <w:rFonts w:ascii="Times New Roman" w:hAnsi="Times New Roman" w:cs="Times New Roman"/>
          <w:b/>
          <w:color w:val="000000" w:themeColor="text1"/>
          <w:sz w:val="24"/>
          <w:szCs w:val="24"/>
        </w:rPr>
        <w:t>Caso de Uso da E</w:t>
      </w:r>
      <w:r w:rsidR="00256AEC" w:rsidRPr="00D60B8C">
        <w:rPr>
          <w:rFonts w:ascii="Times New Roman" w:hAnsi="Times New Roman" w:cs="Times New Roman"/>
          <w:b/>
          <w:color w:val="000000" w:themeColor="text1"/>
          <w:sz w:val="24"/>
          <w:szCs w:val="24"/>
        </w:rPr>
        <w:t xml:space="preserve">ntrada do </w:t>
      </w:r>
      <w:r w:rsidRPr="00D60B8C">
        <w:rPr>
          <w:rFonts w:ascii="Times New Roman" w:hAnsi="Times New Roman" w:cs="Times New Roman"/>
          <w:b/>
          <w:color w:val="000000" w:themeColor="text1"/>
          <w:sz w:val="24"/>
          <w:szCs w:val="24"/>
        </w:rPr>
        <w:t>C</w:t>
      </w:r>
      <w:r w:rsidR="00256AEC" w:rsidRPr="00D60B8C">
        <w:rPr>
          <w:rFonts w:ascii="Times New Roman" w:hAnsi="Times New Roman" w:cs="Times New Roman"/>
          <w:b/>
          <w:color w:val="000000" w:themeColor="text1"/>
          <w:sz w:val="24"/>
          <w:szCs w:val="24"/>
        </w:rPr>
        <w:t xml:space="preserve">liente no </w:t>
      </w:r>
      <w:r w:rsidRPr="00D60B8C">
        <w:rPr>
          <w:rFonts w:ascii="Times New Roman" w:hAnsi="Times New Roman" w:cs="Times New Roman"/>
          <w:b/>
          <w:color w:val="000000" w:themeColor="text1"/>
          <w:sz w:val="24"/>
          <w:szCs w:val="24"/>
        </w:rPr>
        <w:t>P</w:t>
      </w:r>
      <w:r w:rsidR="00256AEC" w:rsidRPr="00D60B8C">
        <w:rPr>
          <w:rFonts w:ascii="Times New Roman" w:hAnsi="Times New Roman" w:cs="Times New Roman"/>
          <w:b/>
          <w:color w:val="000000" w:themeColor="text1"/>
          <w:sz w:val="24"/>
          <w:szCs w:val="24"/>
        </w:rPr>
        <w:t>arque</w:t>
      </w:r>
      <w:bookmarkEnd w:id="42"/>
      <w:r w:rsidRPr="00D60B8C">
        <w:rPr>
          <w:rFonts w:ascii="Times New Roman" w:hAnsi="Times New Roman" w:cs="Times New Roman"/>
          <w:b/>
          <w:color w:val="000000" w:themeColor="text1"/>
          <w:sz w:val="24"/>
          <w:szCs w:val="24"/>
        </w:rPr>
        <w:t xml:space="preserve"> de Diversão</w:t>
      </w:r>
      <w:bookmarkEnd w:id="45"/>
    </w:p>
    <w:p w:rsidR="00DF7D4C" w:rsidRPr="00D60B8C" w:rsidRDefault="00DF7D4C" w:rsidP="00B24984">
      <w:pPr>
        <w:spacing w:line="360" w:lineRule="auto"/>
        <w:jc w:val="both"/>
        <w:rPr>
          <w:rFonts w:ascii="Times New Roman" w:hAnsi="Times New Roman"/>
          <w:color w:val="000000" w:themeColor="text1"/>
          <w:sz w:val="24"/>
          <w:szCs w:val="24"/>
        </w:rPr>
      </w:pPr>
    </w:p>
    <w:p w:rsidR="00EC5A96" w:rsidRDefault="00DA01F7" w:rsidP="00B24984">
      <w:pPr>
        <w:spacing w:line="360" w:lineRule="auto"/>
        <w:ind w:firstLine="708"/>
        <w:jc w:val="center"/>
        <w:rPr>
          <w:rFonts w:ascii="Times New Roman" w:hAnsi="Times New Roman"/>
          <w:color w:val="000000" w:themeColor="text1"/>
          <w:sz w:val="24"/>
          <w:szCs w:val="24"/>
        </w:rPr>
      </w:pPr>
      <w:r w:rsidRPr="00D60B8C">
        <w:rPr>
          <w:rFonts w:ascii="Times New Roman" w:hAnsi="Times New Roman"/>
          <w:color w:val="000000" w:themeColor="text1"/>
          <w:sz w:val="24"/>
          <w:szCs w:val="24"/>
        </w:rPr>
        <w:t>No caso de uso da entrada do cliente no parque o atendente consulta no sistema o cadastro do cliente</w:t>
      </w:r>
      <w:r w:rsidR="00EC5A96">
        <w:rPr>
          <w:rFonts w:ascii="Times New Roman" w:hAnsi="Times New Roman"/>
          <w:color w:val="000000" w:themeColor="text1"/>
          <w:sz w:val="24"/>
          <w:szCs w:val="24"/>
        </w:rPr>
        <w:t xml:space="preserve"> e</w:t>
      </w:r>
      <w:r w:rsidRPr="00D60B8C">
        <w:rPr>
          <w:rFonts w:ascii="Times New Roman" w:hAnsi="Times New Roman"/>
          <w:color w:val="000000" w:themeColor="text1"/>
          <w:sz w:val="24"/>
          <w:szCs w:val="24"/>
        </w:rPr>
        <w:t xml:space="preserve">, caso não exista um cadastro ainda, o atendente </w:t>
      </w:r>
      <w:r w:rsidR="00636D7F" w:rsidRPr="00D60B8C">
        <w:rPr>
          <w:rFonts w:ascii="Times New Roman" w:hAnsi="Times New Roman"/>
          <w:color w:val="000000" w:themeColor="text1"/>
          <w:sz w:val="24"/>
          <w:szCs w:val="24"/>
        </w:rPr>
        <w:t>o</w:t>
      </w:r>
      <w:r w:rsidRPr="00D60B8C">
        <w:rPr>
          <w:rFonts w:ascii="Times New Roman" w:hAnsi="Times New Roman"/>
          <w:color w:val="000000" w:themeColor="text1"/>
          <w:sz w:val="24"/>
          <w:szCs w:val="24"/>
        </w:rPr>
        <w:t xml:space="preserve"> cadastro e</w:t>
      </w:r>
      <w:r w:rsidR="00EC5A96">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para isso</w:t>
      </w:r>
      <w:r w:rsidR="00EC5A96">
        <w:rPr>
          <w:rFonts w:ascii="Times New Roman" w:hAnsi="Times New Roman"/>
          <w:color w:val="000000" w:themeColor="text1"/>
          <w:sz w:val="24"/>
          <w:szCs w:val="24"/>
        </w:rPr>
        <w:t>, são</w:t>
      </w:r>
      <w:r w:rsidRPr="00D60B8C">
        <w:rPr>
          <w:rFonts w:ascii="Times New Roman" w:hAnsi="Times New Roman"/>
          <w:color w:val="000000" w:themeColor="text1"/>
          <w:sz w:val="24"/>
          <w:szCs w:val="24"/>
        </w:rPr>
        <w:t xml:space="preserve"> necessário</w:t>
      </w:r>
      <w:r w:rsidR="00EC5A96">
        <w:rPr>
          <w:rFonts w:ascii="Times New Roman" w:hAnsi="Times New Roman"/>
          <w:color w:val="000000" w:themeColor="text1"/>
          <w:sz w:val="24"/>
          <w:szCs w:val="24"/>
        </w:rPr>
        <w:t>s</w:t>
      </w:r>
      <w:r w:rsidRPr="00D60B8C">
        <w:rPr>
          <w:rFonts w:ascii="Times New Roman" w:hAnsi="Times New Roman"/>
          <w:color w:val="000000" w:themeColor="text1"/>
          <w:sz w:val="24"/>
          <w:szCs w:val="24"/>
        </w:rPr>
        <w:t xml:space="preserve"> os dados de identificação do cliente. Com o cadastro feito, o atendente associa um código de barras ao cliente que está entrando e registra sua entrada no parque.</w:t>
      </w:r>
    </w:p>
    <w:p w:rsidR="008040E6" w:rsidRPr="00D60B8C" w:rsidRDefault="001D7760" w:rsidP="00B24984">
      <w:pPr>
        <w:spacing w:line="360" w:lineRule="auto"/>
        <w:ind w:firstLine="708"/>
        <w:jc w:val="center"/>
        <w:rPr>
          <w:rFonts w:ascii="Times New Roman" w:hAnsi="Times New Roman"/>
          <w:sz w:val="24"/>
          <w:szCs w:val="24"/>
        </w:rPr>
      </w:pPr>
      <w:r w:rsidRPr="00D60B8C">
        <w:rPr>
          <w:rFonts w:ascii="Times New Roman" w:hAnsi="Times New Roman"/>
          <w:noProof/>
          <w:color w:val="000000" w:themeColor="text1"/>
          <w:sz w:val="24"/>
          <w:szCs w:val="24"/>
          <w:lang w:eastAsia="pt-BR"/>
        </w:rPr>
        <w:lastRenderedPageBreak/>
        <w:drawing>
          <wp:inline distT="0" distB="0" distL="0" distR="0">
            <wp:extent cx="4924425" cy="2973913"/>
            <wp:effectExtent l="19050" t="0" r="9525" b="0"/>
            <wp:docPr id="3" name="Imagem 2" descr="Caso de Uso Entrada do Parqu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 de Uso Entrada do Parque.bmp"/>
                    <pic:cNvPicPr/>
                  </pic:nvPicPr>
                  <pic:blipFill>
                    <a:blip r:embed="rId22" cstate="print"/>
                    <a:srcRect t="5128"/>
                    <a:stretch>
                      <a:fillRect/>
                    </a:stretch>
                  </pic:blipFill>
                  <pic:spPr>
                    <a:xfrm>
                      <a:off x="0" y="0"/>
                      <a:ext cx="4937043" cy="2981533"/>
                    </a:xfrm>
                    <a:prstGeom prst="rect">
                      <a:avLst/>
                    </a:prstGeom>
                  </pic:spPr>
                </pic:pic>
              </a:graphicData>
            </a:graphic>
          </wp:inline>
        </w:drawing>
      </w:r>
    </w:p>
    <w:p w:rsidR="001D7760" w:rsidRDefault="008040E6" w:rsidP="00B24984">
      <w:pPr>
        <w:pStyle w:val="Legenda"/>
        <w:spacing w:line="360" w:lineRule="auto"/>
        <w:jc w:val="center"/>
        <w:rPr>
          <w:rFonts w:ascii="Times New Roman" w:hAnsi="Times New Roman"/>
          <w:sz w:val="24"/>
          <w:szCs w:val="24"/>
        </w:rPr>
      </w:pPr>
      <w:bookmarkStart w:id="46" w:name="_Toc277710736"/>
      <w:r w:rsidRPr="00D60B8C">
        <w:rPr>
          <w:rFonts w:ascii="Times New Roman" w:hAnsi="Times New Roman"/>
          <w:sz w:val="24"/>
          <w:szCs w:val="24"/>
        </w:rPr>
        <w:t xml:space="preserve">Figura </w:t>
      </w:r>
      <w:r w:rsidR="00E57B07"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E57B07" w:rsidRPr="00D60B8C">
        <w:rPr>
          <w:rFonts w:ascii="Times New Roman" w:hAnsi="Times New Roman"/>
          <w:sz w:val="24"/>
          <w:szCs w:val="24"/>
        </w:rPr>
        <w:fldChar w:fldCharType="separate"/>
      </w:r>
      <w:r w:rsidR="00A93008">
        <w:rPr>
          <w:rFonts w:ascii="Times New Roman" w:hAnsi="Times New Roman"/>
          <w:noProof/>
          <w:sz w:val="24"/>
          <w:szCs w:val="24"/>
        </w:rPr>
        <w:t>11</w:t>
      </w:r>
      <w:r w:rsidR="00E57B07" w:rsidRPr="00D60B8C">
        <w:rPr>
          <w:rFonts w:ascii="Times New Roman" w:hAnsi="Times New Roman"/>
          <w:sz w:val="24"/>
          <w:szCs w:val="24"/>
        </w:rPr>
        <w:fldChar w:fldCharType="end"/>
      </w:r>
      <w:r w:rsidRPr="00D60B8C">
        <w:rPr>
          <w:rFonts w:ascii="Times New Roman" w:hAnsi="Times New Roman"/>
          <w:sz w:val="24"/>
          <w:szCs w:val="24"/>
        </w:rPr>
        <w:t>: Caso de Uso da Entrada do Cliente no Parque</w:t>
      </w:r>
      <w:bookmarkEnd w:id="46"/>
    </w:p>
    <w:p w:rsidR="009158F4" w:rsidRPr="009158F4" w:rsidRDefault="009158F4" w:rsidP="009158F4"/>
    <w:p w:rsidR="00445762" w:rsidRDefault="00D90447" w:rsidP="00B24984">
      <w:pPr>
        <w:pStyle w:val="PargrafodaLista"/>
        <w:numPr>
          <w:ilvl w:val="2"/>
          <w:numId w:val="6"/>
        </w:numPr>
        <w:spacing w:line="360" w:lineRule="auto"/>
        <w:jc w:val="both"/>
        <w:outlineLvl w:val="2"/>
        <w:rPr>
          <w:rFonts w:ascii="Times New Roman" w:hAnsi="Times New Roman" w:cs="Times New Roman"/>
          <w:b/>
          <w:color w:val="000000" w:themeColor="text1"/>
          <w:sz w:val="24"/>
          <w:szCs w:val="24"/>
        </w:rPr>
      </w:pPr>
      <w:bookmarkStart w:id="47" w:name="_Toc263972137"/>
      <w:bookmarkStart w:id="48" w:name="_Toc277712151"/>
      <w:r w:rsidRPr="00D60B8C">
        <w:rPr>
          <w:rFonts w:ascii="Times New Roman" w:hAnsi="Times New Roman" w:cs="Times New Roman"/>
          <w:b/>
          <w:color w:val="000000" w:themeColor="text1"/>
          <w:sz w:val="24"/>
          <w:szCs w:val="24"/>
        </w:rPr>
        <w:t xml:space="preserve">Caso de Uso da </w:t>
      </w:r>
      <w:r w:rsidR="00256AEC" w:rsidRPr="00D60B8C">
        <w:rPr>
          <w:rFonts w:ascii="Times New Roman" w:hAnsi="Times New Roman" w:cs="Times New Roman"/>
          <w:b/>
          <w:color w:val="000000" w:themeColor="text1"/>
          <w:sz w:val="24"/>
          <w:szCs w:val="24"/>
        </w:rPr>
        <w:t xml:space="preserve">Movimentação da </w:t>
      </w:r>
      <w:r w:rsidRPr="00D60B8C">
        <w:rPr>
          <w:rFonts w:ascii="Times New Roman" w:hAnsi="Times New Roman" w:cs="Times New Roman"/>
          <w:b/>
          <w:color w:val="000000" w:themeColor="text1"/>
          <w:sz w:val="24"/>
          <w:szCs w:val="24"/>
        </w:rPr>
        <w:t>F</w:t>
      </w:r>
      <w:r w:rsidR="00256AEC" w:rsidRPr="00D60B8C">
        <w:rPr>
          <w:rFonts w:ascii="Times New Roman" w:hAnsi="Times New Roman" w:cs="Times New Roman"/>
          <w:b/>
          <w:color w:val="000000" w:themeColor="text1"/>
          <w:sz w:val="24"/>
          <w:szCs w:val="24"/>
        </w:rPr>
        <w:t xml:space="preserve">ila do </w:t>
      </w:r>
      <w:r w:rsidRPr="00D60B8C">
        <w:rPr>
          <w:rFonts w:ascii="Times New Roman" w:hAnsi="Times New Roman" w:cs="Times New Roman"/>
          <w:b/>
          <w:color w:val="000000" w:themeColor="text1"/>
          <w:sz w:val="24"/>
          <w:szCs w:val="24"/>
        </w:rPr>
        <w:t>B</w:t>
      </w:r>
      <w:r w:rsidR="00256AEC" w:rsidRPr="00D60B8C">
        <w:rPr>
          <w:rFonts w:ascii="Times New Roman" w:hAnsi="Times New Roman" w:cs="Times New Roman"/>
          <w:b/>
          <w:color w:val="000000" w:themeColor="text1"/>
          <w:sz w:val="24"/>
          <w:szCs w:val="24"/>
        </w:rPr>
        <w:t>rinquedo</w:t>
      </w:r>
      <w:bookmarkEnd w:id="47"/>
      <w:bookmarkEnd w:id="48"/>
    </w:p>
    <w:p w:rsidR="009158F4" w:rsidRPr="00D60B8C" w:rsidRDefault="009158F4" w:rsidP="009158F4">
      <w:pPr>
        <w:pStyle w:val="PargrafodaLista"/>
        <w:spacing w:line="360" w:lineRule="auto"/>
        <w:jc w:val="both"/>
        <w:outlineLvl w:val="2"/>
        <w:rPr>
          <w:rFonts w:ascii="Times New Roman" w:hAnsi="Times New Roman" w:cs="Times New Roman"/>
          <w:b/>
          <w:color w:val="000000" w:themeColor="text1"/>
          <w:sz w:val="24"/>
          <w:szCs w:val="24"/>
        </w:rPr>
      </w:pPr>
    </w:p>
    <w:p w:rsidR="00DA01F7" w:rsidRPr="00D60B8C" w:rsidRDefault="00DA01F7"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No caso de uso da movimentação da fila do brinquedo o nosso único ator é o cliente, que após decidir </w:t>
      </w:r>
      <w:r w:rsidR="00636D7F" w:rsidRPr="00D60B8C">
        <w:rPr>
          <w:rFonts w:ascii="Times New Roman" w:hAnsi="Times New Roman"/>
          <w:color w:val="000000" w:themeColor="text1"/>
          <w:sz w:val="24"/>
          <w:szCs w:val="24"/>
        </w:rPr>
        <w:t>aonde</w:t>
      </w:r>
      <w:r w:rsidRPr="00D60B8C">
        <w:rPr>
          <w:rFonts w:ascii="Times New Roman" w:hAnsi="Times New Roman"/>
          <w:color w:val="000000" w:themeColor="text1"/>
          <w:sz w:val="24"/>
          <w:szCs w:val="24"/>
        </w:rPr>
        <w:t xml:space="preserve"> quer ir, irá se cadastrar na fila usando o seu código de barras. Depois de cadastrado</w:t>
      </w:r>
      <w:r w:rsidR="00EC5A96">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ele ficará livre</w:t>
      </w:r>
      <w:r w:rsidR="00EC5A96">
        <w:rPr>
          <w:rFonts w:ascii="Times New Roman" w:hAnsi="Times New Roman"/>
          <w:color w:val="000000" w:themeColor="text1"/>
          <w:sz w:val="24"/>
          <w:szCs w:val="24"/>
        </w:rPr>
        <w:t xml:space="preserve"> pelo parque enquanto aguarda</w:t>
      </w:r>
      <w:r w:rsidRPr="00D60B8C">
        <w:rPr>
          <w:rFonts w:ascii="Times New Roman" w:hAnsi="Times New Roman"/>
          <w:color w:val="000000" w:themeColor="text1"/>
          <w:sz w:val="24"/>
          <w:szCs w:val="24"/>
        </w:rPr>
        <w:t xml:space="preserve"> ser chamado para entrar na fila física do brinquedo e</w:t>
      </w:r>
      <w:r w:rsidR="00EC5A96">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logo após</w:t>
      </w:r>
      <w:r w:rsidR="00EC5A96">
        <w:rPr>
          <w:rFonts w:ascii="Times New Roman" w:hAnsi="Times New Roman"/>
          <w:color w:val="000000" w:themeColor="text1"/>
          <w:sz w:val="24"/>
          <w:szCs w:val="24"/>
        </w:rPr>
        <w:t>, entrará</w:t>
      </w:r>
      <w:r w:rsidRPr="00D60B8C">
        <w:rPr>
          <w:rFonts w:ascii="Times New Roman" w:hAnsi="Times New Roman"/>
          <w:color w:val="000000" w:themeColor="text1"/>
          <w:sz w:val="24"/>
          <w:szCs w:val="24"/>
        </w:rPr>
        <w:t xml:space="preserve"> no brinquedo. O cliente tem a escolha de se retirar da fila a qualquer momento, ficando livre para se cadastrar em um novo brinquedo.</w:t>
      </w:r>
    </w:p>
    <w:p w:rsidR="008040E6" w:rsidRPr="00D60B8C" w:rsidRDefault="001D7760"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lastRenderedPageBreak/>
        <w:drawing>
          <wp:inline distT="0" distB="0" distL="0" distR="0">
            <wp:extent cx="5826713" cy="3357349"/>
            <wp:effectExtent l="19050" t="0" r="2587" b="0"/>
            <wp:docPr id="4" name="Imagem 3" descr="Caso de Uso Fila dos Brinquedo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 de Uso Fila dos Brinquedos.bmp"/>
                    <pic:cNvPicPr/>
                  </pic:nvPicPr>
                  <pic:blipFill>
                    <a:blip r:embed="rId23" cstate="print"/>
                    <a:stretch>
                      <a:fillRect/>
                    </a:stretch>
                  </pic:blipFill>
                  <pic:spPr>
                    <a:xfrm>
                      <a:off x="0" y="0"/>
                      <a:ext cx="5827716" cy="3357927"/>
                    </a:xfrm>
                    <a:prstGeom prst="rect">
                      <a:avLst/>
                    </a:prstGeom>
                  </pic:spPr>
                </pic:pic>
              </a:graphicData>
            </a:graphic>
          </wp:inline>
        </w:drawing>
      </w:r>
    </w:p>
    <w:p w:rsidR="00DF7D4C" w:rsidRPr="00EC5A96" w:rsidRDefault="008040E6" w:rsidP="00B24984">
      <w:pPr>
        <w:pStyle w:val="Legenda"/>
        <w:spacing w:line="360" w:lineRule="auto"/>
        <w:jc w:val="center"/>
        <w:rPr>
          <w:rFonts w:ascii="Times New Roman" w:hAnsi="Times New Roman"/>
          <w:color w:val="000000" w:themeColor="text1"/>
          <w:sz w:val="24"/>
          <w:szCs w:val="24"/>
        </w:rPr>
      </w:pPr>
      <w:bookmarkStart w:id="49" w:name="_Toc277710737"/>
      <w:r w:rsidRPr="00D60B8C">
        <w:rPr>
          <w:rFonts w:ascii="Times New Roman" w:hAnsi="Times New Roman"/>
          <w:sz w:val="24"/>
          <w:szCs w:val="24"/>
        </w:rPr>
        <w:t xml:space="preserve">Figura </w:t>
      </w:r>
      <w:r w:rsidR="00E57B07"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E57B07" w:rsidRPr="00D60B8C">
        <w:rPr>
          <w:rFonts w:ascii="Times New Roman" w:hAnsi="Times New Roman"/>
          <w:sz w:val="24"/>
          <w:szCs w:val="24"/>
        </w:rPr>
        <w:fldChar w:fldCharType="separate"/>
      </w:r>
      <w:r w:rsidR="00A93008">
        <w:rPr>
          <w:rFonts w:ascii="Times New Roman" w:hAnsi="Times New Roman"/>
          <w:noProof/>
          <w:sz w:val="24"/>
          <w:szCs w:val="24"/>
        </w:rPr>
        <w:t>12</w:t>
      </w:r>
      <w:r w:rsidR="00E57B07" w:rsidRPr="00D60B8C">
        <w:rPr>
          <w:rFonts w:ascii="Times New Roman" w:hAnsi="Times New Roman"/>
          <w:sz w:val="24"/>
          <w:szCs w:val="24"/>
        </w:rPr>
        <w:fldChar w:fldCharType="end"/>
      </w:r>
      <w:r w:rsidRPr="00D60B8C">
        <w:rPr>
          <w:rFonts w:ascii="Times New Roman" w:hAnsi="Times New Roman"/>
          <w:sz w:val="24"/>
          <w:szCs w:val="24"/>
        </w:rPr>
        <w:t>: Caso de Uso da Movimentação da Fila do Brinquedo</w:t>
      </w:r>
      <w:bookmarkStart w:id="50" w:name="_Toc263972138"/>
      <w:bookmarkEnd w:id="49"/>
    </w:p>
    <w:p w:rsidR="00EC5A96" w:rsidRPr="00D60B8C" w:rsidRDefault="00EC5A96" w:rsidP="00B24984">
      <w:pPr>
        <w:pStyle w:val="PargrafodaLista"/>
        <w:spacing w:line="360" w:lineRule="auto"/>
        <w:ind w:left="864"/>
        <w:jc w:val="both"/>
        <w:rPr>
          <w:rFonts w:ascii="Times New Roman" w:hAnsi="Times New Roman" w:cs="Times New Roman"/>
          <w:color w:val="000000" w:themeColor="text1"/>
          <w:sz w:val="24"/>
          <w:szCs w:val="24"/>
        </w:rPr>
      </w:pPr>
    </w:p>
    <w:p w:rsidR="00445762" w:rsidRPr="00D60B8C" w:rsidRDefault="00D90447" w:rsidP="00B24984">
      <w:pPr>
        <w:pStyle w:val="PargrafodaLista"/>
        <w:numPr>
          <w:ilvl w:val="2"/>
          <w:numId w:val="6"/>
        </w:numPr>
        <w:spacing w:line="360" w:lineRule="auto"/>
        <w:jc w:val="both"/>
        <w:outlineLvl w:val="2"/>
        <w:rPr>
          <w:rFonts w:ascii="Times New Roman" w:hAnsi="Times New Roman" w:cs="Times New Roman"/>
          <w:b/>
          <w:color w:val="000000" w:themeColor="text1"/>
          <w:sz w:val="24"/>
          <w:szCs w:val="24"/>
        </w:rPr>
      </w:pPr>
      <w:bookmarkStart w:id="51" w:name="_Toc277712152"/>
      <w:r w:rsidRPr="00D60B8C">
        <w:rPr>
          <w:rFonts w:ascii="Times New Roman" w:hAnsi="Times New Roman" w:cs="Times New Roman"/>
          <w:b/>
          <w:color w:val="000000" w:themeColor="text1"/>
          <w:sz w:val="24"/>
          <w:szCs w:val="24"/>
        </w:rPr>
        <w:t>Caso de Uso da Execução do B</w:t>
      </w:r>
      <w:r w:rsidR="00256AEC" w:rsidRPr="00D60B8C">
        <w:rPr>
          <w:rFonts w:ascii="Times New Roman" w:hAnsi="Times New Roman" w:cs="Times New Roman"/>
          <w:b/>
          <w:color w:val="000000" w:themeColor="text1"/>
          <w:sz w:val="24"/>
          <w:szCs w:val="24"/>
        </w:rPr>
        <w:t>rinquedo</w:t>
      </w:r>
      <w:bookmarkEnd w:id="50"/>
      <w:bookmarkEnd w:id="51"/>
    </w:p>
    <w:p w:rsidR="00256AEC" w:rsidRPr="00D60B8C" w:rsidRDefault="00256AEC" w:rsidP="00B24984">
      <w:pPr>
        <w:spacing w:line="360" w:lineRule="auto"/>
        <w:jc w:val="both"/>
        <w:rPr>
          <w:rFonts w:ascii="Times New Roman" w:hAnsi="Times New Roman"/>
          <w:color w:val="000000" w:themeColor="text1"/>
          <w:sz w:val="24"/>
          <w:szCs w:val="24"/>
        </w:rPr>
      </w:pPr>
    </w:p>
    <w:p w:rsidR="00297BB4" w:rsidRDefault="00297BB4"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No caso de uso da execução do brinquedo</w:t>
      </w:r>
      <w:r w:rsidR="00EC5A96">
        <w:rPr>
          <w:rFonts w:ascii="Times New Roman" w:hAnsi="Times New Roman"/>
          <w:color w:val="000000" w:themeColor="text1"/>
          <w:sz w:val="24"/>
          <w:szCs w:val="24"/>
        </w:rPr>
        <w:t>, o operador é o único ator</w:t>
      </w:r>
      <w:r w:rsidRPr="00D60B8C">
        <w:rPr>
          <w:rFonts w:ascii="Times New Roman" w:hAnsi="Times New Roman"/>
          <w:color w:val="000000" w:themeColor="text1"/>
          <w:sz w:val="24"/>
          <w:szCs w:val="24"/>
        </w:rPr>
        <w:t xml:space="preserve"> e ele é o responsável por determinar o início e o fim da execução do brinquedo.</w:t>
      </w:r>
    </w:p>
    <w:p w:rsidR="00EC5A96" w:rsidRPr="00D60B8C" w:rsidRDefault="00EC5A96" w:rsidP="00B24984">
      <w:pPr>
        <w:spacing w:line="360" w:lineRule="auto"/>
        <w:jc w:val="both"/>
        <w:rPr>
          <w:rFonts w:ascii="Times New Roman" w:hAnsi="Times New Roman"/>
          <w:color w:val="000000" w:themeColor="text1"/>
          <w:sz w:val="24"/>
          <w:szCs w:val="24"/>
        </w:rPr>
      </w:pPr>
    </w:p>
    <w:p w:rsidR="008040E6" w:rsidRPr="00D60B8C" w:rsidRDefault="001D7760"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5732264" cy="1460310"/>
            <wp:effectExtent l="19050" t="0" r="1786" b="0"/>
            <wp:docPr id="5" name="Imagem 4" descr="Caso de Uso Execução dos Brinquedo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 de Uso Execução dos Brinquedos.bmp"/>
                    <pic:cNvPicPr/>
                  </pic:nvPicPr>
                  <pic:blipFill>
                    <a:blip r:embed="rId24" cstate="print"/>
                    <a:stretch>
                      <a:fillRect/>
                    </a:stretch>
                  </pic:blipFill>
                  <pic:spPr>
                    <a:xfrm>
                      <a:off x="0" y="0"/>
                      <a:ext cx="5724467" cy="1458324"/>
                    </a:xfrm>
                    <a:prstGeom prst="rect">
                      <a:avLst/>
                    </a:prstGeom>
                  </pic:spPr>
                </pic:pic>
              </a:graphicData>
            </a:graphic>
          </wp:inline>
        </w:drawing>
      </w:r>
    </w:p>
    <w:p w:rsidR="001D7760" w:rsidRPr="00D60B8C" w:rsidRDefault="008040E6" w:rsidP="00B24984">
      <w:pPr>
        <w:pStyle w:val="Legenda"/>
        <w:spacing w:line="360" w:lineRule="auto"/>
        <w:jc w:val="center"/>
        <w:rPr>
          <w:rFonts w:ascii="Times New Roman" w:hAnsi="Times New Roman"/>
          <w:color w:val="000000" w:themeColor="text1"/>
          <w:sz w:val="24"/>
          <w:szCs w:val="24"/>
        </w:rPr>
      </w:pPr>
      <w:bookmarkStart w:id="52" w:name="_Toc277710738"/>
      <w:r w:rsidRPr="00D60B8C">
        <w:rPr>
          <w:rFonts w:ascii="Times New Roman" w:hAnsi="Times New Roman"/>
          <w:sz w:val="24"/>
          <w:szCs w:val="24"/>
        </w:rPr>
        <w:t xml:space="preserve">Figura </w:t>
      </w:r>
      <w:r w:rsidR="00E57B07"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E57B07" w:rsidRPr="00D60B8C">
        <w:rPr>
          <w:rFonts w:ascii="Times New Roman" w:hAnsi="Times New Roman"/>
          <w:sz w:val="24"/>
          <w:szCs w:val="24"/>
        </w:rPr>
        <w:fldChar w:fldCharType="separate"/>
      </w:r>
      <w:r w:rsidR="00A93008">
        <w:rPr>
          <w:rFonts w:ascii="Times New Roman" w:hAnsi="Times New Roman"/>
          <w:noProof/>
          <w:sz w:val="24"/>
          <w:szCs w:val="24"/>
        </w:rPr>
        <w:t>13</w:t>
      </w:r>
      <w:r w:rsidR="00E57B07" w:rsidRPr="00D60B8C">
        <w:rPr>
          <w:rFonts w:ascii="Times New Roman" w:hAnsi="Times New Roman"/>
          <w:sz w:val="24"/>
          <w:szCs w:val="24"/>
        </w:rPr>
        <w:fldChar w:fldCharType="end"/>
      </w:r>
      <w:r w:rsidRPr="00D60B8C">
        <w:rPr>
          <w:rFonts w:ascii="Times New Roman" w:hAnsi="Times New Roman"/>
          <w:sz w:val="24"/>
          <w:szCs w:val="24"/>
        </w:rPr>
        <w:t>: Caso de Uso da Execução do Brinquedo</w:t>
      </w:r>
      <w:bookmarkEnd w:id="52"/>
    </w:p>
    <w:p w:rsidR="001D7760" w:rsidRPr="00D60B8C" w:rsidRDefault="001D7760" w:rsidP="00B24984">
      <w:pPr>
        <w:spacing w:line="360" w:lineRule="auto"/>
        <w:jc w:val="both"/>
        <w:rPr>
          <w:rFonts w:ascii="Times New Roman" w:hAnsi="Times New Roman"/>
          <w:color w:val="000000" w:themeColor="text1"/>
          <w:sz w:val="24"/>
          <w:szCs w:val="24"/>
        </w:rPr>
      </w:pPr>
    </w:p>
    <w:p w:rsidR="00636D7F" w:rsidRPr="00D60B8C" w:rsidRDefault="00636D7F" w:rsidP="00B24984">
      <w:pPr>
        <w:spacing w:line="360" w:lineRule="auto"/>
        <w:jc w:val="both"/>
        <w:rPr>
          <w:rFonts w:ascii="Times New Roman" w:hAnsi="Times New Roman"/>
          <w:color w:val="000000" w:themeColor="text1"/>
          <w:sz w:val="24"/>
          <w:szCs w:val="24"/>
        </w:rPr>
      </w:pPr>
    </w:p>
    <w:p w:rsidR="00445762" w:rsidRPr="00D60B8C" w:rsidRDefault="00D90447" w:rsidP="00B24984">
      <w:pPr>
        <w:pStyle w:val="PargrafodaLista"/>
        <w:numPr>
          <w:ilvl w:val="2"/>
          <w:numId w:val="6"/>
        </w:numPr>
        <w:tabs>
          <w:tab w:val="left" w:pos="1418"/>
        </w:tabs>
        <w:spacing w:line="360" w:lineRule="auto"/>
        <w:jc w:val="both"/>
        <w:outlineLvl w:val="2"/>
        <w:rPr>
          <w:rFonts w:ascii="Times New Roman" w:hAnsi="Times New Roman" w:cs="Times New Roman"/>
          <w:b/>
          <w:color w:val="000000" w:themeColor="text1"/>
          <w:sz w:val="24"/>
          <w:szCs w:val="24"/>
        </w:rPr>
      </w:pPr>
      <w:bookmarkStart w:id="53" w:name="_Toc263972139"/>
      <w:bookmarkStart w:id="54" w:name="_Toc277712153"/>
      <w:r w:rsidRPr="00D60B8C">
        <w:rPr>
          <w:rFonts w:ascii="Times New Roman" w:hAnsi="Times New Roman" w:cs="Times New Roman"/>
          <w:b/>
          <w:color w:val="000000" w:themeColor="text1"/>
          <w:sz w:val="24"/>
          <w:szCs w:val="24"/>
        </w:rPr>
        <w:lastRenderedPageBreak/>
        <w:t xml:space="preserve">Caso de Uso da </w:t>
      </w:r>
      <w:r w:rsidR="00445762" w:rsidRPr="00D60B8C">
        <w:rPr>
          <w:rFonts w:ascii="Times New Roman" w:hAnsi="Times New Roman" w:cs="Times New Roman"/>
          <w:b/>
          <w:color w:val="000000" w:themeColor="text1"/>
          <w:sz w:val="24"/>
          <w:szCs w:val="24"/>
        </w:rPr>
        <w:t xml:space="preserve">Saída do </w:t>
      </w:r>
      <w:r w:rsidRPr="00D60B8C">
        <w:rPr>
          <w:rFonts w:ascii="Times New Roman" w:hAnsi="Times New Roman" w:cs="Times New Roman"/>
          <w:b/>
          <w:color w:val="000000" w:themeColor="text1"/>
          <w:sz w:val="24"/>
          <w:szCs w:val="24"/>
        </w:rPr>
        <w:t>C</w:t>
      </w:r>
      <w:r w:rsidR="001D7760" w:rsidRPr="00D60B8C">
        <w:rPr>
          <w:rFonts w:ascii="Times New Roman" w:hAnsi="Times New Roman" w:cs="Times New Roman"/>
          <w:b/>
          <w:color w:val="000000" w:themeColor="text1"/>
          <w:sz w:val="24"/>
          <w:szCs w:val="24"/>
        </w:rPr>
        <w:t xml:space="preserve">liente do </w:t>
      </w:r>
      <w:r w:rsidRPr="00D60B8C">
        <w:rPr>
          <w:rFonts w:ascii="Times New Roman" w:hAnsi="Times New Roman" w:cs="Times New Roman"/>
          <w:b/>
          <w:color w:val="000000" w:themeColor="text1"/>
          <w:sz w:val="24"/>
          <w:szCs w:val="24"/>
        </w:rPr>
        <w:t>P</w:t>
      </w:r>
      <w:r w:rsidR="00445762" w:rsidRPr="00D60B8C">
        <w:rPr>
          <w:rFonts w:ascii="Times New Roman" w:hAnsi="Times New Roman" w:cs="Times New Roman"/>
          <w:b/>
          <w:color w:val="000000" w:themeColor="text1"/>
          <w:sz w:val="24"/>
          <w:szCs w:val="24"/>
        </w:rPr>
        <w:t>arque</w:t>
      </w:r>
      <w:bookmarkEnd w:id="53"/>
      <w:r w:rsidRPr="00D60B8C">
        <w:rPr>
          <w:rFonts w:ascii="Times New Roman" w:hAnsi="Times New Roman" w:cs="Times New Roman"/>
          <w:b/>
          <w:color w:val="000000" w:themeColor="text1"/>
          <w:sz w:val="24"/>
          <w:szCs w:val="24"/>
        </w:rPr>
        <w:t xml:space="preserve"> de Diversão</w:t>
      </w:r>
      <w:bookmarkEnd w:id="54"/>
    </w:p>
    <w:p w:rsidR="00256AEC" w:rsidRPr="00D60B8C" w:rsidRDefault="00256AEC" w:rsidP="00B24984">
      <w:pPr>
        <w:spacing w:line="360" w:lineRule="auto"/>
        <w:jc w:val="both"/>
        <w:rPr>
          <w:rFonts w:ascii="Times New Roman" w:hAnsi="Times New Roman"/>
          <w:color w:val="000000" w:themeColor="text1"/>
          <w:sz w:val="24"/>
          <w:szCs w:val="24"/>
        </w:rPr>
      </w:pPr>
    </w:p>
    <w:p w:rsidR="00297BB4" w:rsidRPr="00D60B8C" w:rsidRDefault="00297BB4"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No caso de uso da saída do cliente do parque</w:t>
      </w:r>
      <w:r w:rsidR="00F94211">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a única tarefa que o atendente precisa </w:t>
      </w:r>
      <w:r w:rsidR="00F94211">
        <w:rPr>
          <w:rFonts w:ascii="Times New Roman" w:hAnsi="Times New Roman"/>
          <w:color w:val="000000" w:themeColor="text1"/>
          <w:sz w:val="24"/>
          <w:szCs w:val="24"/>
        </w:rPr>
        <w:t>executar</w:t>
      </w:r>
      <w:r w:rsidRPr="00D60B8C">
        <w:rPr>
          <w:rFonts w:ascii="Times New Roman" w:hAnsi="Times New Roman"/>
          <w:color w:val="000000" w:themeColor="text1"/>
          <w:sz w:val="24"/>
          <w:szCs w:val="24"/>
        </w:rPr>
        <w:t xml:space="preserve"> é </w:t>
      </w:r>
      <w:r w:rsidR="00F94211">
        <w:rPr>
          <w:rFonts w:ascii="Times New Roman" w:hAnsi="Times New Roman"/>
          <w:color w:val="000000" w:themeColor="text1"/>
          <w:sz w:val="24"/>
          <w:szCs w:val="24"/>
        </w:rPr>
        <w:t xml:space="preserve">a </w:t>
      </w:r>
      <w:r w:rsidR="002157E9">
        <w:rPr>
          <w:rFonts w:ascii="Times New Roman" w:hAnsi="Times New Roman"/>
          <w:color w:val="000000" w:themeColor="text1"/>
          <w:sz w:val="24"/>
          <w:szCs w:val="24"/>
        </w:rPr>
        <w:t>dissociação</w:t>
      </w:r>
      <w:r w:rsidRPr="00D60B8C">
        <w:rPr>
          <w:rFonts w:ascii="Times New Roman" w:hAnsi="Times New Roman"/>
          <w:color w:val="000000" w:themeColor="text1"/>
          <w:sz w:val="24"/>
          <w:szCs w:val="24"/>
        </w:rPr>
        <w:t xml:space="preserve"> </w:t>
      </w:r>
      <w:r w:rsidR="00F94211">
        <w:rPr>
          <w:rFonts w:ascii="Times New Roman" w:hAnsi="Times New Roman"/>
          <w:color w:val="000000" w:themeColor="text1"/>
          <w:sz w:val="24"/>
          <w:szCs w:val="24"/>
        </w:rPr>
        <w:t>d</w:t>
      </w:r>
      <w:r w:rsidRPr="00D60B8C">
        <w:rPr>
          <w:rFonts w:ascii="Times New Roman" w:hAnsi="Times New Roman"/>
          <w:color w:val="000000" w:themeColor="text1"/>
          <w:sz w:val="24"/>
          <w:szCs w:val="24"/>
        </w:rPr>
        <w:t>aquele código de barras com o cadastro do cliente, assim podendo usar esse cód</w:t>
      </w:r>
      <w:r w:rsidR="00F94211">
        <w:rPr>
          <w:rFonts w:ascii="Times New Roman" w:hAnsi="Times New Roman"/>
          <w:color w:val="000000" w:themeColor="text1"/>
          <w:sz w:val="24"/>
          <w:szCs w:val="24"/>
        </w:rPr>
        <w:t>igo de barras com outro cliente</w:t>
      </w:r>
      <w:r w:rsidRPr="00D60B8C">
        <w:rPr>
          <w:rFonts w:ascii="Times New Roman" w:hAnsi="Times New Roman"/>
          <w:color w:val="000000" w:themeColor="text1"/>
          <w:sz w:val="24"/>
          <w:szCs w:val="24"/>
        </w:rPr>
        <w:t>.</w:t>
      </w:r>
    </w:p>
    <w:p w:rsidR="008040E6" w:rsidRPr="00D60B8C" w:rsidRDefault="001D7760"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4766531" cy="1637731"/>
            <wp:effectExtent l="19050" t="0" r="0" b="0"/>
            <wp:docPr id="6" name="Imagem 5" descr="Caso de Uso Saida do Parqu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 de Uso Saida do Parque.bmp"/>
                    <pic:cNvPicPr/>
                  </pic:nvPicPr>
                  <pic:blipFill>
                    <a:blip r:embed="rId25" cstate="print"/>
                    <a:stretch>
                      <a:fillRect/>
                    </a:stretch>
                  </pic:blipFill>
                  <pic:spPr>
                    <a:xfrm>
                      <a:off x="0" y="0"/>
                      <a:ext cx="4759245" cy="1635228"/>
                    </a:xfrm>
                    <a:prstGeom prst="rect">
                      <a:avLst/>
                    </a:prstGeom>
                  </pic:spPr>
                </pic:pic>
              </a:graphicData>
            </a:graphic>
          </wp:inline>
        </w:drawing>
      </w:r>
    </w:p>
    <w:p w:rsidR="00445762" w:rsidRPr="00D60B8C" w:rsidRDefault="008040E6" w:rsidP="00B24984">
      <w:pPr>
        <w:pStyle w:val="Legenda"/>
        <w:spacing w:line="360" w:lineRule="auto"/>
        <w:jc w:val="center"/>
        <w:rPr>
          <w:rFonts w:ascii="Times New Roman" w:hAnsi="Times New Roman"/>
          <w:color w:val="000000" w:themeColor="text1"/>
          <w:sz w:val="24"/>
          <w:szCs w:val="24"/>
        </w:rPr>
      </w:pPr>
      <w:bookmarkStart w:id="55" w:name="_Toc277710739"/>
      <w:r w:rsidRPr="00D60B8C">
        <w:rPr>
          <w:rFonts w:ascii="Times New Roman" w:hAnsi="Times New Roman"/>
          <w:sz w:val="24"/>
          <w:szCs w:val="24"/>
        </w:rPr>
        <w:t xml:space="preserve">Figura </w:t>
      </w:r>
      <w:r w:rsidR="00E57B07"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E57B07" w:rsidRPr="00D60B8C">
        <w:rPr>
          <w:rFonts w:ascii="Times New Roman" w:hAnsi="Times New Roman"/>
          <w:sz w:val="24"/>
          <w:szCs w:val="24"/>
        </w:rPr>
        <w:fldChar w:fldCharType="separate"/>
      </w:r>
      <w:r w:rsidR="00A93008">
        <w:rPr>
          <w:rFonts w:ascii="Times New Roman" w:hAnsi="Times New Roman"/>
          <w:noProof/>
          <w:sz w:val="24"/>
          <w:szCs w:val="24"/>
        </w:rPr>
        <w:t>14</w:t>
      </w:r>
      <w:r w:rsidR="00E57B07" w:rsidRPr="00D60B8C">
        <w:rPr>
          <w:rFonts w:ascii="Times New Roman" w:hAnsi="Times New Roman"/>
          <w:sz w:val="24"/>
          <w:szCs w:val="24"/>
        </w:rPr>
        <w:fldChar w:fldCharType="end"/>
      </w:r>
      <w:r w:rsidRPr="00D60B8C">
        <w:rPr>
          <w:rFonts w:ascii="Times New Roman" w:hAnsi="Times New Roman"/>
          <w:sz w:val="24"/>
          <w:szCs w:val="24"/>
        </w:rPr>
        <w:t>: Caso de Uso da Saída do Cliente do Parque de Diversão</w:t>
      </w:r>
      <w:bookmarkEnd w:id="55"/>
    </w:p>
    <w:p w:rsidR="00226A2D" w:rsidRPr="00D60B8C" w:rsidRDefault="00226A2D" w:rsidP="00B24984">
      <w:pPr>
        <w:spacing w:line="360" w:lineRule="auto"/>
        <w:jc w:val="both"/>
        <w:rPr>
          <w:rFonts w:ascii="Times New Roman" w:hAnsi="Times New Roman"/>
          <w:color w:val="000000" w:themeColor="text1"/>
          <w:sz w:val="24"/>
          <w:szCs w:val="24"/>
        </w:rPr>
      </w:pPr>
    </w:p>
    <w:p w:rsidR="00256AEC" w:rsidRPr="00D60B8C" w:rsidRDefault="00256AEC" w:rsidP="00B24984">
      <w:pPr>
        <w:pStyle w:val="PargrafodaLista"/>
        <w:numPr>
          <w:ilvl w:val="1"/>
          <w:numId w:val="6"/>
        </w:numPr>
        <w:spacing w:line="360" w:lineRule="auto"/>
        <w:jc w:val="both"/>
        <w:outlineLvl w:val="1"/>
        <w:rPr>
          <w:rFonts w:ascii="Times New Roman" w:hAnsi="Times New Roman" w:cs="Times New Roman"/>
          <w:color w:val="000000" w:themeColor="text1"/>
          <w:sz w:val="24"/>
          <w:szCs w:val="24"/>
        </w:rPr>
      </w:pPr>
      <w:bookmarkStart w:id="56" w:name="_Toc277712154"/>
      <w:r w:rsidRPr="00D60B8C">
        <w:rPr>
          <w:rFonts w:ascii="Times New Roman" w:hAnsi="Times New Roman" w:cs="Times New Roman"/>
          <w:color w:val="000000" w:themeColor="text1"/>
          <w:sz w:val="24"/>
          <w:szCs w:val="24"/>
        </w:rPr>
        <w:t>MODELAGEM DO BANCO DE DADOS</w:t>
      </w:r>
      <w:bookmarkEnd w:id="56"/>
    </w:p>
    <w:p w:rsidR="00256AEC" w:rsidRPr="00D60B8C" w:rsidRDefault="00256AEC" w:rsidP="00B24984">
      <w:pPr>
        <w:spacing w:line="360" w:lineRule="auto"/>
        <w:jc w:val="both"/>
        <w:rPr>
          <w:rFonts w:ascii="Times New Roman" w:hAnsi="Times New Roman"/>
          <w:color w:val="000000" w:themeColor="text1"/>
          <w:sz w:val="24"/>
          <w:szCs w:val="24"/>
        </w:rPr>
      </w:pPr>
    </w:p>
    <w:p w:rsidR="00F94211" w:rsidRDefault="00445762"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Utilizaremos o modelo Relacional para integração das funcionalidades do sistema, sendo que </w:t>
      </w:r>
      <w:r w:rsidR="00636D7F" w:rsidRPr="00D60B8C">
        <w:rPr>
          <w:rFonts w:ascii="Times New Roman" w:hAnsi="Times New Roman"/>
          <w:color w:val="000000" w:themeColor="text1"/>
          <w:sz w:val="24"/>
          <w:szCs w:val="24"/>
        </w:rPr>
        <w:t xml:space="preserve">a </w:t>
      </w:r>
      <w:r w:rsidRPr="00D60B8C">
        <w:rPr>
          <w:rFonts w:ascii="Times New Roman" w:hAnsi="Times New Roman"/>
          <w:color w:val="000000" w:themeColor="text1"/>
          <w:sz w:val="24"/>
          <w:szCs w:val="24"/>
        </w:rPr>
        <w:t xml:space="preserve">finalidade do modelo proposto é melhorar a integridade, utilizando a </w:t>
      </w:r>
      <w:r w:rsidR="00F94211" w:rsidRPr="00D60B8C">
        <w:rPr>
          <w:rFonts w:ascii="Times New Roman" w:hAnsi="Times New Roman"/>
          <w:color w:val="000000" w:themeColor="text1"/>
          <w:sz w:val="24"/>
          <w:szCs w:val="24"/>
        </w:rPr>
        <w:t>normalização de tabelas para reduzir redundâncias.</w:t>
      </w:r>
    </w:p>
    <w:p w:rsidR="00F94211" w:rsidRDefault="00F94211" w:rsidP="00B24984">
      <w:pPr>
        <w:spacing w:line="360" w:lineRule="auto"/>
        <w:ind w:firstLine="576"/>
        <w:jc w:val="both"/>
        <w:rPr>
          <w:rFonts w:ascii="Times New Roman" w:hAnsi="Times New Roman"/>
          <w:color w:val="000000" w:themeColor="text1"/>
          <w:sz w:val="24"/>
          <w:szCs w:val="24"/>
        </w:rPr>
      </w:pPr>
    </w:p>
    <w:p w:rsidR="00F94211" w:rsidRDefault="00F94211" w:rsidP="00B24984">
      <w:pPr>
        <w:spacing w:line="360" w:lineRule="auto"/>
        <w:rPr>
          <w:rFonts w:ascii="Times New Roman" w:hAnsi="Times New Roman"/>
          <w:color w:val="000000" w:themeColor="text1"/>
          <w:sz w:val="24"/>
          <w:szCs w:val="24"/>
        </w:rPr>
        <w:sectPr w:rsidR="00F94211" w:rsidSect="00B24984">
          <w:headerReference w:type="default" r:id="rId26"/>
          <w:headerReference w:type="first" r:id="rId27"/>
          <w:pgSz w:w="11906" w:h="16838"/>
          <w:pgMar w:top="1701" w:right="1134" w:bottom="1134" w:left="1701" w:header="709" w:footer="709" w:gutter="0"/>
          <w:pgNumType w:start="12"/>
          <w:cols w:space="708"/>
          <w:titlePg/>
          <w:docGrid w:linePitch="360"/>
        </w:sectPr>
      </w:pPr>
    </w:p>
    <w:p w:rsidR="0081700B" w:rsidRDefault="0081700B" w:rsidP="00B24984">
      <w:pPr>
        <w:spacing w:line="360" w:lineRule="auto"/>
        <w:rPr>
          <w:rFonts w:ascii="Times New Roman" w:hAnsi="Times New Roman"/>
          <w:color w:val="000000" w:themeColor="text1"/>
          <w:sz w:val="24"/>
          <w:szCs w:val="24"/>
        </w:rPr>
        <w:sectPr w:rsidR="0081700B" w:rsidSect="004A4084">
          <w:pgSz w:w="11906" w:h="16838"/>
          <w:pgMar w:top="1701" w:right="1134" w:bottom="1134" w:left="1701" w:header="709" w:footer="709" w:gutter="0"/>
          <w:cols w:space="708"/>
          <w:titlePg/>
          <w:docGrid w:linePitch="360"/>
        </w:sectPr>
      </w:pPr>
      <w:r>
        <w:rPr>
          <w:rFonts w:ascii="Times New Roman" w:hAnsi="Times New Roman"/>
          <w:noProof/>
          <w:color w:val="000000" w:themeColor="text1"/>
          <w:sz w:val="24"/>
          <w:szCs w:val="24"/>
          <w:lang w:eastAsia="pt-BR"/>
        </w:rPr>
        <w:lastRenderedPageBreak/>
        <w:drawing>
          <wp:anchor distT="0" distB="0" distL="114300" distR="114300" simplePos="0" relativeHeight="251659264" behindDoc="0" locked="0" layoutInCell="1" allowOverlap="1">
            <wp:simplePos x="0" y="0"/>
            <wp:positionH relativeFrom="column">
              <wp:posOffset>-666115</wp:posOffset>
            </wp:positionH>
            <wp:positionV relativeFrom="paragraph">
              <wp:posOffset>1668145</wp:posOffset>
            </wp:positionV>
            <wp:extent cx="7847965" cy="4529455"/>
            <wp:effectExtent l="0" t="1657350" r="0" b="1642745"/>
            <wp:wrapSquare wrapText="bothSides"/>
            <wp:docPr id="37" name="Imagem 9" descr="M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R.JPG"/>
                    <pic:cNvPicPr/>
                  </pic:nvPicPr>
                  <pic:blipFill>
                    <a:blip r:embed="rId28" cstate="print"/>
                    <a:stretch>
                      <a:fillRect/>
                    </a:stretch>
                  </pic:blipFill>
                  <pic:spPr>
                    <a:xfrm rot="16200000">
                      <a:off x="0" y="0"/>
                      <a:ext cx="7847965" cy="4529455"/>
                    </a:xfrm>
                    <a:prstGeom prst="rect">
                      <a:avLst/>
                    </a:prstGeom>
                  </pic:spPr>
                </pic:pic>
              </a:graphicData>
            </a:graphic>
          </wp:anchor>
        </w:drawing>
      </w:r>
      <w:r w:rsidR="00E57B07">
        <w:rPr>
          <w:rFonts w:ascii="Times New Roman" w:hAnsi="Times New Roman"/>
          <w:noProof/>
          <w:color w:val="000000" w:themeColor="text1"/>
          <w:sz w:val="24"/>
          <w:szCs w:val="24"/>
          <w:lang w:eastAsia="pt-BR"/>
        </w:rPr>
        <w:pict>
          <v:shapetype id="_x0000_t202" coordsize="21600,21600" o:spt="202" path="m,l,21600r21600,l21600,xe">
            <v:stroke joinstyle="miter"/>
            <v:path gradientshapeok="t" o:connecttype="rect"/>
          </v:shapetype>
          <v:shape id="_x0000_s1028" type="#_x0000_t202" style="position:absolute;margin-left:127pt;margin-top:628.8pt;width:262.3pt;height:25.1pt;z-index:251660288;mso-position-horizontal-relative:text;mso-position-vertical-relative:text;mso-width-relative:margin;mso-height-relative:margin" strokecolor="white [3212]">
            <v:textbox>
              <w:txbxContent>
                <w:p w:rsidR="005F0606" w:rsidRPr="00B270D4" w:rsidRDefault="005F0606" w:rsidP="0081700B">
                  <w:pPr>
                    <w:pStyle w:val="Legenda"/>
                    <w:jc w:val="center"/>
                    <w:rPr>
                      <w:rFonts w:ascii="Times New Roman" w:hAnsi="Times New Roman"/>
                      <w:noProof/>
                      <w:color w:val="000000" w:themeColor="text1"/>
                      <w:sz w:val="24"/>
                      <w:szCs w:val="24"/>
                    </w:rPr>
                  </w:pPr>
                  <w:bookmarkStart w:id="57" w:name="_Toc277710740"/>
                  <w:r w:rsidRPr="00B270D4">
                    <w:rPr>
                      <w:rFonts w:ascii="Times New Roman" w:hAnsi="Times New Roman"/>
                      <w:sz w:val="24"/>
                      <w:szCs w:val="24"/>
                    </w:rPr>
                    <w:t xml:space="preserve">Figura </w:t>
                  </w:r>
                  <w:r w:rsidRPr="00B270D4">
                    <w:rPr>
                      <w:rFonts w:ascii="Times New Roman" w:hAnsi="Times New Roman"/>
                      <w:sz w:val="24"/>
                      <w:szCs w:val="24"/>
                    </w:rPr>
                    <w:fldChar w:fldCharType="begin"/>
                  </w:r>
                  <w:r w:rsidRPr="00B270D4">
                    <w:rPr>
                      <w:rFonts w:ascii="Times New Roman" w:hAnsi="Times New Roman"/>
                      <w:sz w:val="24"/>
                      <w:szCs w:val="24"/>
                    </w:rPr>
                    <w:instrText xml:space="preserve"> SEQ Figura \* ARABIC </w:instrText>
                  </w:r>
                  <w:r w:rsidRPr="00B270D4">
                    <w:rPr>
                      <w:rFonts w:ascii="Times New Roman" w:hAnsi="Times New Roman"/>
                      <w:sz w:val="24"/>
                      <w:szCs w:val="24"/>
                    </w:rPr>
                    <w:fldChar w:fldCharType="separate"/>
                  </w:r>
                  <w:r w:rsidR="00A93008">
                    <w:rPr>
                      <w:rFonts w:ascii="Times New Roman" w:hAnsi="Times New Roman"/>
                      <w:noProof/>
                      <w:sz w:val="24"/>
                      <w:szCs w:val="24"/>
                    </w:rPr>
                    <w:t>15</w:t>
                  </w:r>
                  <w:r w:rsidRPr="00B270D4">
                    <w:rPr>
                      <w:rFonts w:ascii="Times New Roman" w:hAnsi="Times New Roman"/>
                      <w:sz w:val="24"/>
                      <w:szCs w:val="24"/>
                    </w:rPr>
                    <w:fldChar w:fldCharType="end"/>
                  </w:r>
                  <w:r w:rsidRPr="00B270D4">
                    <w:rPr>
                      <w:rFonts w:ascii="Times New Roman" w:hAnsi="Times New Roman"/>
                      <w:sz w:val="24"/>
                      <w:szCs w:val="24"/>
                    </w:rPr>
                    <w:t>: Modelagem do Banco de dados</w:t>
                  </w:r>
                  <w:bookmarkEnd w:id="57"/>
                </w:p>
                <w:p w:rsidR="005F0606" w:rsidRDefault="005F0606" w:rsidP="0081700B">
                  <w:pPr>
                    <w:jc w:val="center"/>
                  </w:pPr>
                </w:p>
              </w:txbxContent>
            </v:textbox>
          </v:shape>
        </w:pict>
      </w:r>
    </w:p>
    <w:p w:rsidR="00D8401A" w:rsidRPr="00D60B8C" w:rsidRDefault="00D8401A" w:rsidP="00B24984">
      <w:pPr>
        <w:pStyle w:val="PargrafodaLista"/>
        <w:numPr>
          <w:ilvl w:val="1"/>
          <w:numId w:val="6"/>
        </w:numPr>
        <w:spacing w:line="360" w:lineRule="auto"/>
        <w:jc w:val="both"/>
        <w:outlineLvl w:val="1"/>
        <w:rPr>
          <w:rFonts w:ascii="Times New Roman" w:hAnsi="Times New Roman" w:cs="Times New Roman"/>
          <w:color w:val="000000" w:themeColor="text1"/>
          <w:sz w:val="24"/>
          <w:szCs w:val="24"/>
        </w:rPr>
      </w:pPr>
      <w:bookmarkStart w:id="58" w:name="_Toc277712155"/>
      <w:r w:rsidRPr="00D60B8C">
        <w:rPr>
          <w:rFonts w:ascii="Times New Roman" w:hAnsi="Times New Roman" w:cs="Times New Roman"/>
          <w:color w:val="000000" w:themeColor="text1"/>
          <w:sz w:val="24"/>
          <w:szCs w:val="24"/>
        </w:rPr>
        <w:lastRenderedPageBreak/>
        <w:t>MATERIAIS</w:t>
      </w:r>
      <w:bookmarkEnd w:id="58"/>
    </w:p>
    <w:p w:rsidR="00D8401A" w:rsidRPr="00D60B8C" w:rsidRDefault="00D8401A" w:rsidP="00B24984">
      <w:pPr>
        <w:spacing w:line="360" w:lineRule="auto"/>
        <w:jc w:val="both"/>
        <w:rPr>
          <w:rFonts w:ascii="Times New Roman" w:hAnsi="Times New Roman"/>
          <w:color w:val="000000" w:themeColor="text1"/>
          <w:sz w:val="24"/>
          <w:szCs w:val="24"/>
        </w:rPr>
      </w:pPr>
    </w:p>
    <w:p w:rsidR="00445762" w:rsidRPr="00D60B8C" w:rsidRDefault="00445762"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seguir serão detalhadas todas as ferramentas e</w:t>
      </w:r>
      <w:r w:rsidR="0081700B">
        <w:rPr>
          <w:rFonts w:ascii="Times New Roman" w:hAnsi="Times New Roman"/>
          <w:color w:val="000000" w:themeColor="text1"/>
          <w:sz w:val="24"/>
          <w:szCs w:val="24"/>
        </w:rPr>
        <w:t xml:space="preserve"> tecnologias que foram utilizada</w:t>
      </w:r>
      <w:r w:rsidRPr="00D60B8C">
        <w:rPr>
          <w:rFonts w:ascii="Times New Roman" w:hAnsi="Times New Roman"/>
          <w:color w:val="000000" w:themeColor="text1"/>
          <w:sz w:val="24"/>
          <w:szCs w:val="24"/>
        </w:rPr>
        <w:t>s no desenvolvimento do projeto.</w:t>
      </w:r>
    </w:p>
    <w:p w:rsidR="00D8401A" w:rsidRPr="00D60B8C" w:rsidRDefault="00D8401A" w:rsidP="00B24984">
      <w:pPr>
        <w:spacing w:line="360" w:lineRule="auto"/>
        <w:jc w:val="both"/>
        <w:rPr>
          <w:rFonts w:ascii="Times New Roman" w:hAnsi="Times New Roman"/>
          <w:color w:val="000000" w:themeColor="text1"/>
          <w:sz w:val="24"/>
          <w:szCs w:val="24"/>
        </w:rPr>
      </w:pPr>
    </w:p>
    <w:p w:rsidR="00FE610D" w:rsidRPr="00D60B8C" w:rsidRDefault="00445762" w:rsidP="00B24984">
      <w:pPr>
        <w:pStyle w:val="PargrafodaLista"/>
        <w:numPr>
          <w:ilvl w:val="2"/>
          <w:numId w:val="9"/>
        </w:numPr>
        <w:spacing w:line="360" w:lineRule="auto"/>
        <w:jc w:val="both"/>
        <w:outlineLvl w:val="2"/>
        <w:rPr>
          <w:rFonts w:ascii="Times New Roman" w:hAnsi="Times New Roman" w:cs="Times New Roman"/>
          <w:b/>
          <w:color w:val="000000" w:themeColor="text1"/>
          <w:sz w:val="24"/>
          <w:szCs w:val="24"/>
        </w:rPr>
      </w:pPr>
      <w:bookmarkStart w:id="59" w:name="_Toc277712156"/>
      <w:r w:rsidRPr="00D60B8C">
        <w:rPr>
          <w:rFonts w:ascii="Times New Roman" w:hAnsi="Times New Roman" w:cs="Times New Roman"/>
          <w:b/>
          <w:color w:val="000000" w:themeColor="text1"/>
          <w:sz w:val="24"/>
          <w:szCs w:val="24"/>
        </w:rPr>
        <w:t xml:space="preserve">Servidor de </w:t>
      </w:r>
      <w:r w:rsidR="00D8401A" w:rsidRPr="00D60B8C">
        <w:rPr>
          <w:rFonts w:ascii="Times New Roman" w:hAnsi="Times New Roman" w:cs="Times New Roman"/>
          <w:b/>
          <w:color w:val="000000" w:themeColor="text1"/>
          <w:sz w:val="24"/>
          <w:szCs w:val="24"/>
        </w:rPr>
        <w:t>a</w:t>
      </w:r>
      <w:r w:rsidRPr="00D60B8C">
        <w:rPr>
          <w:rFonts w:ascii="Times New Roman" w:hAnsi="Times New Roman" w:cs="Times New Roman"/>
          <w:b/>
          <w:color w:val="000000" w:themeColor="text1"/>
          <w:sz w:val="24"/>
          <w:szCs w:val="24"/>
        </w:rPr>
        <w:t>plicação JB</w:t>
      </w:r>
      <w:r w:rsidR="00D8401A" w:rsidRPr="00D60B8C">
        <w:rPr>
          <w:rFonts w:ascii="Times New Roman" w:hAnsi="Times New Roman" w:cs="Times New Roman"/>
          <w:b/>
          <w:color w:val="000000" w:themeColor="text1"/>
          <w:sz w:val="24"/>
          <w:szCs w:val="24"/>
        </w:rPr>
        <w:t>OSS</w:t>
      </w:r>
      <w:r w:rsidR="00CA587C" w:rsidRPr="00D60B8C">
        <w:rPr>
          <w:rFonts w:ascii="Times New Roman" w:hAnsi="Times New Roman" w:cs="Times New Roman"/>
          <w:b/>
          <w:color w:val="000000" w:themeColor="text1"/>
          <w:sz w:val="24"/>
          <w:szCs w:val="24"/>
        </w:rPr>
        <w:t xml:space="preserve"> </w:t>
      </w:r>
      <w:r w:rsidR="00D8401A" w:rsidRPr="00D60B8C">
        <w:rPr>
          <w:rFonts w:ascii="Times New Roman" w:hAnsi="Times New Roman" w:cs="Times New Roman"/>
          <w:b/>
          <w:color w:val="000000" w:themeColor="text1"/>
          <w:sz w:val="24"/>
          <w:szCs w:val="24"/>
        </w:rPr>
        <w:t>a</w:t>
      </w:r>
      <w:r w:rsidR="00CA587C" w:rsidRPr="00D60B8C">
        <w:rPr>
          <w:rFonts w:ascii="Times New Roman" w:hAnsi="Times New Roman" w:cs="Times New Roman"/>
          <w:b/>
          <w:color w:val="000000" w:themeColor="text1"/>
          <w:sz w:val="24"/>
          <w:szCs w:val="24"/>
        </w:rPr>
        <w:t xml:space="preserve">pplication </w:t>
      </w:r>
      <w:r w:rsidR="00D8401A" w:rsidRPr="00D60B8C">
        <w:rPr>
          <w:rFonts w:ascii="Times New Roman" w:hAnsi="Times New Roman" w:cs="Times New Roman"/>
          <w:b/>
          <w:color w:val="000000" w:themeColor="text1"/>
          <w:sz w:val="24"/>
          <w:szCs w:val="24"/>
        </w:rPr>
        <w:t>s</w:t>
      </w:r>
      <w:r w:rsidR="00CA587C" w:rsidRPr="00D60B8C">
        <w:rPr>
          <w:rFonts w:ascii="Times New Roman" w:hAnsi="Times New Roman" w:cs="Times New Roman"/>
          <w:b/>
          <w:color w:val="000000" w:themeColor="text1"/>
          <w:sz w:val="24"/>
          <w:szCs w:val="24"/>
        </w:rPr>
        <w:t>erver</w:t>
      </w:r>
      <w:bookmarkEnd w:id="59"/>
    </w:p>
    <w:p w:rsidR="00D8401A" w:rsidRPr="00D60B8C" w:rsidRDefault="00D8401A" w:rsidP="00B24984">
      <w:pPr>
        <w:spacing w:line="360" w:lineRule="auto"/>
        <w:jc w:val="both"/>
        <w:rPr>
          <w:rFonts w:ascii="Times New Roman" w:hAnsi="Times New Roman"/>
          <w:color w:val="000000" w:themeColor="text1"/>
          <w:sz w:val="24"/>
          <w:szCs w:val="24"/>
        </w:rPr>
      </w:pPr>
    </w:p>
    <w:p w:rsidR="003512ED" w:rsidRPr="00D60B8C" w:rsidRDefault="009158F4" w:rsidP="00B24984">
      <w:pPr>
        <w:spacing w:line="360" w:lineRule="auto"/>
        <w:ind w:firstLine="708"/>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O </w:t>
      </w:r>
      <w:r w:rsidR="004476A8" w:rsidRPr="00D60B8C">
        <w:rPr>
          <w:rFonts w:ascii="Times New Roman" w:hAnsi="Times New Roman"/>
          <w:color w:val="000000" w:themeColor="text1"/>
          <w:sz w:val="24"/>
          <w:szCs w:val="24"/>
        </w:rPr>
        <w:t xml:space="preserve">JBoss Application Server (ou JBoss AS) é um </w:t>
      </w:r>
      <w:r w:rsidR="004476A8" w:rsidRPr="0081700B">
        <w:rPr>
          <w:rFonts w:ascii="Times New Roman" w:hAnsi="Times New Roman"/>
          <w:i/>
          <w:color w:val="000000" w:themeColor="text1"/>
          <w:sz w:val="24"/>
          <w:szCs w:val="24"/>
        </w:rPr>
        <w:t>software</w:t>
      </w:r>
      <w:r w:rsidR="004476A8" w:rsidRPr="00D60B8C">
        <w:rPr>
          <w:rFonts w:ascii="Times New Roman" w:hAnsi="Times New Roman"/>
          <w:color w:val="000000" w:themeColor="text1"/>
          <w:sz w:val="24"/>
          <w:szCs w:val="24"/>
        </w:rPr>
        <w:t xml:space="preserve"> livre (código aberto) em Java EE baseado em servidor de aplicação . Uma distinção importante para esta classe de </w:t>
      </w:r>
      <w:r w:rsidR="004476A8" w:rsidRPr="0081700B">
        <w:rPr>
          <w:rFonts w:ascii="Times New Roman" w:hAnsi="Times New Roman"/>
          <w:i/>
          <w:color w:val="000000" w:themeColor="text1"/>
          <w:sz w:val="24"/>
          <w:szCs w:val="24"/>
        </w:rPr>
        <w:t>software</w:t>
      </w:r>
      <w:r w:rsidR="004476A8" w:rsidRPr="00D60B8C">
        <w:rPr>
          <w:rFonts w:ascii="Times New Roman" w:hAnsi="Times New Roman"/>
          <w:color w:val="000000" w:themeColor="text1"/>
          <w:sz w:val="24"/>
          <w:szCs w:val="24"/>
        </w:rPr>
        <w:t xml:space="preserve"> é que ele não só implementa um servidor que roda em Java, mas ele realmente implementa a </w:t>
      </w:r>
      <w:r w:rsidR="0081700B">
        <w:rPr>
          <w:rFonts w:ascii="Times New Roman" w:hAnsi="Times New Roman"/>
          <w:color w:val="000000" w:themeColor="text1"/>
          <w:sz w:val="24"/>
          <w:szCs w:val="24"/>
        </w:rPr>
        <w:t>parte do Java EE do Java. Por ser “Java</w:t>
      </w:r>
      <w:r w:rsidR="004476A8" w:rsidRPr="00D60B8C">
        <w:rPr>
          <w:rFonts w:ascii="Times New Roman" w:hAnsi="Times New Roman"/>
          <w:color w:val="000000" w:themeColor="text1"/>
          <w:sz w:val="24"/>
          <w:szCs w:val="24"/>
        </w:rPr>
        <w:t>–based”, ou seja, o servidor de aplicações JBoss</w:t>
      </w:r>
      <w:r w:rsidR="0081700B">
        <w:rPr>
          <w:rFonts w:ascii="Times New Roman" w:hAnsi="Times New Roman"/>
          <w:color w:val="000000" w:themeColor="text1"/>
          <w:sz w:val="24"/>
          <w:szCs w:val="24"/>
        </w:rPr>
        <w:t>, ele opera plataformas</w:t>
      </w:r>
      <w:r w:rsidR="004476A8" w:rsidRPr="00D60B8C">
        <w:rPr>
          <w:rFonts w:ascii="Times New Roman" w:hAnsi="Times New Roman"/>
          <w:color w:val="000000" w:themeColor="text1"/>
          <w:sz w:val="24"/>
          <w:szCs w:val="24"/>
        </w:rPr>
        <w:t xml:space="preserve"> utilizáveis em qualquer sistema operacional que suporte Java . JBoss AS f</w:t>
      </w:r>
      <w:r w:rsidR="0081700B">
        <w:rPr>
          <w:rFonts w:ascii="Times New Roman" w:hAnsi="Times New Roman"/>
          <w:color w:val="000000" w:themeColor="text1"/>
          <w:sz w:val="24"/>
          <w:szCs w:val="24"/>
        </w:rPr>
        <w:t>oi desenvolvido pela JBoss</w:t>
      </w:r>
      <w:r w:rsidR="004476A8" w:rsidRPr="00D60B8C">
        <w:rPr>
          <w:rFonts w:ascii="Times New Roman" w:hAnsi="Times New Roman"/>
          <w:color w:val="000000" w:themeColor="text1"/>
          <w:sz w:val="24"/>
          <w:szCs w:val="24"/>
        </w:rPr>
        <w:t>, atualmente uma divisão da Red Hat .</w:t>
      </w:r>
    </w:p>
    <w:p w:rsidR="004476A8" w:rsidRPr="00D60B8C" w:rsidRDefault="00CA587C"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 JBoss Application Server  é uma plataforma Java certificada para desenvolvimento e implementa</w:t>
      </w:r>
      <w:r w:rsidR="001C557D" w:rsidRPr="00D60B8C">
        <w:rPr>
          <w:rFonts w:ascii="Times New Roman" w:hAnsi="Times New Roman"/>
          <w:color w:val="000000" w:themeColor="text1"/>
          <w:sz w:val="24"/>
          <w:szCs w:val="24"/>
        </w:rPr>
        <w:t>ção de aplicações corporativas e possui</w:t>
      </w:r>
      <w:r w:rsidR="00F05A9A" w:rsidRPr="00D60B8C">
        <w:rPr>
          <w:rFonts w:ascii="Times New Roman" w:hAnsi="Times New Roman"/>
          <w:color w:val="000000" w:themeColor="text1"/>
          <w:sz w:val="24"/>
          <w:szCs w:val="24"/>
        </w:rPr>
        <w:t>:</w:t>
      </w:r>
    </w:p>
    <w:p w:rsidR="004476A8" w:rsidRPr="0081700B" w:rsidRDefault="004476A8" w:rsidP="00B24984">
      <w:pPr>
        <w:pStyle w:val="PargrafodaLista"/>
        <w:numPr>
          <w:ilvl w:val="0"/>
          <w:numId w:val="17"/>
        </w:numPr>
        <w:spacing w:line="360" w:lineRule="auto"/>
        <w:jc w:val="both"/>
        <w:rPr>
          <w:rFonts w:ascii="Times New Roman" w:hAnsi="Times New Roman"/>
          <w:color w:val="000000" w:themeColor="text1"/>
          <w:sz w:val="24"/>
          <w:szCs w:val="24"/>
        </w:rPr>
      </w:pPr>
      <w:r w:rsidRPr="0081700B">
        <w:rPr>
          <w:rFonts w:ascii="Times New Roman" w:hAnsi="Times New Roman"/>
          <w:color w:val="000000" w:themeColor="text1"/>
          <w:sz w:val="24"/>
          <w:szCs w:val="24"/>
        </w:rPr>
        <w:t xml:space="preserve">Clustering </w:t>
      </w:r>
    </w:p>
    <w:p w:rsidR="004476A8" w:rsidRPr="0081700B" w:rsidRDefault="004476A8" w:rsidP="00B24984">
      <w:pPr>
        <w:pStyle w:val="PargrafodaLista"/>
        <w:numPr>
          <w:ilvl w:val="0"/>
          <w:numId w:val="17"/>
        </w:numPr>
        <w:spacing w:line="360" w:lineRule="auto"/>
        <w:jc w:val="both"/>
        <w:rPr>
          <w:rFonts w:ascii="Times New Roman" w:hAnsi="Times New Roman"/>
          <w:color w:val="000000" w:themeColor="text1"/>
          <w:sz w:val="24"/>
          <w:szCs w:val="24"/>
        </w:rPr>
      </w:pPr>
      <w:r w:rsidRPr="0081700B">
        <w:rPr>
          <w:rFonts w:ascii="Times New Roman" w:hAnsi="Times New Roman"/>
          <w:color w:val="000000" w:themeColor="text1"/>
          <w:sz w:val="24"/>
          <w:szCs w:val="24"/>
        </w:rPr>
        <w:t>Failover (incluindo sessões)</w:t>
      </w:r>
    </w:p>
    <w:p w:rsidR="004476A8" w:rsidRPr="0081700B" w:rsidRDefault="004476A8" w:rsidP="00B24984">
      <w:pPr>
        <w:pStyle w:val="PargrafodaLista"/>
        <w:numPr>
          <w:ilvl w:val="0"/>
          <w:numId w:val="17"/>
        </w:numPr>
        <w:spacing w:line="360" w:lineRule="auto"/>
        <w:jc w:val="both"/>
        <w:rPr>
          <w:rFonts w:ascii="Times New Roman" w:hAnsi="Times New Roman"/>
          <w:color w:val="000000" w:themeColor="text1"/>
          <w:sz w:val="24"/>
          <w:szCs w:val="24"/>
        </w:rPr>
      </w:pPr>
      <w:r w:rsidRPr="0081700B">
        <w:rPr>
          <w:rFonts w:ascii="Times New Roman" w:hAnsi="Times New Roman"/>
          <w:color w:val="000000" w:themeColor="text1"/>
          <w:sz w:val="24"/>
          <w:szCs w:val="24"/>
        </w:rPr>
        <w:t>O balanceamento de carga</w:t>
      </w:r>
      <w:r w:rsidR="00F05A9A" w:rsidRPr="0081700B">
        <w:rPr>
          <w:rFonts w:ascii="Times New Roman" w:hAnsi="Times New Roman"/>
          <w:color w:val="000000" w:themeColor="text1"/>
          <w:sz w:val="24"/>
          <w:szCs w:val="24"/>
        </w:rPr>
        <w:t xml:space="preserve"> (Load Balancing)</w:t>
      </w:r>
    </w:p>
    <w:p w:rsidR="004476A8" w:rsidRPr="0081700B" w:rsidRDefault="00F05A9A" w:rsidP="00B24984">
      <w:pPr>
        <w:pStyle w:val="PargrafodaLista"/>
        <w:numPr>
          <w:ilvl w:val="0"/>
          <w:numId w:val="17"/>
        </w:numPr>
        <w:spacing w:line="360" w:lineRule="auto"/>
        <w:jc w:val="both"/>
        <w:rPr>
          <w:rFonts w:ascii="Times New Roman" w:hAnsi="Times New Roman"/>
          <w:color w:val="000000" w:themeColor="text1"/>
          <w:sz w:val="24"/>
          <w:szCs w:val="24"/>
        </w:rPr>
      </w:pPr>
      <w:r w:rsidRPr="0081700B">
        <w:rPr>
          <w:rFonts w:ascii="Times New Roman" w:hAnsi="Times New Roman"/>
          <w:color w:val="000000" w:themeColor="text1"/>
          <w:sz w:val="24"/>
          <w:szCs w:val="24"/>
        </w:rPr>
        <w:t>Cache Distribuído</w:t>
      </w:r>
      <w:r w:rsidR="00F07B75" w:rsidRPr="0081700B">
        <w:rPr>
          <w:rFonts w:ascii="Times New Roman" w:hAnsi="Times New Roman"/>
          <w:color w:val="000000" w:themeColor="text1"/>
          <w:sz w:val="24"/>
          <w:szCs w:val="24"/>
        </w:rPr>
        <w:t xml:space="preserve"> </w:t>
      </w:r>
      <w:r w:rsidR="004476A8" w:rsidRPr="0081700B">
        <w:rPr>
          <w:rFonts w:ascii="Times New Roman" w:hAnsi="Times New Roman"/>
          <w:color w:val="000000" w:themeColor="text1"/>
          <w:sz w:val="24"/>
          <w:szCs w:val="24"/>
        </w:rPr>
        <w:t>(usando JBoss Cache, um produto standalone)</w:t>
      </w:r>
    </w:p>
    <w:p w:rsidR="004476A8" w:rsidRPr="0081700B" w:rsidRDefault="00F05A9A" w:rsidP="00B24984">
      <w:pPr>
        <w:pStyle w:val="PargrafodaLista"/>
        <w:numPr>
          <w:ilvl w:val="0"/>
          <w:numId w:val="17"/>
        </w:numPr>
        <w:spacing w:line="360" w:lineRule="auto"/>
        <w:jc w:val="both"/>
        <w:rPr>
          <w:rFonts w:ascii="Times New Roman" w:hAnsi="Times New Roman"/>
          <w:color w:val="000000" w:themeColor="text1"/>
          <w:sz w:val="24"/>
          <w:szCs w:val="24"/>
          <w:lang w:val="en-US"/>
        </w:rPr>
      </w:pPr>
      <w:r w:rsidRPr="0081700B">
        <w:rPr>
          <w:rFonts w:ascii="Times New Roman" w:hAnsi="Times New Roman"/>
          <w:color w:val="000000" w:themeColor="text1"/>
          <w:sz w:val="24"/>
          <w:szCs w:val="24"/>
          <w:lang w:val="en-US"/>
        </w:rPr>
        <w:t>Deployment  distribuído(farming)</w:t>
      </w:r>
    </w:p>
    <w:p w:rsidR="004476A8" w:rsidRPr="0081700B" w:rsidRDefault="004476A8" w:rsidP="00B24984">
      <w:pPr>
        <w:pStyle w:val="PargrafodaLista"/>
        <w:numPr>
          <w:ilvl w:val="0"/>
          <w:numId w:val="17"/>
        </w:numPr>
        <w:spacing w:line="360" w:lineRule="auto"/>
        <w:jc w:val="both"/>
        <w:rPr>
          <w:rFonts w:ascii="Times New Roman" w:hAnsi="Times New Roman"/>
          <w:color w:val="000000" w:themeColor="text1"/>
          <w:sz w:val="24"/>
          <w:szCs w:val="24"/>
          <w:lang w:val="en-US"/>
        </w:rPr>
      </w:pPr>
      <w:r w:rsidRPr="0081700B">
        <w:rPr>
          <w:rFonts w:ascii="Times New Roman" w:hAnsi="Times New Roman"/>
          <w:color w:val="000000" w:themeColor="text1"/>
          <w:sz w:val="24"/>
          <w:szCs w:val="24"/>
          <w:lang w:val="en-US"/>
        </w:rPr>
        <w:t>API</w:t>
      </w:r>
      <w:r w:rsidR="00F05A9A" w:rsidRPr="0081700B">
        <w:rPr>
          <w:rFonts w:ascii="Times New Roman" w:hAnsi="Times New Roman"/>
          <w:color w:val="000000" w:themeColor="text1"/>
          <w:sz w:val="24"/>
          <w:szCs w:val="24"/>
          <w:lang w:val="en-US"/>
        </w:rPr>
        <w:t xml:space="preserve"> Integrada</w:t>
      </w:r>
    </w:p>
    <w:p w:rsidR="004476A8" w:rsidRPr="0081700B" w:rsidRDefault="00F05A9A" w:rsidP="00B24984">
      <w:pPr>
        <w:pStyle w:val="PargrafodaLista"/>
        <w:numPr>
          <w:ilvl w:val="0"/>
          <w:numId w:val="17"/>
        </w:numPr>
        <w:spacing w:line="360" w:lineRule="auto"/>
        <w:jc w:val="both"/>
        <w:rPr>
          <w:rFonts w:ascii="Times New Roman" w:hAnsi="Times New Roman"/>
          <w:color w:val="000000" w:themeColor="text1"/>
          <w:sz w:val="24"/>
          <w:szCs w:val="24"/>
          <w:lang w:val="en-US"/>
        </w:rPr>
      </w:pPr>
      <w:r w:rsidRPr="0081700B">
        <w:rPr>
          <w:rFonts w:ascii="Times New Roman" w:hAnsi="Times New Roman"/>
          <w:color w:val="000000" w:themeColor="text1"/>
          <w:sz w:val="24"/>
          <w:szCs w:val="24"/>
          <w:lang w:val="en-US"/>
        </w:rPr>
        <w:t>Management API</w:t>
      </w:r>
    </w:p>
    <w:p w:rsidR="004476A8" w:rsidRPr="0081700B" w:rsidRDefault="00F05A9A" w:rsidP="00B24984">
      <w:pPr>
        <w:pStyle w:val="PargrafodaLista"/>
        <w:numPr>
          <w:ilvl w:val="0"/>
          <w:numId w:val="17"/>
        </w:numPr>
        <w:spacing w:line="360" w:lineRule="auto"/>
        <w:jc w:val="both"/>
        <w:rPr>
          <w:rFonts w:ascii="Times New Roman" w:hAnsi="Times New Roman"/>
          <w:color w:val="000000" w:themeColor="text1"/>
          <w:sz w:val="24"/>
          <w:szCs w:val="24"/>
          <w:lang w:val="en-US"/>
        </w:rPr>
      </w:pPr>
      <w:r w:rsidRPr="0081700B">
        <w:rPr>
          <w:rFonts w:ascii="Times New Roman" w:hAnsi="Times New Roman"/>
          <w:color w:val="000000" w:themeColor="text1"/>
          <w:sz w:val="24"/>
          <w:szCs w:val="24"/>
          <w:lang w:val="en-US"/>
        </w:rPr>
        <w:t xml:space="preserve">Apoio à </w:t>
      </w:r>
      <w:r w:rsidR="004476A8" w:rsidRPr="0081700B">
        <w:rPr>
          <w:rFonts w:ascii="Times New Roman" w:hAnsi="Times New Roman"/>
          <w:color w:val="000000" w:themeColor="text1"/>
          <w:sz w:val="24"/>
          <w:szCs w:val="24"/>
          <w:lang w:val="en-US"/>
        </w:rPr>
        <w:t xml:space="preserve">Aspect-Oriented Programming (AOP) </w:t>
      </w:r>
    </w:p>
    <w:p w:rsidR="00F05A9A" w:rsidRPr="0081700B" w:rsidRDefault="004476A8" w:rsidP="00B24984">
      <w:pPr>
        <w:pStyle w:val="PargrafodaLista"/>
        <w:numPr>
          <w:ilvl w:val="0"/>
          <w:numId w:val="17"/>
        </w:numPr>
        <w:spacing w:line="360" w:lineRule="auto"/>
        <w:jc w:val="both"/>
        <w:rPr>
          <w:rFonts w:ascii="Times New Roman" w:hAnsi="Times New Roman"/>
          <w:color w:val="000000" w:themeColor="text1"/>
          <w:sz w:val="24"/>
          <w:szCs w:val="24"/>
          <w:lang w:val="en-US"/>
        </w:rPr>
      </w:pPr>
      <w:r w:rsidRPr="0081700B">
        <w:rPr>
          <w:rFonts w:ascii="Times New Roman" w:hAnsi="Times New Roman"/>
          <w:color w:val="000000" w:themeColor="text1"/>
          <w:sz w:val="24"/>
          <w:szCs w:val="24"/>
          <w:lang w:val="en-US"/>
        </w:rPr>
        <w:t xml:space="preserve">JSP / Servlet Tomcat 2.1/2.5 </w:t>
      </w:r>
    </w:p>
    <w:p w:rsidR="004476A8" w:rsidRPr="0081700B" w:rsidRDefault="00F05A9A" w:rsidP="00B24984">
      <w:pPr>
        <w:pStyle w:val="PargrafodaLista"/>
        <w:numPr>
          <w:ilvl w:val="0"/>
          <w:numId w:val="17"/>
        </w:numPr>
        <w:spacing w:line="360" w:lineRule="auto"/>
        <w:jc w:val="both"/>
        <w:rPr>
          <w:rFonts w:ascii="Times New Roman" w:hAnsi="Times New Roman"/>
          <w:color w:val="000000" w:themeColor="text1"/>
          <w:sz w:val="24"/>
          <w:szCs w:val="24"/>
        </w:rPr>
      </w:pPr>
      <w:r w:rsidRPr="0081700B">
        <w:rPr>
          <w:rFonts w:ascii="Times New Roman" w:hAnsi="Times New Roman"/>
          <w:color w:val="000000" w:themeColor="text1"/>
          <w:sz w:val="24"/>
          <w:szCs w:val="24"/>
        </w:rPr>
        <w:t>J</w:t>
      </w:r>
      <w:r w:rsidR="004476A8" w:rsidRPr="0081700B">
        <w:rPr>
          <w:rFonts w:ascii="Times New Roman" w:hAnsi="Times New Roman"/>
          <w:color w:val="000000" w:themeColor="text1"/>
          <w:sz w:val="24"/>
          <w:szCs w:val="24"/>
        </w:rPr>
        <w:t>avaServer Faces 1,2 (</w:t>
      </w:r>
      <w:r w:rsidRPr="0081700B">
        <w:rPr>
          <w:rFonts w:ascii="Times New Roman" w:hAnsi="Times New Roman"/>
          <w:color w:val="000000" w:themeColor="text1"/>
          <w:sz w:val="24"/>
          <w:szCs w:val="24"/>
        </w:rPr>
        <w:t>Mojarra</w:t>
      </w:r>
      <w:r w:rsidR="004476A8" w:rsidRPr="0081700B">
        <w:rPr>
          <w:rFonts w:ascii="Times New Roman" w:hAnsi="Times New Roman"/>
          <w:color w:val="000000" w:themeColor="text1"/>
          <w:sz w:val="24"/>
          <w:szCs w:val="24"/>
        </w:rPr>
        <w:t>)</w:t>
      </w:r>
    </w:p>
    <w:p w:rsidR="004476A8" w:rsidRPr="0081700B" w:rsidRDefault="004476A8" w:rsidP="00B24984">
      <w:pPr>
        <w:pStyle w:val="PargrafodaLista"/>
        <w:numPr>
          <w:ilvl w:val="0"/>
          <w:numId w:val="17"/>
        </w:numPr>
        <w:spacing w:line="360" w:lineRule="auto"/>
        <w:jc w:val="both"/>
        <w:rPr>
          <w:rFonts w:ascii="Times New Roman" w:hAnsi="Times New Roman"/>
          <w:color w:val="000000" w:themeColor="text1"/>
          <w:sz w:val="24"/>
          <w:szCs w:val="24"/>
        </w:rPr>
      </w:pPr>
      <w:r w:rsidRPr="0081700B">
        <w:rPr>
          <w:rFonts w:ascii="Times New Roman" w:hAnsi="Times New Roman"/>
          <w:color w:val="000000" w:themeColor="text1"/>
          <w:sz w:val="24"/>
          <w:szCs w:val="24"/>
        </w:rPr>
        <w:t xml:space="preserve">Enterprise Java Beans </w:t>
      </w:r>
      <w:r w:rsidR="00F05A9A" w:rsidRPr="0081700B">
        <w:rPr>
          <w:rFonts w:ascii="Times New Roman" w:hAnsi="Times New Roman"/>
          <w:color w:val="000000" w:themeColor="text1"/>
          <w:sz w:val="24"/>
          <w:szCs w:val="24"/>
        </w:rPr>
        <w:t xml:space="preserve">nas </w:t>
      </w:r>
      <w:r w:rsidRPr="0081700B">
        <w:rPr>
          <w:rFonts w:ascii="Times New Roman" w:hAnsi="Times New Roman"/>
          <w:color w:val="000000" w:themeColor="text1"/>
          <w:sz w:val="24"/>
          <w:szCs w:val="24"/>
        </w:rPr>
        <w:t>versões de 3 e 2,1</w:t>
      </w:r>
    </w:p>
    <w:p w:rsidR="004476A8" w:rsidRPr="0081700B" w:rsidRDefault="004476A8" w:rsidP="00B24984">
      <w:pPr>
        <w:pStyle w:val="PargrafodaLista"/>
        <w:numPr>
          <w:ilvl w:val="0"/>
          <w:numId w:val="17"/>
        </w:numPr>
        <w:spacing w:line="360" w:lineRule="auto"/>
        <w:jc w:val="both"/>
        <w:rPr>
          <w:rFonts w:ascii="Times New Roman" w:hAnsi="Times New Roman"/>
          <w:color w:val="000000" w:themeColor="text1"/>
          <w:sz w:val="24"/>
          <w:szCs w:val="24"/>
          <w:lang w:val="en-US"/>
        </w:rPr>
      </w:pPr>
      <w:r w:rsidRPr="0081700B">
        <w:rPr>
          <w:rFonts w:ascii="Times New Roman" w:hAnsi="Times New Roman"/>
          <w:color w:val="000000" w:themeColor="text1"/>
          <w:sz w:val="24"/>
          <w:szCs w:val="24"/>
          <w:lang w:val="en-US"/>
        </w:rPr>
        <w:t>JNDI (Java Naming Directory Interface)</w:t>
      </w:r>
    </w:p>
    <w:p w:rsidR="004476A8" w:rsidRPr="0081700B" w:rsidRDefault="00F05A9A" w:rsidP="00B24984">
      <w:pPr>
        <w:pStyle w:val="PargrafodaLista"/>
        <w:numPr>
          <w:ilvl w:val="0"/>
          <w:numId w:val="17"/>
        </w:numPr>
        <w:spacing w:line="360" w:lineRule="auto"/>
        <w:jc w:val="both"/>
        <w:rPr>
          <w:rFonts w:ascii="Times New Roman" w:hAnsi="Times New Roman"/>
          <w:color w:val="000000" w:themeColor="text1"/>
          <w:sz w:val="24"/>
          <w:szCs w:val="24"/>
        </w:rPr>
      </w:pPr>
      <w:r w:rsidRPr="0081700B">
        <w:rPr>
          <w:rFonts w:ascii="Times New Roman" w:hAnsi="Times New Roman"/>
          <w:color w:val="000000" w:themeColor="text1"/>
          <w:sz w:val="24"/>
          <w:szCs w:val="24"/>
        </w:rPr>
        <w:t xml:space="preserve">Integração com </w:t>
      </w:r>
      <w:r w:rsidR="004476A8" w:rsidRPr="0081700B">
        <w:rPr>
          <w:rFonts w:ascii="Times New Roman" w:hAnsi="Times New Roman"/>
          <w:color w:val="000000" w:themeColor="text1"/>
          <w:sz w:val="24"/>
          <w:szCs w:val="24"/>
        </w:rPr>
        <w:t>Hibernate (para a programação a persistência; JPA )</w:t>
      </w:r>
    </w:p>
    <w:p w:rsidR="004476A8" w:rsidRPr="0081700B" w:rsidRDefault="004476A8" w:rsidP="00B24984">
      <w:pPr>
        <w:pStyle w:val="PargrafodaLista"/>
        <w:numPr>
          <w:ilvl w:val="0"/>
          <w:numId w:val="17"/>
        </w:numPr>
        <w:spacing w:line="360" w:lineRule="auto"/>
        <w:jc w:val="both"/>
        <w:rPr>
          <w:rFonts w:ascii="Times New Roman" w:hAnsi="Times New Roman"/>
          <w:color w:val="000000" w:themeColor="text1"/>
          <w:sz w:val="24"/>
          <w:szCs w:val="24"/>
        </w:rPr>
      </w:pPr>
      <w:r w:rsidRPr="0081700B">
        <w:rPr>
          <w:rFonts w:ascii="Times New Roman" w:hAnsi="Times New Roman"/>
          <w:color w:val="000000" w:themeColor="text1"/>
          <w:sz w:val="24"/>
          <w:szCs w:val="24"/>
        </w:rPr>
        <w:t>JDBC</w:t>
      </w:r>
    </w:p>
    <w:p w:rsidR="004476A8" w:rsidRPr="0081700B" w:rsidRDefault="004476A8" w:rsidP="00B24984">
      <w:pPr>
        <w:pStyle w:val="PargrafodaLista"/>
        <w:numPr>
          <w:ilvl w:val="0"/>
          <w:numId w:val="17"/>
        </w:numPr>
        <w:spacing w:line="360" w:lineRule="auto"/>
        <w:jc w:val="both"/>
        <w:rPr>
          <w:rFonts w:ascii="Times New Roman" w:hAnsi="Times New Roman"/>
          <w:color w:val="000000" w:themeColor="text1"/>
          <w:sz w:val="24"/>
          <w:szCs w:val="24"/>
        </w:rPr>
      </w:pPr>
      <w:r w:rsidRPr="0081700B">
        <w:rPr>
          <w:rFonts w:ascii="Times New Roman" w:hAnsi="Times New Roman"/>
          <w:color w:val="000000" w:themeColor="text1"/>
          <w:sz w:val="24"/>
          <w:szCs w:val="24"/>
        </w:rPr>
        <w:lastRenderedPageBreak/>
        <w:t>JTA (Java Transaction API)</w:t>
      </w:r>
    </w:p>
    <w:p w:rsidR="004476A8" w:rsidRPr="0081700B" w:rsidRDefault="004476A8" w:rsidP="00B24984">
      <w:pPr>
        <w:pStyle w:val="PargrafodaLista"/>
        <w:numPr>
          <w:ilvl w:val="0"/>
          <w:numId w:val="17"/>
        </w:numPr>
        <w:spacing w:line="360" w:lineRule="auto"/>
        <w:jc w:val="both"/>
        <w:rPr>
          <w:rFonts w:ascii="Times New Roman" w:hAnsi="Times New Roman"/>
          <w:color w:val="000000" w:themeColor="text1"/>
          <w:sz w:val="24"/>
          <w:szCs w:val="24"/>
        </w:rPr>
      </w:pPr>
      <w:r w:rsidRPr="0081700B">
        <w:rPr>
          <w:rFonts w:ascii="Times New Roman" w:hAnsi="Times New Roman"/>
          <w:color w:val="000000" w:themeColor="text1"/>
          <w:sz w:val="24"/>
          <w:szCs w:val="24"/>
        </w:rPr>
        <w:t>Suporte para Java EE , como Web Services JAX-WS</w:t>
      </w:r>
    </w:p>
    <w:p w:rsidR="004476A8" w:rsidRPr="0081700B" w:rsidRDefault="004476A8" w:rsidP="00B24984">
      <w:pPr>
        <w:pStyle w:val="PargrafodaLista"/>
        <w:numPr>
          <w:ilvl w:val="0"/>
          <w:numId w:val="17"/>
        </w:numPr>
        <w:spacing w:line="360" w:lineRule="auto"/>
        <w:jc w:val="both"/>
        <w:rPr>
          <w:rFonts w:ascii="Times New Roman" w:hAnsi="Times New Roman"/>
          <w:color w:val="000000" w:themeColor="text1"/>
          <w:sz w:val="24"/>
          <w:szCs w:val="24"/>
        </w:rPr>
      </w:pPr>
      <w:r w:rsidRPr="0081700B">
        <w:rPr>
          <w:rFonts w:ascii="Times New Roman" w:hAnsi="Times New Roman"/>
          <w:color w:val="000000" w:themeColor="text1"/>
          <w:sz w:val="24"/>
          <w:szCs w:val="24"/>
        </w:rPr>
        <w:t>SAAJ (SOAP com Anexos de API para Java)</w:t>
      </w:r>
    </w:p>
    <w:p w:rsidR="004476A8" w:rsidRPr="0081700B" w:rsidRDefault="00F05A9A" w:rsidP="00B24984">
      <w:pPr>
        <w:pStyle w:val="PargrafodaLista"/>
        <w:numPr>
          <w:ilvl w:val="0"/>
          <w:numId w:val="17"/>
        </w:numPr>
        <w:spacing w:line="360" w:lineRule="auto"/>
        <w:jc w:val="both"/>
        <w:rPr>
          <w:rFonts w:ascii="Times New Roman" w:hAnsi="Times New Roman"/>
          <w:color w:val="000000" w:themeColor="text1"/>
          <w:sz w:val="24"/>
          <w:szCs w:val="24"/>
        </w:rPr>
      </w:pPr>
      <w:r w:rsidRPr="0081700B">
        <w:rPr>
          <w:rFonts w:ascii="Times New Roman" w:hAnsi="Times New Roman"/>
          <w:color w:val="000000" w:themeColor="text1"/>
          <w:sz w:val="24"/>
          <w:szCs w:val="24"/>
        </w:rPr>
        <w:t xml:space="preserve">Integração com </w:t>
      </w:r>
      <w:r w:rsidR="004476A8" w:rsidRPr="0081700B">
        <w:rPr>
          <w:rFonts w:ascii="Times New Roman" w:hAnsi="Times New Roman"/>
          <w:color w:val="000000" w:themeColor="text1"/>
          <w:sz w:val="24"/>
          <w:szCs w:val="24"/>
        </w:rPr>
        <w:t xml:space="preserve">JMS (Java Message Service) </w:t>
      </w:r>
    </w:p>
    <w:p w:rsidR="004476A8" w:rsidRPr="0081700B" w:rsidRDefault="004476A8" w:rsidP="00B24984">
      <w:pPr>
        <w:pStyle w:val="PargrafodaLista"/>
        <w:numPr>
          <w:ilvl w:val="0"/>
          <w:numId w:val="17"/>
        </w:numPr>
        <w:spacing w:line="360" w:lineRule="auto"/>
        <w:jc w:val="both"/>
        <w:rPr>
          <w:rFonts w:ascii="Times New Roman" w:hAnsi="Times New Roman"/>
          <w:color w:val="000000" w:themeColor="text1"/>
          <w:sz w:val="24"/>
          <w:szCs w:val="24"/>
        </w:rPr>
      </w:pPr>
      <w:r w:rsidRPr="0081700B">
        <w:rPr>
          <w:rFonts w:ascii="Times New Roman" w:hAnsi="Times New Roman"/>
          <w:color w:val="000000" w:themeColor="text1"/>
          <w:sz w:val="24"/>
          <w:szCs w:val="24"/>
        </w:rPr>
        <w:t>JavaMail</w:t>
      </w:r>
    </w:p>
    <w:p w:rsidR="004476A8" w:rsidRPr="0081700B" w:rsidRDefault="004476A8" w:rsidP="00B24984">
      <w:pPr>
        <w:pStyle w:val="PargrafodaLista"/>
        <w:numPr>
          <w:ilvl w:val="0"/>
          <w:numId w:val="17"/>
        </w:numPr>
        <w:spacing w:line="360" w:lineRule="auto"/>
        <w:jc w:val="both"/>
        <w:rPr>
          <w:rFonts w:ascii="Times New Roman" w:hAnsi="Times New Roman"/>
          <w:color w:val="000000" w:themeColor="text1"/>
          <w:sz w:val="24"/>
          <w:szCs w:val="24"/>
        </w:rPr>
      </w:pPr>
      <w:r w:rsidRPr="0081700B">
        <w:rPr>
          <w:rFonts w:ascii="Times New Roman" w:hAnsi="Times New Roman"/>
          <w:color w:val="000000" w:themeColor="text1"/>
          <w:sz w:val="24"/>
          <w:szCs w:val="24"/>
        </w:rPr>
        <w:t>RMI-IIOP (JacORB, alias Java and CORBA)</w:t>
      </w:r>
    </w:p>
    <w:p w:rsidR="004476A8" w:rsidRPr="0081700B" w:rsidRDefault="004476A8" w:rsidP="00B24984">
      <w:pPr>
        <w:pStyle w:val="PargrafodaLista"/>
        <w:numPr>
          <w:ilvl w:val="0"/>
          <w:numId w:val="17"/>
        </w:numPr>
        <w:spacing w:line="360" w:lineRule="auto"/>
        <w:jc w:val="both"/>
        <w:rPr>
          <w:rFonts w:ascii="Times New Roman" w:hAnsi="Times New Roman"/>
          <w:color w:val="000000" w:themeColor="text1"/>
          <w:sz w:val="24"/>
          <w:szCs w:val="24"/>
        </w:rPr>
      </w:pPr>
      <w:r w:rsidRPr="0081700B">
        <w:rPr>
          <w:rFonts w:ascii="Times New Roman" w:hAnsi="Times New Roman"/>
          <w:color w:val="000000" w:themeColor="text1"/>
          <w:sz w:val="24"/>
          <w:szCs w:val="24"/>
        </w:rPr>
        <w:t>JAAS (Java Authentication Service e Autorização)</w:t>
      </w:r>
    </w:p>
    <w:p w:rsidR="004476A8" w:rsidRPr="0081700B" w:rsidRDefault="00F05A9A" w:rsidP="00B24984">
      <w:pPr>
        <w:pStyle w:val="PargrafodaLista"/>
        <w:numPr>
          <w:ilvl w:val="0"/>
          <w:numId w:val="17"/>
        </w:numPr>
        <w:spacing w:line="360" w:lineRule="auto"/>
        <w:jc w:val="both"/>
        <w:rPr>
          <w:rFonts w:ascii="Times New Roman" w:hAnsi="Times New Roman"/>
          <w:color w:val="000000" w:themeColor="text1"/>
          <w:sz w:val="24"/>
          <w:szCs w:val="24"/>
        </w:rPr>
      </w:pPr>
      <w:r w:rsidRPr="0081700B">
        <w:rPr>
          <w:rFonts w:ascii="Times New Roman" w:hAnsi="Times New Roman"/>
          <w:color w:val="000000" w:themeColor="text1"/>
          <w:sz w:val="24"/>
          <w:szCs w:val="24"/>
        </w:rPr>
        <w:t xml:space="preserve">Integração com </w:t>
      </w:r>
      <w:r w:rsidR="004476A8" w:rsidRPr="0081700B">
        <w:rPr>
          <w:rFonts w:ascii="Times New Roman" w:hAnsi="Times New Roman"/>
          <w:color w:val="000000" w:themeColor="text1"/>
          <w:sz w:val="24"/>
          <w:szCs w:val="24"/>
        </w:rPr>
        <w:t>JCA (Java Connector Architecture)</w:t>
      </w:r>
    </w:p>
    <w:p w:rsidR="00F05A9A" w:rsidRPr="0081700B" w:rsidRDefault="00F05A9A" w:rsidP="00B24984">
      <w:pPr>
        <w:pStyle w:val="PargrafodaLista"/>
        <w:numPr>
          <w:ilvl w:val="0"/>
          <w:numId w:val="17"/>
        </w:numPr>
        <w:spacing w:line="360" w:lineRule="auto"/>
        <w:jc w:val="both"/>
        <w:rPr>
          <w:rFonts w:ascii="Times New Roman" w:hAnsi="Times New Roman"/>
          <w:color w:val="000000" w:themeColor="text1"/>
          <w:sz w:val="24"/>
          <w:szCs w:val="24"/>
          <w:lang w:val="en-US"/>
        </w:rPr>
      </w:pPr>
      <w:r w:rsidRPr="0081700B">
        <w:rPr>
          <w:rFonts w:ascii="Times New Roman" w:hAnsi="Times New Roman"/>
          <w:color w:val="000000" w:themeColor="text1"/>
          <w:sz w:val="24"/>
          <w:szCs w:val="24"/>
          <w:lang w:val="en-US"/>
        </w:rPr>
        <w:t xml:space="preserve">Integração com </w:t>
      </w:r>
      <w:r w:rsidR="004476A8" w:rsidRPr="0081700B">
        <w:rPr>
          <w:rFonts w:ascii="Times New Roman" w:hAnsi="Times New Roman"/>
          <w:color w:val="000000" w:themeColor="text1"/>
          <w:sz w:val="24"/>
          <w:szCs w:val="24"/>
          <w:lang w:val="en-US"/>
        </w:rPr>
        <w:t>JACC (Java Authori</w:t>
      </w:r>
      <w:r w:rsidRPr="0081700B">
        <w:rPr>
          <w:rFonts w:ascii="Times New Roman" w:hAnsi="Times New Roman"/>
          <w:color w:val="000000" w:themeColor="text1"/>
          <w:sz w:val="24"/>
          <w:szCs w:val="24"/>
          <w:lang w:val="en-US"/>
        </w:rPr>
        <w:t>zation Contract for Containers)</w:t>
      </w:r>
    </w:p>
    <w:p w:rsidR="002A551B" w:rsidRPr="0081700B" w:rsidRDefault="004476A8" w:rsidP="00B24984">
      <w:pPr>
        <w:pStyle w:val="PargrafodaLista"/>
        <w:numPr>
          <w:ilvl w:val="0"/>
          <w:numId w:val="17"/>
        </w:numPr>
        <w:spacing w:line="360" w:lineRule="auto"/>
        <w:jc w:val="both"/>
        <w:rPr>
          <w:rFonts w:ascii="Times New Roman" w:hAnsi="Times New Roman"/>
          <w:color w:val="000000" w:themeColor="text1"/>
          <w:sz w:val="24"/>
          <w:szCs w:val="24"/>
          <w:lang w:val="en-US"/>
        </w:rPr>
      </w:pPr>
      <w:r w:rsidRPr="0081700B">
        <w:rPr>
          <w:rFonts w:ascii="Times New Roman" w:hAnsi="Times New Roman"/>
          <w:color w:val="000000" w:themeColor="text1"/>
          <w:sz w:val="24"/>
          <w:szCs w:val="24"/>
          <w:lang w:val="en-US"/>
        </w:rPr>
        <w:t xml:space="preserve">Java Management Extensions </w:t>
      </w:r>
    </w:p>
    <w:p w:rsidR="00D42F67" w:rsidRPr="00D60B8C" w:rsidRDefault="00D42F67" w:rsidP="00B24984">
      <w:pPr>
        <w:spacing w:line="360" w:lineRule="auto"/>
        <w:jc w:val="both"/>
        <w:rPr>
          <w:rFonts w:ascii="Times New Roman" w:hAnsi="Times New Roman"/>
          <w:color w:val="000000" w:themeColor="text1"/>
          <w:sz w:val="24"/>
          <w:szCs w:val="24"/>
          <w:lang w:val="en-US"/>
        </w:rPr>
      </w:pPr>
    </w:p>
    <w:p w:rsidR="00B95C66" w:rsidRPr="00D60B8C" w:rsidRDefault="00445762" w:rsidP="00B24984">
      <w:pPr>
        <w:pStyle w:val="PargrafodaLista"/>
        <w:numPr>
          <w:ilvl w:val="2"/>
          <w:numId w:val="9"/>
        </w:numPr>
        <w:spacing w:line="360" w:lineRule="auto"/>
        <w:jc w:val="both"/>
        <w:outlineLvl w:val="2"/>
        <w:rPr>
          <w:rFonts w:ascii="Times New Roman" w:hAnsi="Times New Roman" w:cs="Times New Roman"/>
          <w:b/>
          <w:color w:val="000000" w:themeColor="text1"/>
          <w:sz w:val="24"/>
          <w:szCs w:val="24"/>
        </w:rPr>
      </w:pPr>
      <w:bookmarkStart w:id="60" w:name="_Toc277712157"/>
      <w:r w:rsidRPr="00D60B8C">
        <w:rPr>
          <w:rFonts w:ascii="Times New Roman" w:hAnsi="Times New Roman" w:cs="Times New Roman"/>
          <w:b/>
          <w:color w:val="000000" w:themeColor="text1"/>
          <w:sz w:val="24"/>
          <w:szCs w:val="24"/>
        </w:rPr>
        <w:t>Plataforma J</w:t>
      </w:r>
      <w:r w:rsidR="00076B3B" w:rsidRPr="00D60B8C">
        <w:rPr>
          <w:rFonts w:ascii="Times New Roman" w:hAnsi="Times New Roman" w:cs="Times New Roman"/>
          <w:b/>
          <w:color w:val="000000" w:themeColor="text1"/>
          <w:sz w:val="24"/>
          <w:szCs w:val="24"/>
        </w:rPr>
        <w:t>avaEE</w:t>
      </w:r>
      <w:bookmarkEnd w:id="60"/>
    </w:p>
    <w:p w:rsidR="00D42F67" w:rsidRPr="00D60B8C" w:rsidRDefault="00D42F67" w:rsidP="00B24984">
      <w:pPr>
        <w:spacing w:line="360" w:lineRule="auto"/>
        <w:jc w:val="both"/>
        <w:rPr>
          <w:rFonts w:ascii="Times New Roman" w:hAnsi="Times New Roman"/>
          <w:color w:val="000000" w:themeColor="text1"/>
          <w:sz w:val="24"/>
          <w:szCs w:val="24"/>
        </w:rPr>
      </w:pPr>
    </w:p>
    <w:p w:rsidR="002A551B" w:rsidRPr="00D60B8C" w:rsidRDefault="002A551B"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Java EE (ou J2EE, ou Java 2 Enterprise Edition, ou em português Java Edição Empresarial) é uma plataforma de programação para servidores  na linguagem de programação Java.</w:t>
      </w:r>
      <w:r w:rsidR="00B22CCD">
        <w:rPr>
          <w:rFonts w:ascii="Times New Roman" w:hAnsi="Times New Roman"/>
          <w:color w:val="000000" w:themeColor="text1"/>
          <w:sz w:val="24"/>
          <w:szCs w:val="24"/>
        </w:rPr>
        <w:t xml:space="preserve"> </w:t>
      </w:r>
      <w:r w:rsidR="00AF0C41" w:rsidRPr="00D60B8C">
        <w:rPr>
          <w:rFonts w:ascii="Times New Roman" w:hAnsi="Times New Roman"/>
          <w:color w:val="000000" w:themeColor="text1"/>
          <w:sz w:val="24"/>
          <w:szCs w:val="24"/>
        </w:rPr>
        <w:t>A plataforma inicialmente era conhecida por Java 2 Platform, Enterprise Edition ou J2EE, até ter seu nome trocad</w:t>
      </w:r>
      <w:r w:rsidR="00B22CCD">
        <w:rPr>
          <w:rFonts w:ascii="Times New Roman" w:hAnsi="Times New Roman"/>
          <w:color w:val="000000" w:themeColor="text1"/>
          <w:sz w:val="24"/>
          <w:szCs w:val="24"/>
        </w:rPr>
        <w:t>o para Java EE na versão 5.0.</w:t>
      </w:r>
      <w:r w:rsidR="00AF0C41" w:rsidRPr="00D60B8C">
        <w:rPr>
          <w:rFonts w:ascii="Times New Roman" w:hAnsi="Times New Roman"/>
          <w:color w:val="000000" w:themeColor="text1"/>
          <w:sz w:val="24"/>
          <w:szCs w:val="24"/>
        </w:rPr>
        <w:t xml:space="preserve"> </w:t>
      </w:r>
      <w:r w:rsidR="00B22CCD">
        <w:rPr>
          <w:rFonts w:ascii="Times New Roman" w:hAnsi="Times New Roman"/>
          <w:color w:val="000000" w:themeColor="text1"/>
          <w:sz w:val="24"/>
          <w:szCs w:val="24"/>
        </w:rPr>
        <w:t>P</w:t>
      </w:r>
      <w:r w:rsidR="00AF0C41" w:rsidRPr="00D60B8C">
        <w:rPr>
          <w:rFonts w:ascii="Times New Roman" w:hAnsi="Times New Roman"/>
          <w:color w:val="000000" w:themeColor="text1"/>
          <w:sz w:val="24"/>
          <w:szCs w:val="24"/>
        </w:rPr>
        <w:t xml:space="preserve">osteriormente </w:t>
      </w:r>
      <w:r w:rsidR="00B22CCD">
        <w:rPr>
          <w:rFonts w:ascii="Times New Roman" w:hAnsi="Times New Roman"/>
          <w:color w:val="000000" w:themeColor="text1"/>
          <w:sz w:val="24"/>
          <w:szCs w:val="24"/>
        </w:rPr>
        <w:t>passou a ser chamada de Java EE 5</w:t>
      </w:r>
      <w:r w:rsidR="00AF0C41" w:rsidRPr="00D60B8C">
        <w:rPr>
          <w:rFonts w:ascii="Times New Roman" w:hAnsi="Times New Roman"/>
          <w:color w:val="000000" w:themeColor="text1"/>
          <w:sz w:val="24"/>
          <w:szCs w:val="24"/>
        </w:rPr>
        <w:t xml:space="preserve"> </w:t>
      </w:r>
      <w:r w:rsidR="00B22CCD">
        <w:rPr>
          <w:rFonts w:ascii="Times New Roman" w:hAnsi="Times New Roman"/>
          <w:color w:val="000000" w:themeColor="text1"/>
          <w:sz w:val="24"/>
          <w:szCs w:val="24"/>
        </w:rPr>
        <w:t xml:space="preserve">e é assim chamada </w:t>
      </w:r>
      <w:r w:rsidR="00E746A7" w:rsidRPr="00D60B8C">
        <w:rPr>
          <w:rFonts w:ascii="Times New Roman" w:hAnsi="Times New Roman"/>
          <w:color w:val="000000" w:themeColor="text1"/>
          <w:sz w:val="24"/>
          <w:szCs w:val="24"/>
        </w:rPr>
        <w:t>até a atualidade, J2EE, que está</w:t>
      </w:r>
      <w:r w:rsidR="00AF0C41" w:rsidRPr="00D60B8C">
        <w:rPr>
          <w:rFonts w:ascii="Times New Roman" w:hAnsi="Times New Roman"/>
          <w:color w:val="000000" w:themeColor="text1"/>
          <w:sz w:val="24"/>
          <w:szCs w:val="24"/>
        </w:rPr>
        <w:t xml:space="preserve"> na versão 1.4.</w:t>
      </w:r>
    </w:p>
    <w:p w:rsidR="00AF0C41" w:rsidRPr="00D60B8C" w:rsidRDefault="00AF0C41"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A Plataforma Java (Enterprise Edition) difere-se da Plataforma Java Standard Edition (Java SE) pela adição de bibliotecas que fornecem funcionalidade para implementar </w:t>
      </w:r>
      <w:r w:rsidRPr="00B22CCD">
        <w:rPr>
          <w:rFonts w:ascii="Times New Roman" w:hAnsi="Times New Roman"/>
          <w:i/>
          <w:color w:val="000000" w:themeColor="text1"/>
          <w:sz w:val="24"/>
          <w:szCs w:val="24"/>
        </w:rPr>
        <w:t>software</w:t>
      </w:r>
      <w:r w:rsidRPr="00D60B8C">
        <w:rPr>
          <w:rFonts w:ascii="Times New Roman" w:hAnsi="Times New Roman"/>
          <w:color w:val="000000" w:themeColor="text1"/>
          <w:sz w:val="24"/>
          <w:szCs w:val="24"/>
        </w:rPr>
        <w:t xml:space="preserve">  Java distribuído, tolerante a falhas e </w:t>
      </w:r>
      <w:r w:rsidR="00B22CCD" w:rsidRPr="00D60B8C">
        <w:rPr>
          <w:rFonts w:ascii="Times New Roman" w:hAnsi="Times New Roman"/>
          <w:color w:val="000000" w:themeColor="text1"/>
          <w:sz w:val="24"/>
          <w:szCs w:val="24"/>
        </w:rPr>
        <w:t>multicamada</w:t>
      </w:r>
      <w:r w:rsidR="00B22CCD">
        <w:rPr>
          <w:rFonts w:ascii="Times New Roman" w:hAnsi="Times New Roman"/>
          <w:color w:val="000000" w:themeColor="text1"/>
          <w:sz w:val="24"/>
          <w:szCs w:val="24"/>
        </w:rPr>
        <w:t>, baseado</w:t>
      </w:r>
      <w:r w:rsidRPr="00D60B8C">
        <w:rPr>
          <w:rFonts w:ascii="Times New Roman" w:hAnsi="Times New Roman"/>
          <w:color w:val="000000" w:themeColor="text1"/>
          <w:sz w:val="24"/>
          <w:szCs w:val="24"/>
        </w:rPr>
        <w:t xml:space="preserve"> amplamente em componentes modulares </w:t>
      </w:r>
      <w:r w:rsidR="00B22CCD">
        <w:rPr>
          <w:rFonts w:ascii="Times New Roman" w:hAnsi="Times New Roman"/>
          <w:color w:val="000000" w:themeColor="text1"/>
          <w:sz w:val="24"/>
          <w:szCs w:val="24"/>
        </w:rPr>
        <w:t xml:space="preserve">e </w:t>
      </w:r>
      <w:ins w:id="61" w:author="Daniela" w:date="2010-11-15T10:24:00Z">
        <w:r w:rsidR="00B22CCD">
          <w:rPr>
            <w:rFonts w:ascii="Times New Roman" w:hAnsi="Times New Roman"/>
            <w:color w:val="000000" w:themeColor="text1"/>
            <w:sz w:val="24"/>
            <w:szCs w:val="24"/>
          </w:rPr>
          <w:t xml:space="preserve">executa </w:t>
        </w:r>
      </w:ins>
      <w:r w:rsidRPr="00D60B8C">
        <w:rPr>
          <w:rFonts w:ascii="Times New Roman" w:hAnsi="Times New Roman"/>
          <w:color w:val="000000" w:themeColor="text1"/>
          <w:sz w:val="24"/>
          <w:szCs w:val="24"/>
        </w:rPr>
        <w:t>em um servidor de aplicações. A plataforma Java EE é considerada um padrão de desenvolvimento</w:t>
      </w:r>
      <w:r w:rsidR="00B22CCD">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já que o fornecedor de </w:t>
      </w:r>
      <w:r w:rsidRPr="00B22CCD">
        <w:rPr>
          <w:rFonts w:ascii="Times New Roman" w:hAnsi="Times New Roman"/>
          <w:i/>
          <w:color w:val="000000" w:themeColor="text1"/>
          <w:sz w:val="24"/>
          <w:szCs w:val="24"/>
        </w:rPr>
        <w:t>software</w:t>
      </w:r>
      <w:r w:rsidRPr="00D60B8C">
        <w:rPr>
          <w:rFonts w:ascii="Times New Roman" w:hAnsi="Times New Roman"/>
          <w:color w:val="000000" w:themeColor="text1"/>
          <w:sz w:val="24"/>
          <w:szCs w:val="24"/>
        </w:rPr>
        <w:t xml:space="preserve"> nesta plataforma deve seguir determinadas regras se quiser declarar os seus produtos como compatíveis com Java EE. </w:t>
      </w:r>
      <w:ins w:id="62" w:author="Daniela" w:date="2010-11-15T10:25:00Z">
        <w:r w:rsidR="00B22CCD">
          <w:rPr>
            <w:rFonts w:ascii="Times New Roman" w:hAnsi="Times New Roman"/>
            <w:color w:val="000000" w:themeColor="text1"/>
            <w:sz w:val="24"/>
            <w:szCs w:val="24"/>
          </w:rPr>
          <w:t>A plataforma</w:t>
        </w:r>
        <w:r w:rsidR="00B22CCD" w:rsidRPr="00D60B8C">
          <w:rPr>
            <w:rFonts w:ascii="Times New Roman" w:hAnsi="Times New Roman"/>
            <w:color w:val="000000" w:themeColor="text1"/>
            <w:sz w:val="24"/>
            <w:szCs w:val="24"/>
          </w:rPr>
          <w:t xml:space="preserve"> </w:t>
        </w:r>
      </w:ins>
      <w:r w:rsidRPr="00D60B8C">
        <w:rPr>
          <w:rFonts w:ascii="Times New Roman" w:hAnsi="Times New Roman"/>
          <w:color w:val="000000" w:themeColor="text1"/>
          <w:sz w:val="24"/>
          <w:szCs w:val="24"/>
        </w:rPr>
        <w:t xml:space="preserve">contém bibliotecas desenvolvidas para o acesso </w:t>
      </w:r>
      <w:r w:rsidR="00B22CCD">
        <w:rPr>
          <w:rFonts w:ascii="Times New Roman" w:hAnsi="Times New Roman"/>
          <w:color w:val="000000" w:themeColor="text1"/>
          <w:sz w:val="24"/>
          <w:szCs w:val="24"/>
        </w:rPr>
        <w:t>à base de dados, RPC, CORBA</w:t>
      </w:r>
      <w:r w:rsidRPr="00D60B8C">
        <w:rPr>
          <w:rFonts w:ascii="Times New Roman" w:hAnsi="Times New Roman"/>
          <w:color w:val="000000" w:themeColor="text1"/>
          <w:sz w:val="24"/>
          <w:szCs w:val="24"/>
        </w:rPr>
        <w:t xml:space="preserve"> etc. Devido a essas características a plataforma é utilizada principalmente para o desenvolvimento de aplicações corporativas.</w:t>
      </w:r>
    </w:p>
    <w:p w:rsidR="00AF0C41" w:rsidRPr="00D60B8C" w:rsidRDefault="00AF0C41"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plataforma J2EE contém uma série de especificações e containers, cada uma com funcionalidades distintas, sendo</w:t>
      </w:r>
      <w:r w:rsidR="00B22CCD">
        <w:rPr>
          <w:rFonts w:ascii="Times New Roman" w:hAnsi="Times New Roman"/>
          <w:color w:val="000000" w:themeColor="text1"/>
          <w:sz w:val="24"/>
          <w:szCs w:val="24"/>
        </w:rPr>
        <w:t xml:space="preserve"> estas</w:t>
      </w:r>
      <w:r w:rsidRPr="00D60B8C">
        <w:rPr>
          <w:rFonts w:ascii="Times New Roman" w:hAnsi="Times New Roman"/>
          <w:color w:val="000000" w:themeColor="text1"/>
          <w:sz w:val="24"/>
          <w:szCs w:val="24"/>
        </w:rPr>
        <w:t>:</w:t>
      </w:r>
    </w:p>
    <w:p w:rsidR="00AF0C41" w:rsidRPr="00B22CCD" w:rsidRDefault="00AF0C41" w:rsidP="00B24984">
      <w:pPr>
        <w:pStyle w:val="PargrafodaLista"/>
        <w:numPr>
          <w:ilvl w:val="0"/>
          <w:numId w:val="18"/>
        </w:numPr>
        <w:spacing w:line="360" w:lineRule="auto"/>
        <w:jc w:val="both"/>
        <w:rPr>
          <w:rFonts w:ascii="Times New Roman" w:hAnsi="Times New Roman"/>
          <w:color w:val="000000" w:themeColor="text1"/>
          <w:sz w:val="24"/>
          <w:szCs w:val="24"/>
        </w:rPr>
      </w:pPr>
      <w:r w:rsidRPr="00B22CCD">
        <w:rPr>
          <w:rFonts w:ascii="Times New Roman" w:hAnsi="Times New Roman"/>
          <w:color w:val="000000" w:themeColor="text1"/>
          <w:sz w:val="24"/>
          <w:szCs w:val="24"/>
        </w:rPr>
        <w:t>JDBC (Java Database Connectivity), utilizado no acesso a bancos de dados;</w:t>
      </w:r>
    </w:p>
    <w:p w:rsidR="00AF0C41" w:rsidRPr="00B22CCD" w:rsidRDefault="00B22CCD" w:rsidP="00B24984">
      <w:pPr>
        <w:pStyle w:val="PargrafodaLista"/>
        <w:numPr>
          <w:ilvl w:val="0"/>
          <w:numId w:val="18"/>
        </w:numPr>
        <w:spacing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lastRenderedPageBreak/>
        <w:t xml:space="preserve">Servlets, </w:t>
      </w:r>
      <w:r w:rsidR="00AF0C41" w:rsidRPr="00B22CCD">
        <w:rPr>
          <w:rFonts w:ascii="Times New Roman" w:hAnsi="Times New Roman"/>
          <w:color w:val="000000" w:themeColor="text1"/>
          <w:sz w:val="24"/>
          <w:szCs w:val="24"/>
        </w:rPr>
        <w:t xml:space="preserve">utilizados para o desenvolvimento de aplicações </w:t>
      </w:r>
      <w:r w:rsidR="00AF0C41" w:rsidRPr="00B22CCD">
        <w:rPr>
          <w:rFonts w:ascii="Times New Roman" w:hAnsi="Times New Roman"/>
          <w:i/>
          <w:color w:val="000000" w:themeColor="text1"/>
          <w:sz w:val="24"/>
          <w:szCs w:val="24"/>
        </w:rPr>
        <w:t>Web</w:t>
      </w:r>
      <w:r w:rsidR="00AF0C41" w:rsidRPr="00B22CCD">
        <w:rPr>
          <w:rFonts w:ascii="Times New Roman" w:hAnsi="Times New Roman"/>
          <w:color w:val="000000" w:themeColor="text1"/>
          <w:sz w:val="24"/>
          <w:szCs w:val="24"/>
        </w:rPr>
        <w:t xml:space="preserve"> com conteúdo dinâmico. Ele contém uma API que abstrai e disponibiliza os recursos do servidor </w:t>
      </w:r>
      <w:r w:rsidR="00AF0C41" w:rsidRPr="00B22CCD">
        <w:rPr>
          <w:rFonts w:ascii="Times New Roman" w:hAnsi="Times New Roman"/>
          <w:i/>
          <w:color w:val="000000" w:themeColor="text1"/>
          <w:sz w:val="24"/>
          <w:szCs w:val="24"/>
        </w:rPr>
        <w:t>Web</w:t>
      </w:r>
      <w:r w:rsidR="00AF0C41" w:rsidRPr="00B22CCD">
        <w:rPr>
          <w:rFonts w:ascii="Times New Roman" w:hAnsi="Times New Roman"/>
          <w:color w:val="000000" w:themeColor="text1"/>
          <w:sz w:val="24"/>
          <w:szCs w:val="24"/>
        </w:rPr>
        <w:t xml:space="preserve"> de maneira simplificada para o programador.</w:t>
      </w:r>
    </w:p>
    <w:p w:rsidR="00AF0C41" w:rsidRPr="00B22CCD" w:rsidRDefault="00AF0C41" w:rsidP="00B24984">
      <w:pPr>
        <w:pStyle w:val="PargrafodaLista"/>
        <w:numPr>
          <w:ilvl w:val="0"/>
          <w:numId w:val="18"/>
        </w:numPr>
        <w:spacing w:line="360" w:lineRule="auto"/>
        <w:jc w:val="both"/>
        <w:rPr>
          <w:rFonts w:ascii="Times New Roman" w:hAnsi="Times New Roman"/>
          <w:color w:val="000000" w:themeColor="text1"/>
          <w:sz w:val="24"/>
          <w:szCs w:val="24"/>
        </w:rPr>
      </w:pPr>
      <w:r w:rsidRPr="00B22CCD">
        <w:rPr>
          <w:rFonts w:ascii="Times New Roman" w:hAnsi="Times New Roman"/>
          <w:color w:val="000000" w:themeColor="text1"/>
          <w:sz w:val="24"/>
          <w:szCs w:val="24"/>
        </w:rPr>
        <w:t>JSP (Java Server Pages), uma especialização do servlet</w:t>
      </w:r>
      <w:r w:rsidR="00B22CCD">
        <w:rPr>
          <w:rFonts w:ascii="Times New Roman" w:hAnsi="Times New Roman"/>
          <w:color w:val="000000" w:themeColor="text1"/>
          <w:sz w:val="24"/>
          <w:szCs w:val="24"/>
        </w:rPr>
        <w:t>,</w:t>
      </w:r>
      <w:r w:rsidRPr="00B22CCD">
        <w:rPr>
          <w:rFonts w:ascii="Times New Roman" w:hAnsi="Times New Roman"/>
          <w:color w:val="000000" w:themeColor="text1"/>
          <w:sz w:val="24"/>
          <w:szCs w:val="24"/>
        </w:rPr>
        <w:t xml:space="preserve"> que permite que </w:t>
      </w:r>
      <w:r w:rsidR="00B22CCD">
        <w:rPr>
          <w:rFonts w:ascii="Times New Roman" w:hAnsi="Times New Roman"/>
          <w:color w:val="000000" w:themeColor="text1"/>
          <w:sz w:val="24"/>
          <w:szCs w:val="24"/>
        </w:rPr>
        <w:t xml:space="preserve">o </w:t>
      </w:r>
      <w:r w:rsidRPr="00B22CCD">
        <w:rPr>
          <w:rFonts w:ascii="Times New Roman" w:hAnsi="Times New Roman"/>
          <w:color w:val="000000" w:themeColor="text1"/>
          <w:sz w:val="24"/>
          <w:szCs w:val="24"/>
        </w:rPr>
        <w:t>conteúdo dinâmico seja facilmente desenvolvido.</w:t>
      </w:r>
    </w:p>
    <w:p w:rsidR="00AF0C41" w:rsidRPr="00B22CCD" w:rsidRDefault="00AF0C41" w:rsidP="00B24984">
      <w:pPr>
        <w:pStyle w:val="PargrafodaLista"/>
        <w:numPr>
          <w:ilvl w:val="0"/>
          <w:numId w:val="18"/>
        </w:numPr>
        <w:spacing w:line="360" w:lineRule="auto"/>
        <w:jc w:val="both"/>
        <w:rPr>
          <w:rFonts w:ascii="Times New Roman" w:hAnsi="Times New Roman"/>
          <w:color w:val="000000" w:themeColor="text1"/>
          <w:sz w:val="24"/>
          <w:szCs w:val="24"/>
        </w:rPr>
      </w:pPr>
      <w:r w:rsidRPr="00B22CCD">
        <w:rPr>
          <w:rFonts w:ascii="Times New Roman" w:hAnsi="Times New Roman"/>
          <w:color w:val="000000" w:themeColor="text1"/>
          <w:sz w:val="24"/>
          <w:szCs w:val="24"/>
        </w:rPr>
        <w:t>JTA (Java Transaction API)</w:t>
      </w:r>
      <w:r w:rsidR="00523E92" w:rsidRPr="00B22CCD">
        <w:rPr>
          <w:rFonts w:ascii="Times New Roman" w:hAnsi="Times New Roman"/>
          <w:color w:val="000000" w:themeColor="text1"/>
          <w:sz w:val="24"/>
          <w:szCs w:val="24"/>
        </w:rPr>
        <w:t>,</w:t>
      </w:r>
      <w:r w:rsidRPr="00B22CCD">
        <w:rPr>
          <w:rFonts w:ascii="Times New Roman" w:hAnsi="Times New Roman"/>
          <w:color w:val="000000" w:themeColor="text1"/>
          <w:sz w:val="24"/>
          <w:szCs w:val="24"/>
        </w:rPr>
        <w:t xml:space="preserve"> uma API que padroniza o tratamento de transações dentro de uma aplicação Java.</w:t>
      </w:r>
    </w:p>
    <w:p w:rsidR="00AF0C41" w:rsidRPr="00B22CCD" w:rsidRDefault="00AF0C41" w:rsidP="00B24984">
      <w:pPr>
        <w:pStyle w:val="PargrafodaLista"/>
        <w:numPr>
          <w:ilvl w:val="0"/>
          <w:numId w:val="18"/>
        </w:numPr>
        <w:spacing w:line="360" w:lineRule="auto"/>
        <w:jc w:val="both"/>
        <w:rPr>
          <w:rFonts w:ascii="Times New Roman" w:hAnsi="Times New Roman"/>
          <w:color w:val="000000" w:themeColor="text1"/>
          <w:sz w:val="24"/>
          <w:szCs w:val="24"/>
        </w:rPr>
      </w:pPr>
      <w:r w:rsidRPr="00B22CCD">
        <w:rPr>
          <w:rFonts w:ascii="Times New Roman" w:hAnsi="Times New Roman"/>
          <w:color w:val="000000" w:themeColor="text1"/>
          <w:sz w:val="24"/>
          <w:szCs w:val="24"/>
        </w:rPr>
        <w:t xml:space="preserve">EJBs (Enterprise Java Beans), utilizados no desenvolvimento de componentes de </w:t>
      </w:r>
      <w:r w:rsidRPr="00226A2D">
        <w:rPr>
          <w:rFonts w:ascii="Times New Roman" w:hAnsi="Times New Roman"/>
          <w:i/>
          <w:color w:val="000000" w:themeColor="text1"/>
          <w:sz w:val="24"/>
          <w:szCs w:val="24"/>
        </w:rPr>
        <w:t>software</w:t>
      </w:r>
      <w:r w:rsidRPr="00B22CCD">
        <w:rPr>
          <w:rFonts w:ascii="Times New Roman" w:hAnsi="Times New Roman"/>
          <w:color w:val="000000" w:themeColor="text1"/>
          <w:sz w:val="24"/>
          <w:szCs w:val="24"/>
        </w:rPr>
        <w:t xml:space="preserve">. Eles permitem que o programador se concentre nas necessidades do negócio do cliente, enquanto questões de </w:t>
      </w:r>
      <w:r w:rsidR="00226A2D">
        <w:rPr>
          <w:rFonts w:ascii="Times New Roman" w:hAnsi="Times New Roman"/>
          <w:color w:val="000000" w:themeColor="text1"/>
          <w:sz w:val="24"/>
          <w:szCs w:val="24"/>
        </w:rPr>
        <w:t>infraestrutura</w:t>
      </w:r>
      <w:r w:rsidRPr="00B22CCD">
        <w:rPr>
          <w:rFonts w:ascii="Times New Roman" w:hAnsi="Times New Roman"/>
          <w:color w:val="000000" w:themeColor="text1"/>
          <w:sz w:val="24"/>
          <w:szCs w:val="24"/>
        </w:rPr>
        <w:t>, segurança, disponibilidade e escalabilidade são responsabilidade do servidor de aplicações.</w:t>
      </w:r>
    </w:p>
    <w:p w:rsidR="00AF0C41" w:rsidRPr="00B22CCD" w:rsidRDefault="00AF0C41" w:rsidP="00B24984">
      <w:pPr>
        <w:pStyle w:val="PargrafodaLista"/>
        <w:numPr>
          <w:ilvl w:val="0"/>
          <w:numId w:val="18"/>
        </w:numPr>
        <w:spacing w:line="360" w:lineRule="auto"/>
        <w:jc w:val="both"/>
        <w:rPr>
          <w:rFonts w:ascii="Times New Roman" w:hAnsi="Times New Roman"/>
          <w:color w:val="000000" w:themeColor="text1"/>
          <w:sz w:val="24"/>
          <w:szCs w:val="24"/>
        </w:rPr>
      </w:pPr>
      <w:r w:rsidRPr="00B22CCD">
        <w:rPr>
          <w:rFonts w:ascii="Times New Roman" w:hAnsi="Times New Roman"/>
          <w:color w:val="000000" w:themeColor="text1"/>
          <w:sz w:val="24"/>
          <w:szCs w:val="24"/>
        </w:rPr>
        <w:t xml:space="preserve">JCA </w:t>
      </w:r>
      <w:r w:rsidR="00523E92" w:rsidRPr="00B22CCD">
        <w:rPr>
          <w:rFonts w:ascii="Times New Roman" w:hAnsi="Times New Roman"/>
          <w:color w:val="000000" w:themeColor="text1"/>
          <w:sz w:val="24"/>
          <w:szCs w:val="24"/>
        </w:rPr>
        <w:t>(Java Connector Architecture),</w:t>
      </w:r>
      <w:r w:rsidRPr="00B22CCD">
        <w:rPr>
          <w:rFonts w:ascii="Times New Roman" w:hAnsi="Times New Roman"/>
          <w:color w:val="000000" w:themeColor="text1"/>
          <w:sz w:val="24"/>
          <w:szCs w:val="24"/>
        </w:rPr>
        <w:t xml:space="preserve"> uma API que padroniza a ligação a aplicações legadas.</w:t>
      </w:r>
    </w:p>
    <w:p w:rsidR="00AF0C41" w:rsidRPr="00B22CCD" w:rsidRDefault="00F36724" w:rsidP="00B24984">
      <w:pPr>
        <w:pStyle w:val="PargrafodaLista"/>
        <w:numPr>
          <w:ilvl w:val="0"/>
          <w:numId w:val="18"/>
        </w:numPr>
        <w:spacing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JPA (Java Persistence API), </w:t>
      </w:r>
      <w:r w:rsidR="00AF0C41" w:rsidRPr="00B22CCD">
        <w:rPr>
          <w:rFonts w:ascii="Times New Roman" w:hAnsi="Times New Roman"/>
          <w:color w:val="000000" w:themeColor="text1"/>
          <w:sz w:val="24"/>
          <w:szCs w:val="24"/>
        </w:rPr>
        <w:t xml:space="preserve">uma API que padroniza o acesso a banco de dados através de mapeamento Objeto/Relacional dos </w:t>
      </w:r>
      <w:r w:rsidR="00523E92" w:rsidRPr="00B22CCD">
        <w:rPr>
          <w:rFonts w:ascii="Times New Roman" w:hAnsi="Times New Roman"/>
          <w:color w:val="000000" w:themeColor="text1"/>
          <w:sz w:val="24"/>
          <w:szCs w:val="24"/>
        </w:rPr>
        <w:t>EAP’s (</w:t>
      </w:r>
      <w:r w:rsidR="00AF0C41" w:rsidRPr="00B22CCD">
        <w:rPr>
          <w:rFonts w:ascii="Times New Roman" w:hAnsi="Times New Roman"/>
          <w:color w:val="000000" w:themeColor="text1"/>
          <w:sz w:val="24"/>
          <w:szCs w:val="24"/>
        </w:rPr>
        <w:t>Enterprise Java Beans</w:t>
      </w:r>
      <w:r w:rsidR="00523E92" w:rsidRPr="00B22CCD">
        <w:rPr>
          <w:rFonts w:ascii="Times New Roman" w:hAnsi="Times New Roman"/>
          <w:color w:val="000000" w:themeColor="text1"/>
          <w:sz w:val="24"/>
          <w:szCs w:val="24"/>
        </w:rPr>
        <w:t>)</w:t>
      </w:r>
      <w:r w:rsidR="00AF0C41" w:rsidRPr="00B22CCD">
        <w:rPr>
          <w:rFonts w:ascii="Times New Roman" w:hAnsi="Times New Roman"/>
          <w:color w:val="000000" w:themeColor="text1"/>
          <w:sz w:val="24"/>
          <w:szCs w:val="24"/>
        </w:rPr>
        <w:t>.</w:t>
      </w:r>
    </w:p>
    <w:p w:rsidR="00AF0C41" w:rsidRPr="00D60B8C" w:rsidRDefault="00AF0C41" w:rsidP="00B24984">
      <w:pPr>
        <w:spacing w:line="360" w:lineRule="auto"/>
        <w:jc w:val="both"/>
        <w:rPr>
          <w:rFonts w:ascii="Times New Roman" w:hAnsi="Times New Roman"/>
          <w:color w:val="000000" w:themeColor="text1"/>
          <w:sz w:val="24"/>
          <w:szCs w:val="24"/>
        </w:rPr>
      </w:pPr>
    </w:p>
    <w:p w:rsidR="00445762" w:rsidRPr="00D60B8C" w:rsidRDefault="00445762" w:rsidP="00B24984">
      <w:pPr>
        <w:pStyle w:val="PargrafodaLista"/>
        <w:numPr>
          <w:ilvl w:val="2"/>
          <w:numId w:val="9"/>
        </w:numPr>
        <w:spacing w:line="360" w:lineRule="auto"/>
        <w:jc w:val="both"/>
        <w:outlineLvl w:val="2"/>
        <w:rPr>
          <w:rFonts w:ascii="Times New Roman" w:hAnsi="Times New Roman" w:cs="Times New Roman"/>
          <w:b/>
          <w:color w:val="000000" w:themeColor="text1"/>
          <w:sz w:val="24"/>
          <w:szCs w:val="24"/>
        </w:rPr>
      </w:pPr>
      <w:bookmarkStart w:id="63" w:name="_Toc277712158"/>
      <w:r w:rsidRPr="00D60B8C">
        <w:rPr>
          <w:rFonts w:ascii="Times New Roman" w:hAnsi="Times New Roman" w:cs="Times New Roman"/>
          <w:b/>
          <w:color w:val="000000" w:themeColor="text1"/>
          <w:sz w:val="24"/>
          <w:szCs w:val="24"/>
        </w:rPr>
        <w:t>Hibernate</w:t>
      </w:r>
      <w:bookmarkEnd w:id="63"/>
    </w:p>
    <w:p w:rsidR="00D42F67" w:rsidRPr="00D60B8C" w:rsidRDefault="00D42F67" w:rsidP="00B24984">
      <w:pPr>
        <w:spacing w:line="360" w:lineRule="auto"/>
        <w:jc w:val="both"/>
        <w:rPr>
          <w:rFonts w:ascii="Times New Roman" w:hAnsi="Times New Roman"/>
          <w:color w:val="000000" w:themeColor="text1"/>
          <w:sz w:val="24"/>
          <w:szCs w:val="24"/>
        </w:rPr>
      </w:pPr>
    </w:p>
    <w:p w:rsidR="00143AFF" w:rsidRPr="00D60B8C" w:rsidRDefault="00143AFF"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O Hibernate é um framework para o mapeamento objeto-relacional escrito na linguagem Java, mas também é disponível em Microsoft .Net como o nome NHibernate. Este programa facilita o mapeamento dos atributos entre uma base tradicional </w:t>
      </w:r>
      <w:r w:rsidR="00226A2D">
        <w:rPr>
          <w:rFonts w:ascii="Times New Roman" w:hAnsi="Times New Roman"/>
          <w:color w:val="000000" w:themeColor="text1"/>
          <w:sz w:val="24"/>
          <w:szCs w:val="24"/>
        </w:rPr>
        <w:t>de dados relacionais e o modelo-</w:t>
      </w:r>
      <w:r w:rsidRPr="00D60B8C">
        <w:rPr>
          <w:rFonts w:ascii="Times New Roman" w:hAnsi="Times New Roman"/>
          <w:color w:val="000000" w:themeColor="text1"/>
          <w:sz w:val="24"/>
          <w:szCs w:val="24"/>
        </w:rPr>
        <w:t>objeto de uma aplicação, mediante o uso de arquivos (XML) para estabelecer esta relação.</w:t>
      </w:r>
    </w:p>
    <w:p w:rsidR="00143AFF" w:rsidRPr="00D60B8C" w:rsidRDefault="00143AFF"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O objetivo do Hibernate é diminuir a complexidade entre os programas Java, </w:t>
      </w:r>
      <w:r w:rsidR="00226A2D">
        <w:rPr>
          <w:rFonts w:ascii="Times New Roman" w:hAnsi="Times New Roman"/>
          <w:color w:val="000000" w:themeColor="text1"/>
          <w:sz w:val="24"/>
          <w:szCs w:val="24"/>
        </w:rPr>
        <w:t>com base</w:t>
      </w:r>
      <w:r w:rsidRPr="00D60B8C">
        <w:rPr>
          <w:rFonts w:ascii="Times New Roman" w:hAnsi="Times New Roman"/>
          <w:color w:val="000000" w:themeColor="text1"/>
          <w:sz w:val="24"/>
          <w:szCs w:val="24"/>
        </w:rPr>
        <w:t xml:space="preserve"> no modelo orientado a objeto, que precisam trabalhar com um banco de dados do modelo relacional (presente na maioria dos SGDBs). Em especial, no desenvolvimento de consultas e atualizações dos dados.</w:t>
      </w:r>
    </w:p>
    <w:p w:rsidR="00143AFF" w:rsidRPr="00D60B8C" w:rsidRDefault="00143AFF"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S</w:t>
      </w:r>
      <w:r w:rsidR="00076B3B" w:rsidRPr="00D60B8C">
        <w:rPr>
          <w:rFonts w:ascii="Times New Roman" w:hAnsi="Times New Roman"/>
          <w:color w:val="000000" w:themeColor="text1"/>
          <w:sz w:val="24"/>
          <w:szCs w:val="24"/>
        </w:rPr>
        <w:t xml:space="preserve">ua principal característica é o mapeamento </w:t>
      </w:r>
      <w:r w:rsidRPr="00D60B8C">
        <w:rPr>
          <w:rFonts w:ascii="Times New Roman" w:hAnsi="Times New Roman"/>
          <w:color w:val="000000" w:themeColor="text1"/>
          <w:sz w:val="24"/>
          <w:szCs w:val="24"/>
        </w:rPr>
        <w:t xml:space="preserve">das classes em Java para tabelas de dados (e dos tipos de dados Java para os da SQL). O Hibernate gera as chamadas SQL e libera o desenvolvedor do trabalho manual da conversão dos dados resultante, mantendo o programa </w:t>
      </w:r>
      <w:r w:rsidRPr="00D60B8C">
        <w:rPr>
          <w:rFonts w:ascii="Times New Roman" w:hAnsi="Times New Roman"/>
          <w:color w:val="000000" w:themeColor="text1"/>
          <w:sz w:val="24"/>
          <w:szCs w:val="24"/>
        </w:rPr>
        <w:lastRenderedPageBreak/>
        <w:t>portável para quaisquer bancos de dados SQL, porém causando um pequeno aumento no tempo de execução.</w:t>
      </w:r>
    </w:p>
    <w:p w:rsidR="00143AFF" w:rsidRPr="00D60B8C" w:rsidRDefault="00143AFF"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Nas questões relacionadas</w:t>
      </w:r>
      <w:r w:rsidR="00226A2D">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o gerenciamento de transações e a tecnologia de acesso à base de dados são de responsabilidade de outros elementos na infraestrutura do programa. Apesar de existirem API</w:t>
      </w:r>
      <w:r w:rsidR="00226A2D">
        <w:rPr>
          <w:rFonts w:ascii="Times New Roman" w:hAnsi="Times New Roman"/>
          <w:color w:val="000000" w:themeColor="text1"/>
          <w:sz w:val="24"/>
          <w:szCs w:val="24"/>
        </w:rPr>
        <w:t>s</w:t>
      </w:r>
      <w:r w:rsidRPr="00D60B8C">
        <w:rPr>
          <w:rFonts w:ascii="Times New Roman" w:hAnsi="Times New Roman"/>
          <w:color w:val="000000" w:themeColor="text1"/>
          <w:sz w:val="24"/>
          <w:szCs w:val="24"/>
        </w:rPr>
        <w:t xml:space="preserve"> no Hibernate para possuir operações de controle transacional, ele simplesmente delegará estas funções para a infraestrutura na qual foi instalada.</w:t>
      </w:r>
    </w:p>
    <w:p w:rsidR="00143AFF" w:rsidRPr="00D60B8C" w:rsidRDefault="00143AFF"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No caso de aplicações construídas para serem executadas em servidores de aplicação, o gerenciamento das transações é realizado segundo o padrão JTA. Já nas aplicações standalone, o programa delega o tratamento transacional ao driver JDBC.</w:t>
      </w:r>
    </w:p>
    <w:p w:rsidR="00143AFF" w:rsidRPr="00D60B8C" w:rsidRDefault="00226A2D" w:rsidP="00B24984">
      <w:pPr>
        <w:spacing w:line="360" w:lineRule="auto"/>
        <w:ind w:firstLine="708"/>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O </w:t>
      </w:r>
      <w:r w:rsidR="00143AFF" w:rsidRPr="00D60B8C">
        <w:rPr>
          <w:rFonts w:ascii="Times New Roman" w:hAnsi="Times New Roman"/>
          <w:color w:val="000000" w:themeColor="text1"/>
          <w:sz w:val="24"/>
          <w:szCs w:val="24"/>
        </w:rPr>
        <w:t>Hibernate pode ser utilizado em aplicações Java standalone ou em aplicações Java EE, utilizando servlet ou sessões EJB beans.</w:t>
      </w:r>
      <w:r>
        <w:rPr>
          <w:rFonts w:ascii="Times New Roman" w:hAnsi="Times New Roman"/>
          <w:color w:val="000000" w:themeColor="text1"/>
          <w:sz w:val="24"/>
          <w:szCs w:val="24"/>
        </w:rPr>
        <w:t xml:space="preserve"> Ele </w:t>
      </w:r>
      <w:r w:rsidR="00143AFF" w:rsidRPr="00D60B8C">
        <w:rPr>
          <w:rFonts w:ascii="Times New Roman" w:hAnsi="Times New Roman"/>
          <w:color w:val="000000" w:themeColor="text1"/>
          <w:sz w:val="24"/>
          <w:szCs w:val="24"/>
        </w:rPr>
        <w:t xml:space="preserve">é um </w:t>
      </w:r>
      <w:r w:rsidR="00143AFF" w:rsidRPr="00226A2D">
        <w:rPr>
          <w:rFonts w:ascii="Times New Roman" w:hAnsi="Times New Roman"/>
          <w:i/>
          <w:color w:val="000000" w:themeColor="text1"/>
          <w:sz w:val="24"/>
          <w:szCs w:val="24"/>
        </w:rPr>
        <w:t>software</w:t>
      </w:r>
      <w:r w:rsidR="00143AFF" w:rsidRPr="00D60B8C">
        <w:rPr>
          <w:rFonts w:ascii="Times New Roman" w:hAnsi="Times New Roman"/>
          <w:color w:val="000000" w:themeColor="text1"/>
          <w:sz w:val="24"/>
          <w:szCs w:val="24"/>
        </w:rPr>
        <w:t xml:space="preserve"> livre de código aberto</w:t>
      </w:r>
      <w:r w:rsidR="00D61F0E">
        <w:rPr>
          <w:rFonts w:ascii="Times New Roman" w:hAnsi="Times New Roman"/>
          <w:color w:val="000000" w:themeColor="text1"/>
          <w:sz w:val="24"/>
          <w:szCs w:val="24"/>
        </w:rPr>
        <w:t xml:space="preserve"> distribuído com a licença LGPL e </w:t>
      </w:r>
      <w:r w:rsidR="00143AFF" w:rsidRPr="00D60B8C">
        <w:rPr>
          <w:rFonts w:ascii="Times New Roman" w:hAnsi="Times New Roman"/>
          <w:color w:val="000000" w:themeColor="text1"/>
          <w:sz w:val="24"/>
          <w:szCs w:val="24"/>
        </w:rPr>
        <w:t>foi criado por desenvolvedores Java, espalhados ao redor do mundo, e liderado por Gavin King. Posteriormente,</w:t>
      </w:r>
      <w:r w:rsidR="00D61F0E">
        <w:rPr>
          <w:rFonts w:ascii="Times New Roman" w:hAnsi="Times New Roman"/>
          <w:color w:val="000000" w:themeColor="text1"/>
          <w:sz w:val="24"/>
          <w:szCs w:val="24"/>
        </w:rPr>
        <w:t xml:space="preserve"> a</w:t>
      </w:r>
      <w:r w:rsidR="00143AFF" w:rsidRPr="00D60B8C">
        <w:rPr>
          <w:rFonts w:ascii="Times New Roman" w:hAnsi="Times New Roman"/>
          <w:color w:val="000000" w:themeColor="text1"/>
          <w:sz w:val="24"/>
          <w:szCs w:val="24"/>
        </w:rPr>
        <w:t xml:space="preserve"> JBoss Inc (empresa comprada pela Red Hat) contratou os principais desenvolvedores do programa para fazer o seu suporte.</w:t>
      </w:r>
    </w:p>
    <w:p w:rsidR="00143AFF" w:rsidRPr="00D60B8C" w:rsidRDefault="00143AFF"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A atual versão do Hibernate é a 3.x, que incorporou características como a nova arquitetura Interceptor/Callback, filtros definidos pelo usuário e anotações JDK 5.0 (Metadados do Java), que substitui os arquivos XML. </w:t>
      </w:r>
      <w:r w:rsidR="00D61F0E">
        <w:rPr>
          <w:rFonts w:ascii="Times New Roman" w:hAnsi="Times New Roman"/>
          <w:color w:val="000000" w:themeColor="text1"/>
          <w:sz w:val="24"/>
          <w:szCs w:val="24"/>
        </w:rPr>
        <w:t xml:space="preserve">O </w:t>
      </w:r>
      <w:r w:rsidRPr="00D60B8C">
        <w:rPr>
          <w:rFonts w:ascii="Times New Roman" w:hAnsi="Times New Roman"/>
          <w:color w:val="000000" w:themeColor="text1"/>
          <w:sz w:val="24"/>
          <w:szCs w:val="24"/>
        </w:rPr>
        <w:t>Hibernate 3 também se aproxima das especificações EJB 3.0 e atua como a espinha dorsal das implementações EJB 3.0 em JBoss.</w:t>
      </w:r>
    </w:p>
    <w:p w:rsidR="00143AFF" w:rsidRPr="00D60B8C" w:rsidRDefault="00143AFF"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HQL (Hibernate Query Language) é um dialeto SQL para o Hibernate. Ela é uma poderosa linguagem de consulta que se parece muito com a SQL, mas a HQL é totalmente orientada a objeto, incluindo os paradigmas de herança, polimorfismo e encapsulamento.</w:t>
      </w:r>
    </w:p>
    <w:p w:rsidR="00143AFF" w:rsidRPr="00D60B8C" w:rsidRDefault="00143AFF"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No Hibernate, </w:t>
      </w:r>
      <w:r w:rsidR="00D61F0E">
        <w:rPr>
          <w:rFonts w:ascii="Times New Roman" w:hAnsi="Times New Roman"/>
          <w:color w:val="000000" w:themeColor="text1"/>
          <w:sz w:val="24"/>
          <w:szCs w:val="24"/>
        </w:rPr>
        <w:t xml:space="preserve">há a possibilidade de se </w:t>
      </w:r>
      <w:r w:rsidRPr="00D60B8C">
        <w:rPr>
          <w:rFonts w:ascii="Times New Roman" w:hAnsi="Times New Roman"/>
          <w:color w:val="000000" w:themeColor="text1"/>
          <w:sz w:val="24"/>
          <w:szCs w:val="24"/>
        </w:rPr>
        <w:t>escolher tanto usar a SQL quanto a HQL. Escolhendo a HQL, você poderá executar os pedidos SQL sobre as classes de persistência do Java ao invés de tabelas no banco de dados, aumentando, assim, a distância entre o desenvolvimento da</w:t>
      </w:r>
      <w:r w:rsidR="00E746A7" w:rsidRPr="00D60B8C">
        <w:rPr>
          <w:rFonts w:ascii="Times New Roman" w:hAnsi="Times New Roman"/>
          <w:color w:val="000000" w:themeColor="text1"/>
          <w:sz w:val="24"/>
          <w:szCs w:val="24"/>
        </w:rPr>
        <w:t>s</w:t>
      </w:r>
      <w:r w:rsidRPr="00D60B8C">
        <w:rPr>
          <w:rFonts w:ascii="Times New Roman" w:hAnsi="Times New Roman"/>
          <w:color w:val="000000" w:themeColor="text1"/>
          <w:sz w:val="24"/>
          <w:szCs w:val="24"/>
        </w:rPr>
        <w:t xml:space="preserve"> regras de negócio e o banco de dados.</w:t>
      </w:r>
    </w:p>
    <w:p w:rsidR="00D42F67" w:rsidRDefault="00D42F67" w:rsidP="00B24984">
      <w:pPr>
        <w:spacing w:line="360" w:lineRule="auto"/>
        <w:jc w:val="both"/>
        <w:rPr>
          <w:rFonts w:ascii="Times New Roman" w:hAnsi="Times New Roman"/>
          <w:b/>
          <w:color w:val="000000" w:themeColor="text1"/>
          <w:sz w:val="24"/>
          <w:szCs w:val="24"/>
        </w:rPr>
      </w:pPr>
    </w:p>
    <w:p w:rsidR="009158F4" w:rsidRDefault="009158F4" w:rsidP="00B24984">
      <w:pPr>
        <w:spacing w:line="360" w:lineRule="auto"/>
        <w:jc w:val="both"/>
        <w:rPr>
          <w:rFonts w:ascii="Times New Roman" w:hAnsi="Times New Roman"/>
          <w:b/>
          <w:color w:val="000000" w:themeColor="text1"/>
          <w:sz w:val="24"/>
          <w:szCs w:val="24"/>
        </w:rPr>
      </w:pPr>
    </w:p>
    <w:p w:rsidR="009158F4" w:rsidRDefault="009158F4" w:rsidP="00B24984">
      <w:pPr>
        <w:spacing w:line="360" w:lineRule="auto"/>
        <w:jc w:val="both"/>
        <w:rPr>
          <w:rFonts w:ascii="Times New Roman" w:hAnsi="Times New Roman"/>
          <w:b/>
          <w:color w:val="000000" w:themeColor="text1"/>
          <w:sz w:val="24"/>
          <w:szCs w:val="24"/>
        </w:rPr>
      </w:pPr>
    </w:p>
    <w:p w:rsidR="009158F4" w:rsidRPr="00D60B8C" w:rsidRDefault="009158F4" w:rsidP="00B24984">
      <w:pPr>
        <w:spacing w:line="360" w:lineRule="auto"/>
        <w:jc w:val="both"/>
        <w:rPr>
          <w:rFonts w:ascii="Times New Roman" w:hAnsi="Times New Roman"/>
          <w:b/>
          <w:color w:val="000000" w:themeColor="text1"/>
          <w:sz w:val="24"/>
          <w:szCs w:val="24"/>
        </w:rPr>
      </w:pPr>
    </w:p>
    <w:p w:rsidR="00445762" w:rsidRPr="00D60B8C" w:rsidRDefault="00445762" w:rsidP="00B24984">
      <w:pPr>
        <w:pStyle w:val="PargrafodaLista"/>
        <w:numPr>
          <w:ilvl w:val="2"/>
          <w:numId w:val="9"/>
        </w:numPr>
        <w:spacing w:line="360" w:lineRule="auto"/>
        <w:jc w:val="both"/>
        <w:outlineLvl w:val="2"/>
        <w:rPr>
          <w:rFonts w:ascii="Times New Roman" w:hAnsi="Times New Roman" w:cs="Times New Roman"/>
          <w:b/>
          <w:color w:val="000000" w:themeColor="text1"/>
          <w:sz w:val="24"/>
          <w:szCs w:val="24"/>
        </w:rPr>
      </w:pPr>
      <w:bookmarkStart w:id="64" w:name="_Toc277712159"/>
      <w:r w:rsidRPr="00D60B8C">
        <w:rPr>
          <w:rFonts w:ascii="Times New Roman" w:hAnsi="Times New Roman" w:cs="Times New Roman"/>
          <w:b/>
          <w:color w:val="000000" w:themeColor="text1"/>
          <w:sz w:val="24"/>
          <w:szCs w:val="24"/>
        </w:rPr>
        <w:lastRenderedPageBreak/>
        <w:t>RichFaces</w:t>
      </w:r>
      <w:bookmarkEnd w:id="64"/>
    </w:p>
    <w:p w:rsidR="00D42F67" w:rsidRPr="00D60B8C" w:rsidRDefault="00D42F67" w:rsidP="00B24984">
      <w:pPr>
        <w:spacing w:line="360" w:lineRule="auto"/>
        <w:jc w:val="both"/>
        <w:rPr>
          <w:rFonts w:ascii="Times New Roman" w:hAnsi="Times New Roman"/>
          <w:color w:val="000000" w:themeColor="text1"/>
          <w:sz w:val="24"/>
          <w:szCs w:val="24"/>
        </w:rPr>
      </w:pPr>
    </w:p>
    <w:p w:rsidR="00271071" w:rsidRPr="00D60B8C" w:rsidRDefault="00D61F0E" w:rsidP="00B24984">
      <w:pPr>
        <w:spacing w:line="360" w:lineRule="auto"/>
        <w:ind w:firstLine="708"/>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O </w:t>
      </w:r>
      <w:r w:rsidR="00271071" w:rsidRPr="00D60B8C">
        <w:rPr>
          <w:rFonts w:ascii="Times New Roman" w:hAnsi="Times New Roman"/>
          <w:color w:val="000000" w:themeColor="text1"/>
          <w:sz w:val="24"/>
          <w:szCs w:val="24"/>
        </w:rPr>
        <w:t xml:space="preserve">RichFaces é um “open-source” Ajax habilitado para biblioteca de componentes JavaServer Faces criado </w:t>
      </w:r>
      <w:r>
        <w:rPr>
          <w:rFonts w:ascii="Times New Roman" w:hAnsi="Times New Roman"/>
          <w:color w:val="000000" w:themeColor="text1"/>
          <w:sz w:val="24"/>
          <w:szCs w:val="24"/>
        </w:rPr>
        <w:t>pelo</w:t>
      </w:r>
      <w:r w:rsidR="00271071" w:rsidRPr="00D60B8C">
        <w:rPr>
          <w:rFonts w:ascii="Times New Roman" w:hAnsi="Times New Roman"/>
          <w:color w:val="000000" w:themeColor="text1"/>
          <w:sz w:val="24"/>
          <w:szCs w:val="24"/>
        </w:rPr>
        <w:t xml:space="preserve"> JBoss.org. Ele permite a fácil integração de Ajax capacidades em desenvolvimento de aplicações corporativas.</w:t>
      </w:r>
      <w:r>
        <w:rPr>
          <w:rFonts w:ascii="Times New Roman" w:hAnsi="Times New Roman"/>
          <w:color w:val="000000" w:themeColor="text1"/>
          <w:sz w:val="24"/>
          <w:szCs w:val="24"/>
        </w:rPr>
        <w:t xml:space="preserve"> O </w:t>
      </w:r>
      <w:r w:rsidR="00271071" w:rsidRPr="00D60B8C">
        <w:rPr>
          <w:rFonts w:ascii="Times New Roman" w:hAnsi="Times New Roman"/>
          <w:color w:val="000000" w:themeColor="text1"/>
          <w:sz w:val="24"/>
          <w:szCs w:val="24"/>
        </w:rPr>
        <w:t>RichFaces é mais do que apenas uma biblioteca de componentes para JavaServer Faces. Ele acrescenta:</w:t>
      </w:r>
    </w:p>
    <w:p w:rsidR="00271071" w:rsidRPr="00D61F0E" w:rsidRDefault="00271071" w:rsidP="00B24984">
      <w:pPr>
        <w:pStyle w:val="PargrafodaLista"/>
        <w:numPr>
          <w:ilvl w:val="0"/>
          <w:numId w:val="19"/>
        </w:numPr>
        <w:spacing w:line="360" w:lineRule="auto"/>
        <w:jc w:val="both"/>
        <w:rPr>
          <w:rFonts w:ascii="Times New Roman" w:hAnsi="Times New Roman"/>
          <w:color w:val="000000" w:themeColor="text1"/>
          <w:sz w:val="24"/>
          <w:szCs w:val="24"/>
        </w:rPr>
      </w:pPr>
      <w:r w:rsidRPr="00D61F0E">
        <w:rPr>
          <w:rFonts w:ascii="Times New Roman" w:hAnsi="Times New Roman"/>
          <w:color w:val="000000" w:themeColor="text1"/>
          <w:sz w:val="24"/>
          <w:szCs w:val="24"/>
        </w:rPr>
        <w:t>Skinability (facilmente alterar e atualizar a aplicação - look and feel)</w:t>
      </w:r>
      <w:r w:rsidR="00D61F0E">
        <w:rPr>
          <w:rFonts w:ascii="Times New Roman" w:hAnsi="Times New Roman"/>
          <w:color w:val="000000" w:themeColor="text1"/>
          <w:sz w:val="24"/>
          <w:szCs w:val="24"/>
        </w:rPr>
        <w:t>.</w:t>
      </w:r>
    </w:p>
    <w:p w:rsidR="00271071" w:rsidRPr="00D61F0E" w:rsidRDefault="00271071" w:rsidP="00B24984">
      <w:pPr>
        <w:pStyle w:val="PargrafodaLista"/>
        <w:numPr>
          <w:ilvl w:val="0"/>
          <w:numId w:val="19"/>
        </w:numPr>
        <w:spacing w:line="360" w:lineRule="auto"/>
        <w:jc w:val="both"/>
        <w:rPr>
          <w:rFonts w:ascii="Times New Roman" w:hAnsi="Times New Roman"/>
          <w:color w:val="000000" w:themeColor="text1"/>
          <w:sz w:val="24"/>
          <w:szCs w:val="24"/>
        </w:rPr>
      </w:pPr>
      <w:r w:rsidRPr="00D61F0E">
        <w:rPr>
          <w:rFonts w:ascii="Times New Roman" w:hAnsi="Times New Roman"/>
          <w:color w:val="000000" w:themeColor="text1"/>
          <w:sz w:val="24"/>
          <w:szCs w:val="24"/>
        </w:rPr>
        <w:t>Component Development Kit (CDK) para ajudar na construção de componentes JavaServer Faces</w:t>
      </w:r>
      <w:r w:rsidR="00D61F0E">
        <w:rPr>
          <w:rFonts w:ascii="Times New Roman" w:hAnsi="Times New Roman"/>
          <w:color w:val="000000" w:themeColor="text1"/>
          <w:sz w:val="24"/>
          <w:szCs w:val="24"/>
        </w:rPr>
        <w:t>.</w:t>
      </w:r>
    </w:p>
    <w:p w:rsidR="00271071" w:rsidRPr="00D61F0E" w:rsidRDefault="00271071" w:rsidP="00B24984">
      <w:pPr>
        <w:pStyle w:val="PargrafodaLista"/>
        <w:numPr>
          <w:ilvl w:val="0"/>
          <w:numId w:val="19"/>
        </w:numPr>
        <w:spacing w:line="360" w:lineRule="auto"/>
        <w:jc w:val="both"/>
        <w:rPr>
          <w:rFonts w:ascii="Times New Roman" w:hAnsi="Times New Roman"/>
          <w:color w:val="000000" w:themeColor="text1"/>
          <w:sz w:val="24"/>
          <w:szCs w:val="24"/>
        </w:rPr>
      </w:pPr>
      <w:r w:rsidRPr="00D61F0E">
        <w:rPr>
          <w:rFonts w:ascii="Times New Roman" w:hAnsi="Times New Roman"/>
          <w:color w:val="000000" w:themeColor="text1"/>
          <w:sz w:val="24"/>
          <w:szCs w:val="24"/>
        </w:rPr>
        <w:t>Dynamic Resource Framework</w:t>
      </w:r>
      <w:r w:rsidR="00D61F0E">
        <w:rPr>
          <w:rFonts w:ascii="Times New Roman" w:hAnsi="Times New Roman"/>
          <w:color w:val="000000" w:themeColor="text1"/>
          <w:sz w:val="24"/>
          <w:szCs w:val="24"/>
        </w:rPr>
        <w:t>.</w:t>
      </w:r>
    </w:p>
    <w:p w:rsidR="00271071" w:rsidRPr="00D61F0E" w:rsidRDefault="00271071" w:rsidP="00B24984">
      <w:pPr>
        <w:pStyle w:val="PargrafodaLista"/>
        <w:numPr>
          <w:ilvl w:val="0"/>
          <w:numId w:val="19"/>
        </w:numPr>
        <w:spacing w:line="360" w:lineRule="auto"/>
        <w:jc w:val="both"/>
        <w:rPr>
          <w:rFonts w:ascii="Times New Roman" w:hAnsi="Times New Roman"/>
          <w:color w:val="000000" w:themeColor="text1"/>
          <w:sz w:val="24"/>
          <w:szCs w:val="24"/>
        </w:rPr>
      </w:pPr>
      <w:r w:rsidRPr="00D61F0E">
        <w:rPr>
          <w:rFonts w:ascii="Times New Roman" w:hAnsi="Times New Roman"/>
          <w:color w:val="000000" w:themeColor="text1"/>
          <w:sz w:val="24"/>
          <w:szCs w:val="24"/>
        </w:rPr>
        <w:t>Comp</w:t>
      </w:r>
      <w:r w:rsidR="00D61F0E">
        <w:rPr>
          <w:rFonts w:ascii="Times New Roman" w:hAnsi="Times New Roman"/>
          <w:color w:val="000000" w:themeColor="text1"/>
          <w:sz w:val="24"/>
          <w:szCs w:val="24"/>
        </w:rPr>
        <w:t>onentes de controle baseado em A</w:t>
      </w:r>
      <w:r w:rsidRPr="00D61F0E">
        <w:rPr>
          <w:rFonts w:ascii="Times New Roman" w:hAnsi="Times New Roman"/>
          <w:color w:val="000000" w:themeColor="text1"/>
          <w:sz w:val="24"/>
          <w:szCs w:val="24"/>
        </w:rPr>
        <w:t xml:space="preserve">jax. </w:t>
      </w:r>
    </w:p>
    <w:p w:rsidR="00271071" w:rsidRPr="00D60B8C" w:rsidRDefault="00271071" w:rsidP="00B24984">
      <w:pPr>
        <w:spacing w:line="360" w:lineRule="auto"/>
        <w:ind w:firstLine="360"/>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RichFaces é oriundo do Ajax4JSF Framework que foi criado e desenhado por Alexander Smirnov. No outono de 2005, se juntou a Exadel Smirnov e continuou a desenvolver o framework.  A primeira versão do que viria a ser </w:t>
      </w:r>
      <w:r w:rsidR="00D61F0E">
        <w:rPr>
          <w:rFonts w:ascii="Times New Roman" w:hAnsi="Times New Roman"/>
          <w:color w:val="000000" w:themeColor="text1"/>
          <w:sz w:val="24"/>
          <w:szCs w:val="24"/>
        </w:rPr>
        <w:t xml:space="preserve">o </w:t>
      </w:r>
      <w:r w:rsidRPr="00D60B8C">
        <w:rPr>
          <w:rFonts w:ascii="Times New Roman" w:hAnsi="Times New Roman"/>
          <w:color w:val="000000" w:themeColor="text1"/>
          <w:sz w:val="24"/>
          <w:szCs w:val="24"/>
        </w:rPr>
        <w:t>Ajax4JSF foi lançado em março de 2006. Mais tarde no mesmo ano</w:t>
      </w:r>
      <w:r w:rsidR="00D61F0E">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a estrutura Ajax4JSF e Rich Faces nasceu. Desenvolvedores especifica</w:t>
      </w:r>
      <w:r w:rsidR="00E547CB" w:rsidRPr="00D60B8C">
        <w:rPr>
          <w:rFonts w:ascii="Times New Roman" w:hAnsi="Times New Roman"/>
          <w:color w:val="000000" w:themeColor="text1"/>
          <w:sz w:val="24"/>
          <w:szCs w:val="24"/>
        </w:rPr>
        <w:t>m</w:t>
      </w:r>
      <w:r w:rsidRPr="00D60B8C">
        <w:rPr>
          <w:rFonts w:ascii="Times New Roman" w:hAnsi="Times New Roman"/>
          <w:color w:val="000000" w:themeColor="text1"/>
          <w:sz w:val="24"/>
          <w:szCs w:val="24"/>
        </w:rPr>
        <w:t xml:space="preserve"> quais partes da página devem ser processados no servidor depois de algumas ações do usuário lado cliente e que as partes devem ser atualizad</w:t>
      </w:r>
      <w:r w:rsidR="00E547CB" w:rsidRPr="00D60B8C">
        <w:rPr>
          <w:rFonts w:ascii="Times New Roman" w:hAnsi="Times New Roman"/>
          <w:color w:val="000000" w:themeColor="text1"/>
          <w:sz w:val="24"/>
          <w:szCs w:val="24"/>
        </w:rPr>
        <w:t>as após o processamento.</w:t>
      </w:r>
      <w:r w:rsidRPr="00D60B8C">
        <w:rPr>
          <w:rFonts w:ascii="Times New Roman" w:hAnsi="Times New Roman"/>
          <w:color w:val="000000" w:themeColor="text1"/>
          <w:sz w:val="24"/>
          <w:szCs w:val="24"/>
        </w:rPr>
        <w:t xml:space="preserve"> Ajax4JSF tornou-se um projeto de código aberto hospedado no Java.net enquanto RichFaces tornou-se uma biblioteca de componentes JSF comercial.</w:t>
      </w:r>
    </w:p>
    <w:p w:rsidR="00271071" w:rsidRPr="00D60B8C" w:rsidRDefault="00271071" w:rsidP="00B24984">
      <w:pPr>
        <w:spacing w:line="360" w:lineRule="auto"/>
        <w:ind w:firstLine="360"/>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Em março de 2007</w:t>
      </w:r>
      <w:r w:rsidR="00E547CB" w:rsidRPr="00D60B8C">
        <w:rPr>
          <w:rFonts w:ascii="Times New Roman" w:hAnsi="Times New Roman"/>
          <w:color w:val="000000" w:themeColor="text1"/>
          <w:sz w:val="24"/>
          <w:szCs w:val="24"/>
        </w:rPr>
        <w:t xml:space="preserve"> a</w:t>
      </w:r>
      <w:r w:rsidRPr="00D60B8C">
        <w:rPr>
          <w:rFonts w:ascii="Times New Roman" w:hAnsi="Times New Roman"/>
          <w:color w:val="000000" w:themeColor="text1"/>
          <w:sz w:val="24"/>
          <w:szCs w:val="24"/>
        </w:rPr>
        <w:t xml:space="preserve"> JBoss (agora uma divisão da Red Hat ) e Exadel </w:t>
      </w:r>
      <w:r w:rsidR="00E547CB" w:rsidRPr="00D60B8C">
        <w:rPr>
          <w:rFonts w:ascii="Times New Roman" w:hAnsi="Times New Roman"/>
          <w:color w:val="000000" w:themeColor="text1"/>
          <w:sz w:val="24"/>
          <w:szCs w:val="24"/>
        </w:rPr>
        <w:t>firmaram</w:t>
      </w:r>
      <w:r w:rsidRPr="00D60B8C">
        <w:rPr>
          <w:rFonts w:ascii="Times New Roman" w:hAnsi="Times New Roman"/>
          <w:color w:val="000000" w:themeColor="text1"/>
          <w:sz w:val="24"/>
          <w:szCs w:val="24"/>
        </w:rPr>
        <w:t xml:space="preserve"> uma parceria </w:t>
      </w:r>
      <w:r w:rsidR="00D61F0E">
        <w:rPr>
          <w:rFonts w:ascii="Times New Roman" w:hAnsi="Times New Roman"/>
          <w:color w:val="000000" w:themeColor="text1"/>
          <w:sz w:val="24"/>
          <w:szCs w:val="24"/>
        </w:rPr>
        <w:t>na qual</w:t>
      </w:r>
      <w:r w:rsidRPr="00D60B8C">
        <w:rPr>
          <w:rFonts w:ascii="Times New Roman" w:hAnsi="Times New Roman"/>
          <w:color w:val="000000" w:themeColor="text1"/>
          <w:sz w:val="24"/>
          <w:szCs w:val="24"/>
        </w:rPr>
        <w:t xml:space="preserve"> Ajax4JSF e RichFaces </w:t>
      </w:r>
      <w:r w:rsidR="00D61F0E">
        <w:rPr>
          <w:rFonts w:ascii="Times New Roman" w:hAnsi="Times New Roman"/>
          <w:color w:val="000000" w:themeColor="text1"/>
          <w:sz w:val="24"/>
          <w:szCs w:val="24"/>
        </w:rPr>
        <w:t>estariam</w:t>
      </w:r>
      <w:r w:rsidRPr="00D60B8C">
        <w:rPr>
          <w:rFonts w:ascii="Times New Roman" w:hAnsi="Times New Roman"/>
          <w:color w:val="000000" w:themeColor="text1"/>
          <w:sz w:val="24"/>
          <w:szCs w:val="24"/>
        </w:rPr>
        <w:t xml:space="preserve"> agora sob </w:t>
      </w:r>
      <w:r w:rsidR="00E547CB" w:rsidRPr="00D60B8C">
        <w:rPr>
          <w:rFonts w:ascii="Times New Roman" w:hAnsi="Times New Roman"/>
          <w:color w:val="000000" w:themeColor="text1"/>
          <w:sz w:val="24"/>
          <w:szCs w:val="24"/>
        </w:rPr>
        <w:t>o</w:t>
      </w:r>
      <w:r w:rsidRPr="00D60B8C">
        <w:rPr>
          <w:rFonts w:ascii="Times New Roman" w:hAnsi="Times New Roman"/>
          <w:color w:val="000000" w:themeColor="text1"/>
          <w:sz w:val="24"/>
          <w:szCs w:val="24"/>
        </w:rPr>
        <w:t xml:space="preserve"> </w:t>
      </w:r>
      <w:r w:rsidR="00E547CB" w:rsidRPr="00D60B8C">
        <w:rPr>
          <w:rFonts w:ascii="Times New Roman" w:hAnsi="Times New Roman"/>
          <w:color w:val="000000" w:themeColor="text1"/>
          <w:sz w:val="24"/>
          <w:szCs w:val="24"/>
        </w:rPr>
        <w:t>escudo</w:t>
      </w:r>
      <w:r w:rsidRPr="00D60B8C">
        <w:rPr>
          <w:rFonts w:ascii="Times New Roman" w:hAnsi="Times New Roman"/>
          <w:color w:val="000000" w:themeColor="text1"/>
          <w:sz w:val="24"/>
          <w:szCs w:val="24"/>
        </w:rPr>
        <w:t xml:space="preserve"> da JBoss e ser</w:t>
      </w:r>
      <w:r w:rsidR="00D61F0E">
        <w:rPr>
          <w:rFonts w:ascii="Times New Roman" w:hAnsi="Times New Roman"/>
          <w:color w:val="000000" w:themeColor="text1"/>
          <w:sz w:val="24"/>
          <w:szCs w:val="24"/>
        </w:rPr>
        <w:t>ia</w:t>
      </w:r>
      <w:r w:rsidRPr="00D60B8C">
        <w:rPr>
          <w:rFonts w:ascii="Times New Roman" w:hAnsi="Times New Roman"/>
          <w:color w:val="000000" w:themeColor="text1"/>
          <w:sz w:val="24"/>
          <w:szCs w:val="24"/>
        </w:rPr>
        <w:t xml:space="preserve"> chamado </w:t>
      </w:r>
      <w:r w:rsidR="00E547CB" w:rsidRPr="00D60B8C">
        <w:rPr>
          <w:rFonts w:ascii="Times New Roman" w:hAnsi="Times New Roman"/>
          <w:color w:val="000000" w:themeColor="text1"/>
          <w:sz w:val="24"/>
          <w:szCs w:val="24"/>
        </w:rPr>
        <w:t xml:space="preserve">de </w:t>
      </w:r>
      <w:r w:rsidRPr="00D60B8C">
        <w:rPr>
          <w:rFonts w:ascii="Times New Roman" w:hAnsi="Times New Roman"/>
          <w:color w:val="000000" w:themeColor="text1"/>
          <w:sz w:val="24"/>
          <w:szCs w:val="24"/>
        </w:rPr>
        <w:t>JBoss Ajax4JSF e JBoss RichFaces.</w:t>
      </w:r>
      <w:r w:rsidR="00E547CB" w:rsidRPr="00D60B8C">
        <w:rPr>
          <w:rFonts w:ascii="Times New Roman" w:hAnsi="Times New Roman"/>
          <w:color w:val="000000" w:themeColor="text1"/>
          <w:sz w:val="24"/>
          <w:szCs w:val="24"/>
        </w:rPr>
        <w:t xml:space="preserve"> </w:t>
      </w:r>
      <w:r w:rsidRPr="00D60B8C">
        <w:rPr>
          <w:rFonts w:ascii="Times New Roman" w:hAnsi="Times New Roman"/>
          <w:color w:val="000000" w:themeColor="text1"/>
          <w:sz w:val="24"/>
          <w:szCs w:val="24"/>
        </w:rPr>
        <w:t xml:space="preserve"> Em setembro de 2007, JBoss e Exadel decidi</w:t>
      </w:r>
      <w:r w:rsidR="00E547CB" w:rsidRPr="00D60B8C">
        <w:rPr>
          <w:rFonts w:ascii="Times New Roman" w:hAnsi="Times New Roman"/>
          <w:color w:val="000000" w:themeColor="text1"/>
          <w:sz w:val="24"/>
          <w:szCs w:val="24"/>
        </w:rPr>
        <w:t>ram</w:t>
      </w:r>
      <w:r w:rsidRPr="00D60B8C">
        <w:rPr>
          <w:rFonts w:ascii="Times New Roman" w:hAnsi="Times New Roman"/>
          <w:color w:val="000000" w:themeColor="text1"/>
          <w:sz w:val="24"/>
          <w:szCs w:val="24"/>
        </w:rPr>
        <w:t xml:space="preserve"> fundir Ajax4JSF e </w:t>
      </w:r>
      <w:r w:rsidR="00E547CB" w:rsidRPr="00D60B8C">
        <w:rPr>
          <w:rFonts w:ascii="Times New Roman" w:hAnsi="Times New Roman"/>
          <w:color w:val="000000" w:themeColor="text1"/>
          <w:sz w:val="24"/>
          <w:szCs w:val="24"/>
        </w:rPr>
        <w:t>RichFaces sob o nome RichFaces. Concordaram que ambas as bibliotecas estariam</w:t>
      </w:r>
      <w:r w:rsidRPr="00D60B8C">
        <w:rPr>
          <w:rFonts w:ascii="Times New Roman" w:hAnsi="Times New Roman"/>
          <w:color w:val="000000" w:themeColor="text1"/>
          <w:sz w:val="24"/>
          <w:szCs w:val="24"/>
        </w:rPr>
        <w:t xml:space="preserve"> agora livres e </w:t>
      </w:r>
      <w:r w:rsidR="00E547CB" w:rsidRPr="00D60B8C">
        <w:rPr>
          <w:rFonts w:ascii="Times New Roman" w:hAnsi="Times New Roman"/>
          <w:color w:val="000000" w:themeColor="text1"/>
          <w:sz w:val="24"/>
          <w:szCs w:val="24"/>
        </w:rPr>
        <w:t>com</w:t>
      </w:r>
      <w:r w:rsidRPr="00D60B8C">
        <w:rPr>
          <w:rFonts w:ascii="Times New Roman" w:hAnsi="Times New Roman"/>
          <w:color w:val="000000" w:themeColor="text1"/>
          <w:sz w:val="24"/>
          <w:szCs w:val="24"/>
        </w:rPr>
        <w:t xml:space="preserve"> código aberto. Tendo apenas um</w:t>
      </w:r>
      <w:r w:rsidR="00E547CB" w:rsidRPr="00D60B8C">
        <w:rPr>
          <w:rFonts w:ascii="Times New Roman" w:hAnsi="Times New Roman"/>
          <w:color w:val="000000" w:themeColor="text1"/>
          <w:sz w:val="24"/>
          <w:szCs w:val="24"/>
        </w:rPr>
        <w:t>a versão do</w:t>
      </w:r>
      <w:r w:rsidRPr="00D60B8C">
        <w:rPr>
          <w:rFonts w:ascii="Times New Roman" w:hAnsi="Times New Roman"/>
          <w:color w:val="000000" w:themeColor="text1"/>
          <w:sz w:val="24"/>
          <w:szCs w:val="24"/>
        </w:rPr>
        <w:t xml:space="preserve"> produto </w:t>
      </w:r>
      <w:r w:rsidR="00E547CB" w:rsidRPr="00D60B8C">
        <w:rPr>
          <w:rFonts w:ascii="Times New Roman" w:hAnsi="Times New Roman"/>
          <w:color w:val="000000" w:themeColor="text1"/>
          <w:sz w:val="24"/>
          <w:szCs w:val="24"/>
        </w:rPr>
        <w:t>resolven</w:t>
      </w:r>
      <w:r w:rsidRPr="00D60B8C">
        <w:rPr>
          <w:rFonts w:ascii="Times New Roman" w:hAnsi="Times New Roman"/>
          <w:color w:val="000000" w:themeColor="text1"/>
          <w:sz w:val="24"/>
          <w:szCs w:val="24"/>
        </w:rPr>
        <w:t>do muitos problemas de compatibilidade que existiam antes, como qual versão do Ajax4JSF funciona com a versão do RichFaces.</w:t>
      </w:r>
    </w:p>
    <w:p w:rsidR="00A663D2" w:rsidRPr="00D60B8C" w:rsidRDefault="00A663D2" w:rsidP="00B24984">
      <w:pPr>
        <w:spacing w:line="360" w:lineRule="auto"/>
        <w:ind w:firstLine="360"/>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O framework é implementado como uma biblioteca de componentes que acrescenta Ajax em páginas existentes, para que o desenvolvedor não precise escrever nenhum JavaScript ou código para substituir componentes existentes com novos </w:t>
      </w:r>
      <w:r w:rsidRPr="00D61F0E">
        <w:rPr>
          <w:rFonts w:ascii="Times New Roman" w:hAnsi="Times New Roman"/>
          <w:i/>
          <w:color w:val="000000" w:themeColor="text1"/>
          <w:sz w:val="24"/>
          <w:szCs w:val="24"/>
        </w:rPr>
        <w:t>widgets</w:t>
      </w:r>
      <w:r w:rsidRPr="00D60B8C">
        <w:rPr>
          <w:rFonts w:ascii="Times New Roman" w:hAnsi="Times New Roman"/>
          <w:color w:val="000000" w:themeColor="text1"/>
          <w:sz w:val="24"/>
          <w:szCs w:val="24"/>
        </w:rPr>
        <w:t xml:space="preserve"> Ajax. </w:t>
      </w:r>
      <w:r w:rsidR="00D61F0E">
        <w:rPr>
          <w:rFonts w:ascii="Times New Roman" w:hAnsi="Times New Roman"/>
          <w:color w:val="000000" w:themeColor="text1"/>
          <w:sz w:val="24"/>
          <w:szCs w:val="24"/>
        </w:rPr>
        <w:t xml:space="preserve">O </w:t>
      </w:r>
      <w:r w:rsidRPr="00D60B8C">
        <w:rPr>
          <w:rFonts w:ascii="Times New Roman" w:hAnsi="Times New Roman"/>
          <w:color w:val="000000" w:themeColor="text1"/>
          <w:sz w:val="24"/>
          <w:szCs w:val="24"/>
        </w:rPr>
        <w:t xml:space="preserve">RichFaces permite amplo apoio na implementação de Ajax nas páginas. Assim, um programador pode definir o evento na página que invoca uma requisição Ajax e as áreas da página que devem ser </w:t>
      </w:r>
      <w:r w:rsidRPr="00D60B8C">
        <w:rPr>
          <w:rFonts w:ascii="Times New Roman" w:hAnsi="Times New Roman"/>
          <w:color w:val="000000" w:themeColor="text1"/>
          <w:sz w:val="24"/>
          <w:szCs w:val="24"/>
        </w:rPr>
        <w:lastRenderedPageBreak/>
        <w:t>sincronizad</w:t>
      </w:r>
      <w:r w:rsidR="00E746A7" w:rsidRPr="00D60B8C">
        <w:rPr>
          <w:rFonts w:ascii="Times New Roman" w:hAnsi="Times New Roman"/>
          <w:color w:val="000000" w:themeColor="text1"/>
          <w:sz w:val="24"/>
          <w:szCs w:val="24"/>
        </w:rPr>
        <w:t>a</w:t>
      </w:r>
      <w:r w:rsidRPr="00D60B8C">
        <w:rPr>
          <w:rFonts w:ascii="Times New Roman" w:hAnsi="Times New Roman"/>
          <w:color w:val="000000" w:themeColor="text1"/>
          <w:sz w:val="24"/>
          <w:szCs w:val="24"/>
        </w:rPr>
        <w:t>s com o componente JSF Tree após as alterações Ajax</w:t>
      </w:r>
      <w:r w:rsidR="00D61F0E">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pedindo os dados do servidor de acordo com os eventos disparados no cliente.</w:t>
      </w:r>
    </w:p>
    <w:p w:rsidR="00E547CB" w:rsidRPr="00D60B8C" w:rsidRDefault="00A663D2" w:rsidP="00B24984">
      <w:pPr>
        <w:spacing w:line="360" w:lineRule="auto"/>
        <w:ind w:firstLine="360"/>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RichFaces permite que você defina (por meio de </w:t>
      </w:r>
      <w:r w:rsidRPr="0097140A">
        <w:rPr>
          <w:rFonts w:ascii="Times New Roman" w:hAnsi="Times New Roman"/>
          <w:i/>
          <w:color w:val="000000" w:themeColor="text1"/>
          <w:sz w:val="24"/>
          <w:szCs w:val="24"/>
        </w:rPr>
        <w:t>tags</w:t>
      </w:r>
      <w:r w:rsidRPr="00D60B8C">
        <w:rPr>
          <w:rFonts w:ascii="Times New Roman" w:hAnsi="Times New Roman"/>
          <w:color w:val="000000" w:themeColor="text1"/>
          <w:sz w:val="24"/>
          <w:szCs w:val="24"/>
        </w:rPr>
        <w:t xml:space="preserve"> JSF) diferentes partes de uma página JSF que você deseja atualizar com um pedido de Ajax, e oferece algumas opções para enviar solicitações Ajax com o servidor. Além disso, a página JSF não passa de uma simples página JSF, ou seja, não </w:t>
      </w:r>
      <w:r w:rsidR="0097140A">
        <w:rPr>
          <w:rFonts w:ascii="Times New Roman" w:hAnsi="Times New Roman"/>
          <w:color w:val="000000" w:themeColor="text1"/>
          <w:sz w:val="24"/>
          <w:szCs w:val="24"/>
        </w:rPr>
        <w:t xml:space="preserve">há necessidade de </w:t>
      </w:r>
      <w:r w:rsidRPr="00D60B8C">
        <w:rPr>
          <w:rFonts w:ascii="Times New Roman" w:hAnsi="Times New Roman"/>
          <w:color w:val="000000" w:themeColor="text1"/>
          <w:sz w:val="24"/>
          <w:szCs w:val="24"/>
        </w:rPr>
        <w:t xml:space="preserve">escrever qualquer código JavaScript </w:t>
      </w:r>
      <w:r w:rsidR="0097140A">
        <w:rPr>
          <w:rFonts w:ascii="Times New Roman" w:hAnsi="Times New Roman"/>
          <w:color w:val="000000" w:themeColor="text1"/>
          <w:sz w:val="24"/>
          <w:szCs w:val="24"/>
        </w:rPr>
        <w:t>manualmente</w:t>
      </w:r>
      <w:r w:rsidRPr="00D60B8C">
        <w:rPr>
          <w:rFonts w:ascii="Times New Roman" w:hAnsi="Times New Roman"/>
          <w:color w:val="000000" w:themeColor="text1"/>
          <w:sz w:val="24"/>
          <w:szCs w:val="24"/>
        </w:rPr>
        <w:t>.</w:t>
      </w:r>
    </w:p>
    <w:p w:rsidR="00DC1ACC" w:rsidRPr="00D60B8C" w:rsidRDefault="00DC1ACC" w:rsidP="00B24984">
      <w:pPr>
        <w:spacing w:line="360" w:lineRule="auto"/>
        <w:ind w:firstLine="360"/>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arquitetura do RichFaces consiste de um filtro Ajax, Action com</w:t>
      </w:r>
      <w:r w:rsidR="0097140A">
        <w:rPr>
          <w:rFonts w:ascii="Times New Roman" w:hAnsi="Times New Roman"/>
          <w:color w:val="000000" w:themeColor="text1"/>
          <w:sz w:val="24"/>
          <w:szCs w:val="24"/>
        </w:rPr>
        <w:t>ponentes AJAX, AJAX contentores</w:t>
      </w:r>
      <w:r w:rsidRPr="00D60B8C">
        <w:rPr>
          <w:rFonts w:ascii="Times New Roman" w:hAnsi="Times New Roman"/>
          <w:color w:val="000000" w:themeColor="text1"/>
          <w:sz w:val="24"/>
          <w:szCs w:val="24"/>
        </w:rPr>
        <w:t xml:space="preserve"> e um motor de JavaScript.</w:t>
      </w:r>
    </w:p>
    <w:p w:rsidR="004664FA" w:rsidRPr="0097140A" w:rsidRDefault="00DC1ACC" w:rsidP="00B24984">
      <w:pPr>
        <w:pStyle w:val="PargrafodaLista"/>
        <w:numPr>
          <w:ilvl w:val="0"/>
          <w:numId w:val="20"/>
        </w:numPr>
        <w:spacing w:line="360" w:lineRule="auto"/>
        <w:jc w:val="both"/>
        <w:rPr>
          <w:rFonts w:ascii="Times New Roman" w:hAnsi="Times New Roman"/>
          <w:color w:val="000000" w:themeColor="text1"/>
          <w:sz w:val="24"/>
          <w:szCs w:val="24"/>
        </w:rPr>
      </w:pPr>
      <w:r w:rsidRPr="0097140A">
        <w:rPr>
          <w:rFonts w:ascii="Times New Roman" w:hAnsi="Times New Roman"/>
          <w:color w:val="000000" w:themeColor="text1"/>
          <w:sz w:val="24"/>
          <w:szCs w:val="24"/>
        </w:rPr>
        <w:t xml:space="preserve">Ajax Filter - A fim de obter todos os benefícios do RichFaces, um desenvolvedor deve registrar um filtro no arquivo web.xml do aplicativo. O Filtro reconhece vários tipos de solicitação. </w:t>
      </w:r>
    </w:p>
    <w:p w:rsidR="004664FA" w:rsidRPr="0097140A" w:rsidRDefault="00DC1ACC" w:rsidP="00B24984">
      <w:pPr>
        <w:pStyle w:val="PargrafodaLista"/>
        <w:numPr>
          <w:ilvl w:val="0"/>
          <w:numId w:val="20"/>
        </w:numPr>
        <w:spacing w:line="360" w:lineRule="auto"/>
        <w:jc w:val="both"/>
        <w:rPr>
          <w:rFonts w:ascii="Times New Roman" w:hAnsi="Times New Roman"/>
          <w:color w:val="000000" w:themeColor="text1"/>
          <w:sz w:val="24"/>
          <w:szCs w:val="24"/>
        </w:rPr>
      </w:pPr>
      <w:r w:rsidRPr="0097140A">
        <w:rPr>
          <w:rFonts w:ascii="Times New Roman" w:hAnsi="Times New Roman"/>
          <w:color w:val="000000" w:themeColor="text1"/>
          <w:sz w:val="24"/>
          <w:szCs w:val="24"/>
        </w:rPr>
        <w:t>AJAX Action Componentes - AjaxCommandButton, AjaxCommandLink, AjaxPoll e AjaxSupport e outros componentes de ação pode</w:t>
      </w:r>
      <w:r w:rsidR="0097140A">
        <w:rPr>
          <w:rFonts w:ascii="Times New Roman" w:hAnsi="Times New Roman"/>
          <w:color w:val="000000" w:themeColor="text1"/>
          <w:sz w:val="24"/>
          <w:szCs w:val="24"/>
        </w:rPr>
        <w:t>m</w:t>
      </w:r>
      <w:r w:rsidRPr="0097140A">
        <w:rPr>
          <w:rFonts w:ascii="Times New Roman" w:hAnsi="Times New Roman"/>
          <w:color w:val="000000" w:themeColor="text1"/>
          <w:sz w:val="24"/>
          <w:szCs w:val="24"/>
        </w:rPr>
        <w:t xml:space="preserve"> ser u</w:t>
      </w:r>
      <w:r w:rsidR="0097140A">
        <w:rPr>
          <w:rFonts w:ascii="Times New Roman" w:hAnsi="Times New Roman"/>
          <w:color w:val="000000" w:themeColor="text1"/>
          <w:sz w:val="24"/>
          <w:szCs w:val="24"/>
        </w:rPr>
        <w:t>tiliz</w:t>
      </w:r>
      <w:r w:rsidRPr="0097140A">
        <w:rPr>
          <w:rFonts w:ascii="Times New Roman" w:hAnsi="Times New Roman"/>
          <w:color w:val="000000" w:themeColor="text1"/>
          <w:sz w:val="24"/>
          <w:szCs w:val="24"/>
        </w:rPr>
        <w:t>ado</w:t>
      </w:r>
      <w:r w:rsidR="0097140A">
        <w:rPr>
          <w:rFonts w:ascii="Times New Roman" w:hAnsi="Times New Roman"/>
          <w:color w:val="000000" w:themeColor="text1"/>
          <w:sz w:val="24"/>
          <w:szCs w:val="24"/>
        </w:rPr>
        <w:t>s</w:t>
      </w:r>
      <w:r w:rsidRPr="0097140A">
        <w:rPr>
          <w:rFonts w:ascii="Times New Roman" w:hAnsi="Times New Roman"/>
          <w:color w:val="000000" w:themeColor="text1"/>
          <w:sz w:val="24"/>
          <w:szCs w:val="24"/>
        </w:rPr>
        <w:t xml:space="preserve"> para enviar requisições Ajax a partir do lado do cliente. </w:t>
      </w:r>
    </w:p>
    <w:p w:rsidR="004664FA" w:rsidRPr="0097140A" w:rsidRDefault="00DC1ACC" w:rsidP="00B24984">
      <w:pPr>
        <w:pStyle w:val="PargrafodaLista"/>
        <w:numPr>
          <w:ilvl w:val="0"/>
          <w:numId w:val="20"/>
        </w:numPr>
        <w:spacing w:line="360" w:lineRule="auto"/>
        <w:jc w:val="both"/>
        <w:rPr>
          <w:rFonts w:ascii="Times New Roman" w:hAnsi="Times New Roman"/>
          <w:color w:val="000000" w:themeColor="text1"/>
          <w:sz w:val="24"/>
          <w:szCs w:val="24"/>
        </w:rPr>
      </w:pPr>
      <w:r w:rsidRPr="0097140A">
        <w:rPr>
          <w:rFonts w:ascii="Times New Roman" w:hAnsi="Times New Roman"/>
          <w:color w:val="000000" w:themeColor="text1"/>
          <w:sz w:val="24"/>
          <w:szCs w:val="24"/>
        </w:rPr>
        <w:t xml:space="preserve">AJAX Containers - AjaxContainer é uma interface que descreve uma área em uma página JSF que devem ser decodificadas durante uma requisição Ajax. AjaxViewRoot e AjaxRegion são implementações desta interface. </w:t>
      </w:r>
    </w:p>
    <w:p w:rsidR="00697C64" w:rsidRPr="0097140A" w:rsidRDefault="00DC1ACC" w:rsidP="00B24984">
      <w:pPr>
        <w:pStyle w:val="PargrafodaLista"/>
        <w:numPr>
          <w:ilvl w:val="0"/>
          <w:numId w:val="20"/>
        </w:numPr>
        <w:spacing w:line="360" w:lineRule="auto"/>
        <w:jc w:val="both"/>
        <w:rPr>
          <w:rFonts w:ascii="Times New Roman" w:hAnsi="Times New Roman"/>
          <w:color w:val="000000" w:themeColor="text1"/>
          <w:sz w:val="24"/>
          <w:szCs w:val="24"/>
        </w:rPr>
      </w:pPr>
      <w:r w:rsidRPr="0097140A">
        <w:rPr>
          <w:rFonts w:ascii="Times New Roman" w:hAnsi="Times New Roman"/>
          <w:color w:val="000000" w:themeColor="text1"/>
          <w:sz w:val="24"/>
          <w:szCs w:val="24"/>
        </w:rPr>
        <w:t xml:space="preserve">JavaScript </w:t>
      </w:r>
      <w:r w:rsidR="004664FA" w:rsidRPr="0097140A">
        <w:rPr>
          <w:rFonts w:ascii="Times New Roman" w:hAnsi="Times New Roman"/>
          <w:color w:val="000000" w:themeColor="text1"/>
          <w:sz w:val="24"/>
          <w:szCs w:val="24"/>
        </w:rPr>
        <w:t>Engine –</w:t>
      </w:r>
      <w:r w:rsidRPr="0097140A">
        <w:rPr>
          <w:rFonts w:ascii="Times New Roman" w:hAnsi="Times New Roman"/>
          <w:color w:val="000000" w:themeColor="text1"/>
          <w:sz w:val="24"/>
          <w:szCs w:val="24"/>
        </w:rPr>
        <w:t xml:space="preserve"> </w:t>
      </w:r>
      <w:r w:rsidR="004664FA" w:rsidRPr="0097140A">
        <w:rPr>
          <w:rFonts w:ascii="Times New Roman" w:hAnsi="Times New Roman"/>
          <w:color w:val="000000" w:themeColor="text1"/>
          <w:sz w:val="24"/>
          <w:szCs w:val="24"/>
        </w:rPr>
        <w:t>O RichFaces JavaScript Engine</w:t>
      </w:r>
      <w:r w:rsidRPr="0097140A">
        <w:rPr>
          <w:rFonts w:ascii="Times New Roman" w:hAnsi="Times New Roman"/>
          <w:color w:val="000000" w:themeColor="text1"/>
          <w:sz w:val="24"/>
          <w:szCs w:val="24"/>
        </w:rPr>
        <w:t xml:space="preserve"> funciona no lado do cliente. Ele atualiza diferentes áreas de uma página JSF com base nas informações da resposta do Ajax. </w:t>
      </w:r>
      <w:r w:rsidR="004664FA" w:rsidRPr="0097140A">
        <w:rPr>
          <w:rFonts w:ascii="Times New Roman" w:hAnsi="Times New Roman"/>
          <w:color w:val="000000" w:themeColor="text1"/>
          <w:sz w:val="24"/>
          <w:szCs w:val="24"/>
        </w:rPr>
        <w:t xml:space="preserve">O </w:t>
      </w:r>
      <w:r w:rsidRPr="0097140A">
        <w:rPr>
          <w:rFonts w:ascii="Times New Roman" w:hAnsi="Times New Roman"/>
          <w:color w:val="000000" w:themeColor="text1"/>
          <w:sz w:val="24"/>
          <w:szCs w:val="24"/>
        </w:rPr>
        <w:t xml:space="preserve">JavaScript Engine fornece uma API para </w:t>
      </w:r>
      <w:r w:rsidR="00E746A7" w:rsidRPr="0097140A">
        <w:rPr>
          <w:rFonts w:ascii="Times New Roman" w:hAnsi="Times New Roman"/>
          <w:color w:val="000000" w:themeColor="text1"/>
          <w:sz w:val="24"/>
          <w:szCs w:val="24"/>
        </w:rPr>
        <w:t>que um desenvolvedor não precise</w:t>
      </w:r>
      <w:r w:rsidRPr="0097140A">
        <w:rPr>
          <w:rFonts w:ascii="Times New Roman" w:hAnsi="Times New Roman"/>
          <w:color w:val="000000" w:themeColor="text1"/>
          <w:sz w:val="24"/>
          <w:szCs w:val="24"/>
        </w:rPr>
        <w:t xml:space="preserve"> criar funcionalidade JavaScript própria.</w:t>
      </w:r>
    </w:p>
    <w:p w:rsidR="00A663D2" w:rsidRPr="00D60B8C" w:rsidRDefault="00697C64" w:rsidP="00B24984">
      <w:pPr>
        <w:spacing w:line="360" w:lineRule="auto"/>
        <w:ind w:firstLine="360"/>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Skinnability é uma característica especial do RichFaces que é usado para definir o estilo de interface comum. O recurso é baseado em XCSS tecnologia que proporciona maior flexibilidade e dinamismo.</w:t>
      </w:r>
      <w:r w:rsidR="00DC1ACC" w:rsidRPr="00D60B8C">
        <w:rPr>
          <w:rFonts w:ascii="Times New Roman" w:hAnsi="Times New Roman"/>
          <w:color w:val="000000" w:themeColor="text1"/>
          <w:sz w:val="24"/>
          <w:szCs w:val="24"/>
        </w:rPr>
        <w:t xml:space="preserve"> </w:t>
      </w:r>
      <w:r w:rsidRPr="00D60B8C">
        <w:rPr>
          <w:rFonts w:ascii="Times New Roman" w:hAnsi="Times New Roman"/>
          <w:color w:val="000000" w:themeColor="text1"/>
          <w:sz w:val="24"/>
          <w:szCs w:val="24"/>
        </w:rPr>
        <w:t>As propriedades do Schin, como generalBackgroundColor, generalLinkColor, headerFamilyFont etc são armazenadas em um arquivo skinname.skin.properties. Cada componente tem um XCSS (um formato de arquivo especial que combina flexibilidade do XML e CSS)</w:t>
      </w:r>
      <w:r w:rsidR="0097140A">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que realiza o mapeamento de seletores CSS para as propriedades da pele de um Schin especial. Além disso, RichFaces oferece </w:t>
      </w:r>
      <w:r w:rsidR="006A3C22" w:rsidRPr="00D60B8C">
        <w:rPr>
          <w:rFonts w:ascii="Times New Roman" w:hAnsi="Times New Roman"/>
          <w:color w:val="000000" w:themeColor="text1"/>
          <w:sz w:val="24"/>
          <w:szCs w:val="24"/>
        </w:rPr>
        <w:t xml:space="preserve"> schins</w:t>
      </w:r>
      <w:r w:rsidRPr="00D60B8C">
        <w:rPr>
          <w:rFonts w:ascii="Times New Roman" w:hAnsi="Times New Roman"/>
          <w:color w:val="000000" w:themeColor="text1"/>
          <w:sz w:val="24"/>
          <w:szCs w:val="24"/>
        </w:rPr>
        <w:t xml:space="preserve"> para controles HTML padrão. Você pode criar um </w:t>
      </w:r>
      <w:r w:rsidR="006A3C22" w:rsidRPr="00D60B8C">
        <w:rPr>
          <w:rFonts w:ascii="Times New Roman" w:hAnsi="Times New Roman"/>
          <w:color w:val="000000" w:themeColor="text1"/>
          <w:sz w:val="24"/>
          <w:szCs w:val="24"/>
        </w:rPr>
        <w:t xml:space="preserve">Schin </w:t>
      </w:r>
      <w:r w:rsidRPr="00D60B8C">
        <w:rPr>
          <w:rFonts w:ascii="Times New Roman" w:hAnsi="Times New Roman"/>
          <w:color w:val="000000" w:themeColor="text1"/>
          <w:sz w:val="24"/>
          <w:szCs w:val="24"/>
        </w:rPr>
        <w:t>personalizad</w:t>
      </w:r>
      <w:r w:rsidR="006A3C22" w:rsidRPr="00D60B8C">
        <w:rPr>
          <w:rFonts w:ascii="Times New Roman" w:hAnsi="Times New Roman"/>
          <w:color w:val="000000" w:themeColor="text1"/>
          <w:sz w:val="24"/>
          <w:szCs w:val="24"/>
        </w:rPr>
        <w:t>o</w:t>
      </w:r>
      <w:r w:rsidRPr="00D60B8C">
        <w:rPr>
          <w:rFonts w:ascii="Times New Roman" w:hAnsi="Times New Roman"/>
          <w:color w:val="000000" w:themeColor="text1"/>
          <w:sz w:val="24"/>
          <w:szCs w:val="24"/>
        </w:rPr>
        <w:t xml:space="preserve"> com </w:t>
      </w:r>
      <w:r w:rsidR="006A3C22" w:rsidRPr="00D60B8C">
        <w:rPr>
          <w:rFonts w:ascii="Times New Roman" w:hAnsi="Times New Roman"/>
          <w:color w:val="000000" w:themeColor="text1"/>
          <w:sz w:val="24"/>
          <w:szCs w:val="24"/>
        </w:rPr>
        <w:t xml:space="preserve">a característica </w:t>
      </w:r>
      <w:r w:rsidRPr="00D60B8C">
        <w:rPr>
          <w:rFonts w:ascii="Times New Roman" w:hAnsi="Times New Roman"/>
          <w:color w:val="000000" w:themeColor="text1"/>
          <w:sz w:val="24"/>
          <w:szCs w:val="24"/>
        </w:rPr>
        <w:t>Plug-n-Skin, que é um arquétipo Maven que constrói um esqueleto para um nov</w:t>
      </w:r>
      <w:r w:rsidR="006A3C22" w:rsidRPr="00D60B8C">
        <w:rPr>
          <w:rFonts w:ascii="Times New Roman" w:hAnsi="Times New Roman"/>
          <w:color w:val="000000" w:themeColor="text1"/>
          <w:sz w:val="24"/>
          <w:szCs w:val="24"/>
        </w:rPr>
        <w:t>o</w:t>
      </w:r>
      <w:r w:rsidRPr="00D60B8C">
        <w:rPr>
          <w:rFonts w:ascii="Times New Roman" w:hAnsi="Times New Roman"/>
          <w:color w:val="000000" w:themeColor="text1"/>
          <w:sz w:val="24"/>
          <w:szCs w:val="24"/>
        </w:rPr>
        <w:t xml:space="preserve"> </w:t>
      </w:r>
      <w:r w:rsidR="006A3C22" w:rsidRPr="00D60B8C">
        <w:rPr>
          <w:rFonts w:ascii="Times New Roman" w:hAnsi="Times New Roman"/>
          <w:color w:val="000000" w:themeColor="text1"/>
          <w:sz w:val="24"/>
          <w:szCs w:val="24"/>
        </w:rPr>
        <w:t>Schin</w:t>
      </w:r>
      <w:r w:rsidRPr="00D60B8C">
        <w:rPr>
          <w:rFonts w:ascii="Times New Roman" w:hAnsi="Times New Roman"/>
          <w:color w:val="000000" w:themeColor="text1"/>
          <w:sz w:val="24"/>
          <w:szCs w:val="24"/>
        </w:rPr>
        <w:t>.</w:t>
      </w:r>
    </w:p>
    <w:p w:rsidR="00D42F67" w:rsidRPr="00D60B8C" w:rsidRDefault="00D42F67" w:rsidP="00B24984">
      <w:pPr>
        <w:spacing w:line="360" w:lineRule="auto"/>
        <w:jc w:val="both"/>
        <w:rPr>
          <w:rFonts w:ascii="Times New Roman" w:hAnsi="Times New Roman"/>
          <w:color w:val="000000" w:themeColor="text1"/>
          <w:sz w:val="24"/>
          <w:szCs w:val="24"/>
        </w:rPr>
      </w:pPr>
    </w:p>
    <w:p w:rsidR="007933AA" w:rsidRPr="00D60B8C" w:rsidRDefault="00445762" w:rsidP="00B24984">
      <w:pPr>
        <w:pStyle w:val="PargrafodaLista"/>
        <w:numPr>
          <w:ilvl w:val="2"/>
          <w:numId w:val="9"/>
        </w:numPr>
        <w:spacing w:line="360" w:lineRule="auto"/>
        <w:jc w:val="both"/>
        <w:outlineLvl w:val="2"/>
        <w:rPr>
          <w:rFonts w:ascii="Times New Roman" w:hAnsi="Times New Roman" w:cs="Times New Roman"/>
          <w:b/>
          <w:color w:val="000000" w:themeColor="text1"/>
          <w:sz w:val="24"/>
          <w:szCs w:val="24"/>
        </w:rPr>
      </w:pPr>
      <w:bookmarkStart w:id="65" w:name="_Toc277712160"/>
      <w:r w:rsidRPr="00D60B8C">
        <w:rPr>
          <w:rFonts w:ascii="Times New Roman" w:hAnsi="Times New Roman" w:cs="Times New Roman"/>
          <w:b/>
          <w:color w:val="000000" w:themeColor="text1"/>
          <w:sz w:val="24"/>
          <w:szCs w:val="24"/>
        </w:rPr>
        <w:lastRenderedPageBreak/>
        <w:t>JavaServer</w:t>
      </w:r>
      <w:r w:rsidR="0006499E">
        <w:rPr>
          <w:rFonts w:ascii="Times New Roman" w:hAnsi="Times New Roman" w:cs="Times New Roman"/>
          <w:b/>
          <w:color w:val="000000" w:themeColor="text1"/>
          <w:sz w:val="24"/>
          <w:szCs w:val="24"/>
        </w:rPr>
        <w:t xml:space="preserve"> </w:t>
      </w:r>
      <w:r w:rsidRPr="00D60B8C">
        <w:rPr>
          <w:rFonts w:ascii="Times New Roman" w:hAnsi="Times New Roman" w:cs="Times New Roman"/>
          <w:b/>
          <w:color w:val="000000" w:themeColor="text1"/>
          <w:sz w:val="24"/>
          <w:szCs w:val="24"/>
        </w:rPr>
        <w:t>Faces</w:t>
      </w:r>
      <w:bookmarkEnd w:id="65"/>
    </w:p>
    <w:p w:rsidR="00D42F67" w:rsidRPr="00D60B8C" w:rsidRDefault="00D42F67" w:rsidP="00B24984">
      <w:pPr>
        <w:spacing w:line="360" w:lineRule="auto"/>
        <w:jc w:val="both"/>
        <w:rPr>
          <w:rFonts w:ascii="Times New Roman" w:hAnsi="Times New Roman"/>
          <w:color w:val="000000" w:themeColor="text1"/>
          <w:sz w:val="24"/>
          <w:szCs w:val="24"/>
        </w:rPr>
      </w:pPr>
    </w:p>
    <w:p w:rsidR="00A8656D" w:rsidRPr="00D60B8C" w:rsidRDefault="00A8656D"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JavaServer Faces é um framework  MVC para o desenvolvimento de aplicações </w:t>
      </w:r>
      <w:r w:rsidRPr="00DF648D">
        <w:rPr>
          <w:rFonts w:ascii="Times New Roman" w:hAnsi="Times New Roman"/>
          <w:i/>
          <w:color w:val="000000" w:themeColor="text1"/>
          <w:sz w:val="24"/>
          <w:szCs w:val="24"/>
        </w:rPr>
        <w:t>Web</w:t>
      </w:r>
      <w:r w:rsidRPr="00D60B8C">
        <w:rPr>
          <w:rFonts w:ascii="Times New Roman" w:hAnsi="Times New Roman"/>
          <w:color w:val="000000" w:themeColor="text1"/>
          <w:sz w:val="24"/>
          <w:szCs w:val="24"/>
        </w:rPr>
        <w:t>, que permite o desenvolvimento de aplicações para a internet de forma visual, ou seja, arrastando e soltando os componentes na tela (JSP), definindo propriedades dos mesmos.</w:t>
      </w:r>
    </w:p>
    <w:p w:rsidR="00A8656D" w:rsidRPr="00D60B8C" w:rsidRDefault="00A8656D"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 JavaServer Faces teve sua expressão na versão 1.1 quando implementado pela comunidade</w:t>
      </w:r>
      <w:r w:rsidR="00DF648D">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utilizando a especificação 127 do Java Community Process, evidenciando maturidade e segurança.</w:t>
      </w:r>
    </w:p>
    <w:p w:rsidR="00A8656D" w:rsidRPr="00D60B8C" w:rsidRDefault="00A8656D"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Hoje</w:t>
      </w:r>
      <w:r w:rsidR="00DF648D">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ele está na versão 1.2 da especificação 252 do JCP. A fundação Apache vem realizando esforços na implementação da especificação através do projeto MyFaces. O reconhecimento do trabalho é visto por diversas empresas, tanto que a Oracle doou </w:t>
      </w:r>
      <w:r w:rsidR="00E746A7" w:rsidRPr="00D60B8C">
        <w:rPr>
          <w:rFonts w:ascii="Times New Roman" w:hAnsi="Times New Roman"/>
          <w:color w:val="000000" w:themeColor="text1"/>
          <w:sz w:val="24"/>
          <w:szCs w:val="24"/>
        </w:rPr>
        <w:t>a</w:t>
      </w:r>
      <w:r w:rsidRPr="00D60B8C">
        <w:rPr>
          <w:rFonts w:ascii="Times New Roman" w:hAnsi="Times New Roman"/>
          <w:color w:val="000000" w:themeColor="text1"/>
          <w:sz w:val="24"/>
          <w:szCs w:val="24"/>
        </w:rPr>
        <w:t>s fontes do ADF Faces, conjunto de mais de 100 componentes JSF, para o projeto MyFaces que o denominará de Trinidad.</w:t>
      </w:r>
    </w:p>
    <w:p w:rsidR="00925D12" w:rsidRPr="00D60B8C" w:rsidRDefault="00A8656D"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 JSF é atualmente considerado pela comunidade Java como a última palavra em termos de desenvolvimento de aplicações Web utilizando Java, resultado da experiência e maturidade adquiridas com o JSP/Servlet (Model1), Model2 (MVC) e Struts.</w:t>
      </w:r>
    </w:p>
    <w:p w:rsidR="00A8656D" w:rsidRPr="00D60B8C" w:rsidRDefault="00A8656D"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As características do JSF são:</w:t>
      </w:r>
    </w:p>
    <w:p w:rsidR="00A8656D" w:rsidRPr="00DF648D" w:rsidRDefault="00A8656D" w:rsidP="00B24984">
      <w:pPr>
        <w:pStyle w:val="PargrafodaLista"/>
        <w:numPr>
          <w:ilvl w:val="0"/>
          <w:numId w:val="21"/>
        </w:numPr>
        <w:spacing w:line="360" w:lineRule="auto"/>
        <w:jc w:val="both"/>
        <w:rPr>
          <w:rFonts w:ascii="Times New Roman" w:hAnsi="Times New Roman"/>
          <w:color w:val="000000" w:themeColor="text1"/>
          <w:sz w:val="24"/>
          <w:szCs w:val="24"/>
        </w:rPr>
      </w:pPr>
      <w:r w:rsidRPr="00DF648D">
        <w:rPr>
          <w:rFonts w:ascii="Times New Roman" w:hAnsi="Times New Roman"/>
          <w:color w:val="000000" w:themeColor="text1"/>
          <w:sz w:val="24"/>
          <w:szCs w:val="24"/>
        </w:rPr>
        <w:t>Permite que o desenvolvedor crie interfaces através de um conjunto de componentes de interface pré-definidos;</w:t>
      </w:r>
    </w:p>
    <w:p w:rsidR="00A8656D" w:rsidRPr="00DF648D" w:rsidRDefault="00A8656D" w:rsidP="00B24984">
      <w:pPr>
        <w:pStyle w:val="PargrafodaLista"/>
        <w:numPr>
          <w:ilvl w:val="0"/>
          <w:numId w:val="21"/>
        </w:numPr>
        <w:spacing w:line="360" w:lineRule="auto"/>
        <w:jc w:val="both"/>
        <w:rPr>
          <w:rFonts w:ascii="Times New Roman" w:hAnsi="Times New Roman"/>
          <w:color w:val="000000" w:themeColor="text1"/>
          <w:sz w:val="24"/>
          <w:szCs w:val="24"/>
        </w:rPr>
      </w:pPr>
      <w:r w:rsidRPr="00DF648D">
        <w:rPr>
          <w:rFonts w:ascii="Times New Roman" w:hAnsi="Times New Roman"/>
          <w:color w:val="000000" w:themeColor="text1"/>
          <w:sz w:val="24"/>
          <w:szCs w:val="24"/>
        </w:rPr>
        <w:t>Fornece um conjunto de tags JSP para acessar os componentes;</w:t>
      </w:r>
    </w:p>
    <w:p w:rsidR="00A8656D" w:rsidRPr="00DF648D" w:rsidRDefault="00A8656D" w:rsidP="00B24984">
      <w:pPr>
        <w:pStyle w:val="PargrafodaLista"/>
        <w:numPr>
          <w:ilvl w:val="0"/>
          <w:numId w:val="21"/>
        </w:numPr>
        <w:spacing w:line="360" w:lineRule="auto"/>
        <w:jc w:val="both"/>
        <w:rPr>
          <w:rFonts w:ascii="Times New Roman" w:hAnsi="Times New Roman"/>
          <w:color w:val="000000" w:themeColor="text1"/>
          <w:sz w:val="24"/>
          <w:szCs w:val="24"/>
        </w:rPr>
      </w:pPr>
      <w:r w:rsidRPr="00DF648D">
        <w:rPr>
          <w:rFonts w:ascii="Times New Roman" w:hAnsi="Times New Roman"/>
          <w:color w:val="000000" w:themeColor="text1"/>
          <w:sz w:val="24"/>
          <w:szCs w:val="24"/>
        </w:rPr>
        <w:t>Reutiliza componentes da página;</w:t>
      </w:r>
    </w:p>
    <w:p w:rsidR="00A8656D" w:rsidRPr="00DF648D" w:rsidRDefault="00A8656D" w:rsidP="00B24984">
      <w:pPr>
        <w:pStyle w:val="PargrafodaLista"/>
        <w:numPr>
          <w:ilvl w:val="0"/>
          <w:numId w:val="21"/>
        </w:numPr>
        <w:spacing w:line="360" w:lineRule="auto"/>
        <w:jc w:val="both"/>
        <w:rPr>
          <w:rFonts w:ascii="Times New Roman" w:hAnsi="Times New Roman"/>
          <w:color w:val="000000" w:themeColor="text1"/>
          <w:sz w:val="24"/>
          <w:szCs w:val="24"/>
        </w:rPr>
      </w:pPr>
      <w:r w:rsidRPr="00DF648D">
        <w:rPr>
          <w:rFonts w:ascii="Times New Roman" w:hAnsi="Times New Roman"/>
          <w:color w:val="000000" w:themeColor="text1"/>
          <w:sz w:val="24"/>
          <w:szCs w:val="24"/>
        </w:rPr>
        <w:t>Associa os eventos do lado cliente com os manipuladores dos eventos do lado do servidor (os componentes de entrada possuem um valor local representando o estado no lado servidor);</w:t>
      </w:r>
    </w:p>
    <w:p w:rsidR="00A8656D" w:rsidRPr="00DF648D" w:rsidRDefault="00A8656D" w:rsidP="00B24984">
      <w:pPr>
        <w:pStyle w:val="PargrafodaLista"/>
        <w:numPr>
          <w:ilvl w:val="0"/>
          <w:numId w:val="21"/>
        </w:numPr>
        <w:spacing w:line="360" w:lineRule="auto"/>
        <w:jc w:val="both"/>
        <w:rPr>
          <w:rFonts w:ascii="Times New Roman" w:hAnsi="Times New Roman"/>
          <w:color w:val="000000" w:themeColor="text1"/>
          <w:sz w:val="24"/>
          <w:szCs w:val="24"/>
        </w:rPr>
      </w:pPr>
      <w:r w:rsidRPr="00DF648D">
        <w:rPr>
          <w:rFonts w:ascii="Times New Roman" w:hAnsi="Times New Roman"/>
          <w:color w:val="000000" w:themeColor="text1"/>
          <w:sz w:val="24"/>
          <w:szCs w:val="24"/>
        </w:rPr>
        <w:t>Fornece separação de funções que envolvem a construção de aplicações Web.</w:t>
      </w:r>
    </w:p>
    <w:p w:rsidR="00D42F67" w:rsidRDefault="00A8656D" w:rsidP="00B24984">
      <w:pPr>
        <w:pStyle w:val="PargrafodaLista"/>
        <w:numPr>
          <w:ilvl w:val="0"/>
          <w:numId w:val="21"/>
        </w:numPr>
        <w:spacing w:line="360" w:lineRule="auto"/>
        <w:jc w:val="both"/>
        <w:rPr>
          <w:rFonts w:ascii="Times New Roman" w:hAnsi="Times New Roman"/>
          <w:color w:val="000000" w:themeColor="text1"/>
          <w:sz w:val="24"/>
          <w:szCs w:val="24"/>
        </w:rPr>
      </w:pPr>
      <w:r w:rsidRPr="00DF648D">
        <w:rPr>
          <w:rFonts w:ascii="Times New Roman" w:hAnsi="Times New Roman"/>
          <w:color w:val="000000" w:themeColor="text1"/>
          <w:sz w:val="24"/>
          <w:szCs w:val="24"/>
        </w:rPr>
        <w:t>Utiliza Ajax em alguns de seus componentes tornando alguns processos mais rápidos e eficientes.</w:t>
      </w:r>
    </w:p>
    <w:p w:rsidR="00DF648D" w:rsidRDefault="00DF648D" w:rsidP="00B24984">
      <w:pPr>
        <w:pStyle w:val="PargrafodaLista"/>
        <w:spacing w:line="360" w:lineRule="auto"/>
        <w:jc w:val="both"/>
        <w:rPr>
          <w:rFonts w:ascii="Times New Roman" w:hAnsi="Times New Roman"/>
          <w:color w:val="000000" w:themeColor="text1"/>
          <w:sz w:val="24"/>
          <w:szCs w:val="24"/>
        </w:rPr>
      </w:pPr>
    </w:p>
    <w:p w:rsidR="009158F4" w:rsidRDefault="009158F4" w:rsidP="00B24984">
      <w:pPr>
        <w:pStyle w:val="PargrafodaLista"/>
        <w:spacing w:line="360" w:lineRule="auto"/>
        <w:jc w:val="both"/>
        <w:rPr>
          <w:rFonts w:ascii="Times New Roman" w:hAnsi="Times New Roman"/>
          <w:color w:val="000000" w:themeColor="text1"/>
          <w:sz w:val="24"/>
          <w:szCs w:val="24"/>
        </w:rPr>
      </w:pPr>
    </w:p>
    <w:p w:rsidR="009158F4" w:rsidRPr="00DF648D" w:rsidRDefault="009158F4" w:rsidP="00B24984">
      <w:pPr>
        <w:pStyle w:val="PargrafodaLista"/>
        <w:spacing w:line="360" w:lineRule="auto"/>
        <w:jc w:val="both"/>
        <w:rPr>
          <w:rFonts w:ascii="Times New Roman" w:hAnsi="Times New Roman"/>
          <w:color w:val="000000" w:themeColor="text1"/>
          <w:sz w:val="24"/>
          <w:szCs w:val="24"/>
        </w:rPr>
      </w:pPr>
    </w:p>
    <w:p w:rsidR="00316D2D" w:rsidRPr="00D60B8C" w:rsidRDefault="00316D2D" w:rsidP="00B24984">
      <w:pPr>
        <w:pStyle w:val="PargrafodaLista"/>
        <w:numPr>
          <w:ilvl w:val="2"/>
          <w:numId w:val="9"/>
        </w:numPr>
        <w:spacing w:line="360" w:lineRule="auto"/>
        <w:jc w:val="both"/>
        <w:outlineLvl w:val="2"/>
        <w:rPr>
          <w:rFonts w:ascii="Times New Roman" w:hAnsi="Times New Roman" w:cs="Times New Roman"/>
          <w:b/>
          <w:color w:val="000000" w:themeColor="text1"/>
          <w:sz w:val="24"/>
          <w:szCs w:val="24"/>
        </w:rPr>
      </w:pPr>
      <w:bookmarkStart w:id="66" w:name="_Toc277712161"/>
      <w:r w:rsidRPr="00D60B8C">
        <w:rPr>
          <w:rFonts w:ascii="Times New Roman" w:hAnsi="Times New Roman" w:cs="Times New Roman"/>
          <w:b/>
          <w:color w:val="000000" w:themeColor="text1"/>
          <w:sz w:val="24"/>
          <w:szCs w:val="24"/>
        </w:rPr>
        <w:lastRenderedPageBreak/>
        <w:t>JA</w:t>
      </w:r>
      <w:r w:rsidR="00A8656D" w:rsidRPr="00D60B8C">
        <w:rPr>
          <w:rFonts w:ascii="Times New Roman" w:hAnsi="Times New Roman" w:cs="Times New Roman"/>
          <w:b/>
          <w:color w:val="000000" w:themeColor="text1"/>
          <w:sz w:val="24"/>
          <w:szCs w:val="24"/>
        </w:rPr>
        <w:t>A</w:t>
      </w:r>
      <w:r w:rsidRPr="00D60B8C">
        <w:rPr>
          <w:rFonts w:ascii="Times New Roman" w:hAnsi="Times New Roman" w:cs="Times New Roman"/>
          <w:b/>
          <w:color w:val="000000" w:themeColor="text1"/>
          <w:sz w:val="24"/>
          <w:szCs w:val="24"/>
        </w:rPr>
        <w:t>S</w:t>
      </w:r>
      <w:bookmarkEnd w:id="66"/>
    </w:p>
    <w:p w:rsidR="00D42F67" w:rsidRPr="00D60B8C" w:rsidRDefault="00D42F67" w:rsidP="00B24984">
      <w:pPr>
        <w:spacing w:line="360" w:lineRule="auto"/>
        <w:jc w:val="both"/>
        <w:rPr>
          <w:rFonts w:ascii="Times New Roman" w:hAnsi="Times New Roman"/>
          <w:color w:val="000000" w:themeColor="text1"/>
          <w:sz w:val="24"/>
          <w:szCs w:val="24"/>
        </w:rPr>
      </w:pPr>
    </w:p>
    <w:p w:rsidR="00A8656D" w:rsidRPr="00D60B8C" w:rsidRDefault="00E04E73"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O </w:t>
      </w:r>
      <w:r w:rsidR="00A8656D" w:rsidRPr="00D60B8C">
        <w:rPr>
          <w:rFonts w:ascii="Times New Roman" w:hAnsi="Times New Roman"/>
          <w:color w:val="000000" w:themeColor="text1"/>
          <w:sz w:val="24"/>
          <w:szCs w:val="24"/>
        </w:rPr>
        <w:t>Serviço de Autenticação e Autorização do Java (</w:t>
      </w:r>
      <w:r w:rsidR="00A8656D" w:rsidRPr="00DF648D">
        <w:rPr>
          <w:rFonts w:ascii="Times New Roman" w:hAnsi="Times New Roman"/>
          <w:i/>
          <w:color w:val="000000" w:themeColor="text1"/>
          <w:sz w:val="24"/>
          <w:szCs w:val="24"/>
        </w:rPr>
        <w:t>Java Authentication and Authorization Service</w:t>
      </w:r>
      <w:r w:rsidR="00A8656D" w:rsidRPr="00D60B8C">
        <w:rPr>
          <w:rFonts w:ascii="Times New Roman" w:hAnsi="Times New Roman"/>
          <w:color w:val="000000" w:themeColor="text1"/>
          <w:sz w:val="24"/>
          <w:szCs w:val="24"/>
        </w:rPr>
        <w:t xml:space="preserve">), </w:t>
      </w:r>
      <w:r w:rsidR="00DF648D">
        <w:rPr>
          <w:rFonts w:ascii="Times New Roman" w:hAnsi="Times New Roman"/>
          <w:color w:val="000000" w:themeColor="text1"/>
          <w:sz w:val="24"/>
          <w:szCs w:val="24"/>
        </w:rPr>
        <w:t>ou JAAS, é uma API que permite à</w:t>
      </w:r>
      <w:r w:rsidR="00A8656D" w:rsidRPr="00D60B8C">
        <w:rPr>
          <w:rFonts w:ascii="Times New Roman" w:hAnsi="Times New Roman"/>
          <w:color w:val="000000" w:themeColor="text1"/>
          <w:sz w:val="24"/>
          <w:szCs w:val="24"/>
        </w:rPr>
        <w:t>s aplicações escritas na plataforma J2EE usar serviços de controle de autenticação e a</w:t>
      </w:r>
      <w:r w:rsidR="00DF648D">
        <w:rPr>
          <w:rFonts w:ascii="Times New Roman" w:hAnsi="Times New Roman"/>
          <w:color w:val="000000" w:themeColor="text1"/>
          <w:sz w:val="24"/>
          <w:szCs w:val="24"/>
        </w:rPr>
        <w:t>utorização sem necessidade d</w:t>
      </w:r>
      <w:r w:rsidR="00A8656D" w:rsidRPr="00D60B8C">
        <w:rPr>
          <w:rFonts w:ascii="Times New Roman" w:hAnsi="Times New Roman"/>
          <w:color w:val="000000" w:themeColor="text1"/>
          <w:sz w:val="24"/>
          <w:szCs w:val="24"/>
        </w:rPr>
        <w:t>eles (aos serviços) estarem fortemente dependentes.</w:t>
      </w:r>
    </w:p>
    <w:p w:rsidR="00D42F67" w:rsidRPr="00D60B8C" w:rsidRDefault="00D42F67" w:rsidP="00B24984">
      <w:pPr>
        <w:spacing w:line="360" w:lineRule="auto"/>
        <w:jc w:val="both"/>
        <w:rPr>
          <w:rFonts w:ascii="Times New Roman" w:hAnsi="Times New Roman"/>
          <w:color w:val="000000" w:themeColor="text1"/>
          <w:sz w:val="24"/>
          <w:szCs w:val="24"/>
        </w:rPr>
      </w:pPr>
    </w:p>
    <w:p w:rsidR="00316D2D" w:rsidRPr="00D60B8C" w:rsidRDefault="00316D2D" w:rsidP="00B24984">
      <w:pPr>
        <w:pStyle w:val="PargrafodaLista"/>
        <w:numPr>
          <w:ilvl w:val="2"/>
          <w:numId w:val="9"/>
        </w:numPr>
        <w:spacing w:line="360" w:lineRule="auto"/>
        <w:jc w:val="both"/>
        <w:outlineLvl w:val="2"/>
        <w:rPr>
          <w:rFonts w:ascii="Times New Roman" w:hAnsi="Times New Roman" w:cs="Times New Roman"/>
          <w:b/>
          <w:color w:val="000000" w:themeColor="text1"/>
          <w:sz w:val="24"/>
          <w:szCs w:val="24"/>
        </w:rPr>
      </w:pPr>
      <w:bookmarkStart w:id="67" w:name="_Toc277712162"/>
      <w:r w:rsidRPr="00D60B8C">
        <w:rPr>
          <w:rFonts w:ascii="Times New Roman" w:hAnsi="Times New Roman" w:cs="Times New Roman"/>
          <w:b/>
          <w:color w:val="000000" w:themeColor="text1"/>
          <w:sz w:val="24"/>
          <w:szCs w:val="24"/>
        </w:rPr>
        <w:t xml:space="preserve">Banco de </w:t>
      </w:r>
      <w:r w:rsidR="00D42F67" w:rsidRPr="00D60B8C">
        <w:rPr>
          <w:rFonts w:ascii="Times New Roman" w:hAnsi="Times New Roman" w:cs="Times New Roman"/>
          <w:b/>
          <w:color w:val="000000" w:themeColor="text1"/>
          <w:sz w:val="24"/>
          <w:szCs w:val="24"/>
        </w:rPr>
        <w:t>d</w:t>
      </w:r>
      <w:r w:rsidRPr="00D60B8C">
        <w:rPr>
          <w:rFonts w:ascii="Times New Roman" w:hAnsi="Times New Roman" w:cs="Times New Roman"/>
          <w:b/>
          <w:color w:val="000000" w:themeColor="text1"/>
          <w:sz w:val="24"/>
          <w:szCs w:val="24"/>
        </w:rPr>
        <w:t>ados ORACLE 10g</w:t>
      </w:r>
      <w:r w:rsidR="00D30FD1" w:rsidRPr="00D60B8C">
        <w:rPr>
          <w:rFonts w:ascii="Times New Roman" w:hAnsi="Times New Roman" w:cs="Times New Roman"/>
          <w:b/>
          <w:color w:val="000000" w:themeColor="text1"/>
          <w:sz w:val="24"/>
          <w:szCs w:val="24"/>
        </w:rPr>
        <w:t xml:space="preserve"> XE</w:t>
      </w:r>
      <w:bookmarkEnd w:id="67"/>
    </w:p>
    <w:p w:rsidR="00D42F67" w:rsidRPr="00D60B8C" w:rsidRDefault="00D42F67" w:rsidP="00B24984">
      <w:pPr>
        <w:spacing w:line="360" w:lineRule="auto"/>
        <w:jc w:val="both"/>
        <w:rPr>
          <w:rFonts w:ascii="Times New Roman" w:hAnsi="Times New Roman"/>
          <w:color w:val="000000" w:themeColor="text1"/>
          <w:sz w:val="24"/>
          <w:szCs w:val="24"/>
        </w:rPr>
      </w:pPr>
    </w:p>
    <w:p w:rsidR="00D30FD1" w:rsidRPr="00D60B8C" w:rsidRDefault="00D30FD1"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O Banco de Dados Oracle é um SGBD (sistema gerenciador de banco de dados) que surgiu no fim dos anos </w:t>
      </w:r>
      <w:r w:rsidR="00621235">
        <w:rPr>
          <w:rFonts w:ascii="Times New Roman" w:hAnsi="Times New Roman"/>
          <w:color w:val="000000" w:themeColor="text1"/>
          <w:sz w:val="24"/>
          <w:szCs w:val="24"/>
        </w:rPr>
        <w:t>19</w:t>
      </w:r>
      <w:r w:rsidRPr="00D60B8C">
        <w:rPr>
          <w:rFonts w:ascii="Times New Roman" w:hAnsi="Times New Roman"/>
          <w:color w:val="000000" w:themeColor="text1"/>
          <w:sz w:val="24"/>
          <w:szCs w:val="24"/>
        </w:rPr>
        <w:t>70, quando Larry Ellison vislumbrou uma oportunidade que outras companhias não haviam percebido, quando encontrou uma descrição de um protótipo funcional de um banco de dados relacional e descobriu que nenhuma empresa tinha se empenhado em comercializar essa tecnologia.</w:t>
      </w:r>
    </w:p>
    <w:p w:rsidR="00D30FD1" w:rsidRPr="00D60B8C" w:rsidRDefault="00D30FD1"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Ellison e os co-fundadores da Oracle Corporation, Bob Miner e Ed Oates, perceberam que havia um tremendo potencial de negócios no modelo de banco de dados relacional</w:t>
      </w:r>
      <w:r w:rsidR="00621235">
        <w:rPr>
          <w:rFonts w:ascii="Times New Roman" w:hAnsi="Times New Roman"/>
          <w:color w:val="000000" w:themeColor="text1"/>
          <w:sz w:val="24"/>
          <w:szCs w:val="24"/>
        </w:rPr>
        <w:t xml:space="preserve"> e isso acarretou na formação da</w:t>
      </w:r>
      <w:r w:rsidRPr="00D60B8C">
        <w:rPr>
          <w:rFonts w:ascii="Times New Roman" w:hAnsi="Times New Roman"/>
          <w:color w:val="000000" w:themeColor="text1"/>
          <w:sz w:val="24"/>
          <w:szCs w:val="24"/>
        </w:rPr>
        <w:t xml:space="preserve"> maior empresa de </w:t>
      </w:r>
      <w:r w:rsidRPr="00621235">
        <w:rPr>
          <w:rFonts w:ascii="Times New Roman" w:hAnsi="Times New Roman"/>
          <w:i/>
          <w:color w:val="000000" w:themeColor="text1"/>
          <w:sz w:val="24"/>
          <w:szCs w:val="24"/>
        </w:rPr>
        <w:t>software</w:t>
      </w:r>
      <w:r w:rsidRPr="00D60B8C">
        <w:rPr>
          <w:rFonts w:ascii="Times New Roman" w:hAnsi="Times New Roman"/>
          <w:color w:val="000000" w:themeColor="text1"/>
          <w:sz w:val="24"/>
          <w:szCs w:val="24"/>
        </w:rPr>
        <w:t xml:space="preserve"> empresarial do mundo.</w:t>
      </w:r>
    </w:p>
    <w:p w:rsidR="00D30FD1" w:rsidRPr="00D60B8C" w:rsidRDefault="00D30FD1"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Além da base de dados, a Oracle desenvolve uma suíte de desenvolvimento chamada de Oracle Developer Suite, utilizada na construção de programas de computador que interagem com a sua base de dados. A Oracle também criou a linguagem de programação PL/SQL, utilizada no processamento de transações.</w:t>
      </w:r>
    </w:p>
    <w:p w:rsidR="00D30FD1" w:rsidRPr="00D60B8C" w:rsidRDefault="00D30FD1"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 Oracle Express Edition</w:t>
      </w:r>
      <w:r w:rsidR="00A91F52" w:rsidRPr="00D60B8C">
        <w:rPr>
          <w:rFonts w:ascii="Times New Roman" w:hAnsi="Times New Roman"/>
          <w:color w:val="000000" w:themeColor="text1"/>
          <w:sz w:val="24"/>
          <w:szCs w:val="24"/>
        </w:rPr>
        <w:t>,</w:t>
      </w:r>
      <w:r w:rsidR="00A5631B" w:rsidRPr="00D60B8C">
        <w:rPr>
          <w:rFonts w:ascii="Times New Roman" w:hAnsi="Times New Roman"/>
          <w:color w:val="000000" w:themeColor="text1"/>
          <w:sz w:val="24"/>
          <w:szCs w:val="24"/>
        </w:rPr>
        <w:t xml:space="preserve"> ou Oracle XE</w:t>
      </w:r>
      <w:r w:rsidR="00A91F52" w:rsidRPr="00D60B8C">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foi introduzido em 2005, oferece o Oracle 10g livre para distribuição nas plataformas Windows e Linux (com uma limitação de apenas 150 MB e restrita ao uso de </w:t>
      </w:r>
      <w:r w:rsidR="00621235">
        <w:rPr>
          <w:rFonts w:ascii="Times New Roman" w:hAnsi="Times New Roman"/>
          <w:color w:val="000000" w:themeColor="text1"/>
          <w:sz w:val="24"/>
          <w:szCs w:val="24"/>
        </w:rPr>
        <w:t>somente</w:t>
      </w:r>
      <w:r w:rsidRPr="00D60B8C">
        <w:rPr>
          <w:rFonts w:ascii="Times New Roman" w:hAnsi="Times New Roman"/>
          <w:color w:val="000000" w:themeColor="text1"/>
          <w:sz w:val="24"/>
          <w:szCs w:val="24"/>
        </w:rPr>
        <w:t xml:space="preserve"> uma UCP, um máximo de 4 GB de dados de usuário e 1 GB de memória). O suporte para esta versão é feito exclusivamente através de fóruns on-line, sem o suporte da Oracle.</w:t>
      </w:r>
    </w:p>
    <w:p w:rsidR="00D42F67" w:rsidRPr="00D60B8C" w:rsidRDefault="00D42F67" w:rsidP="00B24984">
      <w:pPr>
        <w:spacing w:line="360" w:lineRule="auto"/>
        <w:jc w:val="both"/>
        <w:rPr>
          <w:rFonts w:ascii="Times New Roman" w:hAnsi="Times New Roman"/>
          <w:color w:val="000000" w:themeColor="text1"/>
          <w:sz w:val="24"/>
          <w:szCs w:val="24"/>
        </w:rPr>
      </w:pPr>
    </w:p>
    <w:p w:rsidR="00445762" w:rsidRPr="00D60B8C" w:rsidRDefault="004C7E3B" w:rsidP="00B24984">
      <w:pPr>
        <w:pStyle w:val="PargrafodaLista"/>
        <w:numPr>
          <w:ilvl w:val="2"/>
          <w:numId w:val="9"/>
        </w:numPr>
        <w:spacing w:line="360" w:lineRule="auto"/>
        <w:jc w:val="both"/>
        <w:outlineLvl w:val="2"/>
        <w:rPr>
          <w:rFonts w:ascii="Times New Roman" w:hAnsi="Times New Roman" w:cs="Times New Roman"/>
          <w:b/>
          <w:color w:val="000000" w:themeColor="text1"/>
          <w:sz w:val="24"/>
          <w:szCs w:val="24"/>
        </w:rPr>
      </w:pPr>
      <w:bookmarkStart w:id="68" w:name="_Toc277712163"/>
      <w:r w:rsidRPr="00D60B8C">
        <w:rPr>
          <w:rFonts w:ascii="Times New Roman" w:hAnsi="Times New Roman" w:cs="Times New Roman"/>
          <w:b/>
          <w:color w:val="000000" w:themeColor="text1"/>
          <w:sz w:val="24"/>
          <w:szCs w:val="24"/>
        </w:rPr>
        <w:t>Telefone Celular</w:t>
      </w:r>
      <w:bookmarkEnd w:id="68"/>
    </w:p>
    <w:p w:rsidR="004C7E3B" w:rsidRPr="00D60B8C" w:rsidRDefault="004C7E3B" w:rsidP="00B24984">
      <w:pPr>
        <w:spacing w:line="360" w:lineRule="auto"/>
        <w:jc w:val="both"/>
        <w:rPr>
          <w:rFonts w:ascii="Times New Roman" w:hAnsi="Times New Roman"/>
          <w:color w:val="000000" w:themeColor="text1"/>
          <w:sz w:val="24"/>
          <w:szCs w:val="24"/>
        </w:rPr>
      </w:pPr>
    </w:p>
    <w:p w:rsidR="00621235" w:rsidRDefault="004C7E3B"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Os telefones celulares são assim chamados basicamente porque eles cobrem as áreas físicas de atuação, subdividindo-as áreas menores em formato de células. A origem do telefone celular pode ser do ano de 1973 quando a Motorola surgiu com o primeiro telefone celular portátil que foi comercializado com o nome de Motorol</w:t>
      </w:r>
      <w:r w:rsidR="00621235">
        <w:rPr>
          <w:rFonts w:ascii="Times New Roman" w:hAnsi="Times New Roman"/>
          <w:color w:val="000000" w:themeColor="text1"/>
          <w:sz w:val="24"/>
          <w:szCs w:val="24"/>
        </w:rPr>
        <w:t>a DynaTac 8000X.</w:t>
      </w:r>
    </w:p>
    <w:p w:rsidR="00621235" w:rsidRDefault="004C7E3B"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Atualmente, novos telefones celulares são </w:t>
      </w:r>
      <w:r w:rsidR="00A14934">
        <w:rPr>
          <w:rFonts w:ascii="Times New Roman" w:hAnsi="Times New Roman"/>
          <w:color w:val="000000" w:themeColor="text1"/>
          <w:sz w:val="24"/>
          <w:szCs w:val="24"/>
        </w:rPr>
        <w:t xml:space="preserve">lançados </w:t>
      </w:r>
      <w:r w:rsidRPr="00D60B8C">
        <w:rPr>
          <w:rFonts w:ascii="Times New Roman" w:hAnsi="Times New Roman"/>
          <w:color w:val="000000" w:themeColor="text1"/>
          <w:sz w:val="24"/>
          <w:szCs w:val="24"/>
        </w:rPr>
        <w:t xml:space="preserve">muito rapidamente. </w:t>
      </w:r>
      <w:r w:rsidR="00A14934">
        <w:rPr>
          <w:rFonts w:ascii="Times New Roman" w:hAnsi="Times New Roman"/>
          <w:color w:val="000000" w:themeColor="text1"/>
          <w:sz w:val="24"/>
          <w:szCs w:val="24"/>
        </w:rPr>
        <w:t>U</w:t>
      </w:r>
      <w:r w:rsidRPr="00D60B8C">
        <w:rPr>
          <w:rFonts w:ascii="Times New Roman" w:hAnsi="Times New Roman"/>
          <w:color w:val="000000" w:themeColor="text1"/>
          <w:sz w:val="24"/>
          <w:szCs w:val="24"/>
        </w:rPr>
        <w:t>m t</w:t>
      </w:r>
      <w:r w:rsidR="00A14934">
        <w:rPr>
          <w:rFonts w:ascii="Times New Roman" w:hAnsi="Times New Roman"/>
          <w:color w:val="000000" w:themeColor="text1"/>
          <w:sz w:val="24"/>
          <w:szCs w:val="24"/>
        </w:rPr>
        <w:t>elefone celular típico consiste das</w:t>
      </w:r>
      <w:r w:rsidRPr="00D60B8C">
        <w:rPr>
          <w:rFonts w:ascii="Times New Roman" w:hAnsi="Times New Roman"/>
          <w:color w:val="000000" w:themeColor="text1"/>
          <w:sz w:val="24"/>
          <w:szCs w:val="24"/>
        </w:rPr>
        <w:t xml:space="preserve"> seguinte</w:t>
      </w:r>
      <w:r w:rsidR="00A14934">
        <w:rPr>
          <w:rFonts w:ascii="Times New Roman" w:hAnsi="Times New Roman"/>
          <w:color w:val="000000" w:themeColor="text1"/>
          <w:sz w:val="24"/>
          <w:szCs w:val="24"/>
        </w:rPr>
        <w:t>s partes</w:t>
      </w:r>
      <w:r w:rsidRPr="00D60B8C">
        <w:rPr>
          <w:rFonts w:ascii="Times New Roman" w:hAnsi="Times New Roman"/>
          <w:color w:val="000000" w:themeColor="text1"/>
          <w:sz w:val="24"/>
          <w:szCs w:val="24"/>
        </w:rPr>
        <w:t>: placa de circuito; antena, teclado; LCD - display de cristal líquido; bateria; microfone; alto-falante</w:t>
      </w:r>
      <w:r w:rsidR="00621235">
        <w:rPr>
          <w:rFonts w:ascii="Times New Roman" w:hAnsi="Times New Roman"/>
          <w:color w:val="000000" w:themeColor="text1"/>
          <w:sz w:val="24"/>
          <w:szCs w:val="24"/>
        </w:rPr>
        <w:t>.</w:t>
      </w:r>
    </w:p>
    <w:p w:rsidR="00621235" w:rsidRDefault="004C7E3B"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Em tempos recentes, os telefones celulares estão disponíveis com uma grande variedade de funções. Para mencionar algumas, dependendo do tipo de telefone celular que </w:t>
      </w:r>
      <w:r w:rsidR="00A14934">
        <w:rPr>
          <w:rFonts w:ascii="Times New Roman" w:hAnsi="Times New Roman"/>
          <w:color w:val="000000" w:themeColor="text1"/>
          <w:sz w:val="24"/>
          <w:szCs w:val="24"/>
        </w:rPr>
        <w:t>escolhido, são possíveis o</w:t>
      </w:r>
      <w:r w:rsidRPr="00D60B8C">
        <w:rPr>
          <w:rFonts w:ascii="Times New Roman" w:hAnsi="Times New Roman"/>
          <w:color w:val="000000" w:themeColor="text1"/>
          <w:sz w:val="24"/>
          <w:szCs w:val="24"/>
        </w:rPr>
        <w:t xml:space="preserve"> armazena</w:t>
      </w:r>
      <w:r w:rsidR="00A14934">
        <w:rPr>
          <w:rFonts w:ascii="Times New Roman" w:hAnsi="Times New Roman"/>
          <w:color w:val="000000" w:themeColor="text1"/>
          <w:sz w:val="24"/>
          <w:szCs w:val="24"/>
        </w:rPr>
        <w:t>mento de informações de contato, o mantimento</w:t>
      </w:r>
      <w:r w:rsidRPr="00D60B8C">
        <w:rPr>
          <w:rFonts w:ascii="Times New Roman" w:hAnsi="Times New Roman"/>
          <w:color w:val="000000" w:themeColor="text1"/>
          <w:sz w:val="24"/>
          <w:szCs w:val="24"/>
        </w:rPr>
        <w:t xml:space="preserve"> </w:t>
      </w:r>
      <w:r w:rsidR="00A14934">
        <w:rPr>
          <w:rFonts w:ascii="Times New Roman" w:hAnsi="Times New Roman"/>
          <w:color w:val="000000" w:themeColor="text1"/>
          <w:sz w:val="24"/>
          <w:szCs w:val="24"/>
        </w:rPr>
        <w:t>d</w:t>
      </w:r>
      <w:r w:rsidRPr="00D60B8C">
        <w:rPr>
          <w:rFonts w:ascii="Times New Roman" w:hAnsi="Times New Roman"/>
          <w:color w:val="000000" w:themeColor="text1"/>
          <w:sz w:val="24"/>
          <w:szCs w:val="24"/>
        </w:rPr>
        <w:t>a agenda de compromissos atualizada</w:t>
      </w:r>
      <w:r w:rsidR="00A14934">
        <w:rPr>
          <w:rFonts w:ascii="Times New Roman" w:hAnsi="Times New Roman"/>
          <w:color w:val="000000" w:themeColor="text1"/>
          <w:sz w:val="24"/>
          <w:szCs w:val="24"/>
        </w:rPr>
        <w:t>, o envio de lembretes,</w:t>
      </w:r>
      <w:r w:rsidRPr="00D60B8C">
        <w:rPr>
          <w:rFonts w:ascii="Times New Roman" w:hAnsi="Times New Roman"/>
          <w:color w:val="000000" w:themeColor="text1"/>
          <w:sz w:val="24"/>
          <w:szCs w:val="24"/>
        </w:rPr>
        <w:t xml:space="preserve"> </w:t>
      </w:r>
      <w:r w:rsidR="00A14934">
        <w:rPr>
          <w:rFonts w:ascii="Times New Roman" w:hAnsi="Times New Roman"/>
          <w:color w:val="000000" w:themeColor="text1"/>
          <w:sz w:val="24"/>
          <w:szCs w:val="24"/>
        </w:rPr>
        <w:t xml:space="preserve">a </w:t>
      </w:r>
      <w:r w:rsidRPr="00D60B8C">
        <w:rPr>
          <w:rFonts w:ascii="Times New Roman" w:hAnsi="Times New Roman"/>
          <w:color w:val="000000" w:themeColor="text1"/>
          <w:sz w:val="24"/>
          <w:szCs w:val="24"/>
        </w:rPr>
        <w:t>prepara</w:t>
      </w:r>
      <w:r w:rsidR="00A14934">
        <w:rPr>
          <w:rFonts w:ascii="Times New Roman" w:hAnsi="Times New Roman"/>
          <w:color w:val="000000" w:themeColor="text1"/>
          <w:sz w:val="24"/>
          <w:szCs w:val="24"/>
        </w:rPr>
        <w:t>ção de listas de compromissos, o envio</w:t>
      </w:r>
      <w:r w:rsidRPr="00D60B8C">
        <w:rPr>
          <w:rFonts w:ascii="Times New Roman" w:hAnsi="Times New Roman"/>
          <w:color w:val="000000" w:themeColor="text1"/>
          <w:sz w:val="24"/>
          <w:szCs w:val="24"/>
        </w:rPr>
        <w:t xml:space="preserve"> e </w:t>
      </w:r>
      <w:r w:rsidR="00A14934">
        <w:rPr>
          <w:rFonts w:ascii="Times New Roman" w:hAnsi="Times New Roman"/>
          <w:color w:val="000000" w:themeColor="text1"/>
          <w:sz w:val="24"/>
          <w:szCs w:val="24"/>
        </w:rPr>
        <w:t>o recebimento emails, o acesso a</w:t>
      </w:r>
      <w:r w:rsidRPr="00D60B8C">
        <w:rPr>
          <w:rFonts w:ascii="Times New Roman" w:hAnsi="Times New Roman"/>
          <w:color w:val="000000" w:themeColor="text1"/>
          <w:sz w:val="24"/>
          <w:szCs w:val="24"/>
        </w:rPr>
        <w:t xml:space="preserve"> jogos</w:t>
      </w:r>
      <w:r w:rsidR="00A14934">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w:t>
      </w:r>
      <w:r w:rsidR="00A14934">
        <w:rPr>
          <w:rFonts w:ascii="Times New Roman" w:hAnsi="Times New Roman"/>
          <w:color w:val="000000" w:themeColor="text1"/>
          <w:sz w:val="24"/>
          <w:szCs w:val="24"/>
        </w:rPr>
        <w:t xml:space="preserve">o envio de </w:t>
      </w:r>
      <w:r w:rsidRPr="00D60B8C">
        <w:rPr>
          <w:rFonts w:ascii="Times New Roman" w:hAnsi="Times New Roman"/>
          <w:color w:val="000000" w:themeColor="text1"/>
          <w:sz w:val="24"/>
          <w:szCs w:val="24"/>
        </w:rPr>
        <w:t>mensagens de texto (</w:t>
      </w:r>
      <w:r w:rsidR="00A14934" w:rsidRPr="00D60B8C">
        <w:rPr>
          <w:rFonts w:ascii="Times New Roman" w:hAnsi="Times New Roman"/>
          <w:color w:val="000000" w:themeColor="text1"/>
          <w:sz w:val="24"/>
          <w:szCs w:val="24"/>
        </w:rPr>
        <w:t>SMS</w:t>
      </w:r>
      <w:r w:rsidR="00A14934">
        <w:rPr>
          <w:rFonts w:ascii="Times New Roman" w:hAnsi="Times New Roman"/>
          <w:color w:val="000000" w:themeColor="text1"/>
          <w:sz w:val="24"/>
          <w:szCs w:val="24"/>
        </w:rPr>
        <w:t>), o acesso à internet,</w:t>
      </w:r>
      <w:r w:rsidRPr="00D60B8C">
        <w:rPr>
          <w:rFonts w:ascii="Times New Roman" w:hAnsi="Times New Roman"/>
          <w:color w:val="000000" w:themeColor="text1"/>
          <w:sz w:val="24"/>
          <w:szCs w:val="24"/>
        </w:rPr>
        <w:t xml:space="preserve"> </w:t>
      </w:r>
      <w:r w:rsidR="00A14934">
        <w:rPr>
          <w:rFonts w:ascii="Times New Roman" w:hAnsi="Times New Roman"/>
          <w:color w:val="000000" w:themeColor="text1"/>
          <w:sz w:val="24"/>
          <w:szCs w:val="24"/>
        </w:rPr>
        <w:t>acesso a TV, a utilização de calculadora interna, a</w:t>
      </w:r>
      <w:r w:rsidRPr="00D60B8C">
        <w:rPr>
          <w:rFonts w:ascii="Times New Roman" w:hAnsi="Times New Roman"/>
          <w:color w:val="000000" w:themeColor="text1"/>
          <w:sz w:val="24"/>
          <w:szCs w:val="24"/>
        </w:rPr>
        <w:t xml:space="preserve"> integração com outros dispositivos como recep</w:t>
      </w:r>
      <w:r w:rsidR="00A14934">
        <w:rPr>
          <w:rFonts w:ascii="Times New Roman" w:hAnsi="Times New Roman"/>
          <w:color w:val="000000" w:themeColor="text1"/>
          <w:sz w:val="24"/>
          <w:szCs w:val="24"/>
        </w:rPr>
        <w:t>tor de GPS, MP3 Players</w:t>
      </w:r>
      <w:r w:rsidR="00621235">
        <w:rPr>
          <w:rFonts w:ascii="Times New Roman" w:hAnsi="Times New Roman"/>
          <w:color w:val="000000" w:themeColor="text1"/>
          <w:sz w:val="24"/>
          <w:szCs w:val="24"/>
        </w:rPr>
        <w:t xml:space="preserve"> etc. </w:t>
      </w:r>
    </w:p>
    <w:p w:rsidR="0065760A" w:rsidRDefault="004C7E3B"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Os telefones celulares, operando em freq</w:t>
      </w:r>
      <w:r w:rsidR="00A14934">
        <w:rPr>
          <w:rFonts w:ascii="Times New Roman" w:hAnsi="Times New Roman"/>
          <w:color w:val="000000" w:themeColor="text1"/>
          <w:sz w:val="24"/>
          <w:szCs w:val="24"/>
        </w:rPr>
        <w:t>u</w:t>
      </w:r>
      <w:r w:rsidRPr="00D60B8C">
        <w:rPr>
          <w:rFonts w:ascii="Times New Roman" w:hAnsi="Times New Roman"/>
          <w:color w:val="000000" w:themeColor="text1"/>
          <w:sz w:val="24"/>
          <w:szCs w:val="24"/>
        </w:rPr>
        <w:t>ência de rádio, trouxeram uma abordagem de inovação para minimizar a disponibilidade do spectrum RF. Agora, várias torres de telefones celulares são usadas para cobrir uma grande área geográfica. Cada torre (estação base) cobre uma área circular chamada de célula. Uma grande região é dividida em um número de células</w:t>
      </w:r>
      <w:r w:rsidR="0065760A">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permitindo que estações de bases diferentes usem os mesmos canais/freq</w:t>
      </w:r>
      <w:r w:rsidR="0065760A">
        <w:rPr>
          <w:rFonts w:ascii="Times New Roman" w:hAnsi="Times New Roman"/>
          <w:color w:val="000000" w:themeColor="text1"/>
          <w:sz w:val="24"/>
          <w:szCs w:val="24"/>
        </w:rPr>
        <w:t>u</w:t>
      </w:r>
      <w:r w:rsidRPr="00D60B8C">
        <w:rPr>
          <w:rFonts w:ascii="Times New Roman" w:hAnsi="Times New Roman"/>
          <w:color w:val="000000" w:themeColor="text1"/>
          <w:sz w:val="24"/>
          <w:szCs w:val="24"/>
        </w:rPr>
        <w:t xml:space="preserve">ências para comunicação. Isto permite que milhares e milhares de usuários de telefones móveis dividam bem menos </w:t>
      </w:r>
      <w:r w:rsidR="0065760A">
        <w:rPr>
          <w:rFonts w:ascii="Times New Roman" w:hAnsi="Times New Roman"/>
          <w:color w:val="000000" w:themeColor="text1"/>
          <w:sz w:val="24"/>
          <w:szCs w:val="24"/>
        </w:rPr>
        <w:t>canais.</w:t>
      </w:r>
    </w:p>
    <w:p w:rsidR="0065760A" w:rsidRDefault="004C7E3B"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Outro aspecto importante é que os telefones necessitam</w:t>
      </w:r>
      <w:r w:rsidR="0065760A">
        <w:rPr>
          <w:rFonts w:ascii="Times New Roman" w:hAnsi="Times New Roman"/>
          <w:color w:val="000000" w:themeColor="text1"/>
          <w:sz w:val="24"/>
          <w:szCs w:val="24"/>
        </w:rPr>
        <w:t xml:space="preserve"> de</w:t>
      </w:r>
      <w:r w:rsidRPr="00D60B8C">
        <w:rPr>
          <w:rFonts w:ascii="Times New Roman" w:hAnsi="Times New Roman"/>
          <w:color w:val="000000" w:themeColor="text1"/>
          <w:sz w:val="24"/>
          <w:szCs w:val="24"/>
        </w:rPr>
        <w:t xml:space="preserve"> menos energia para transmitir e alcançar qualquer estação de base que cubra uma área menor. Reduzindo a força necessária para transmissão, </w:t>
      </w:r>
      <w:r w:rsidR="0065760A">
        <w:rPr>
          <w:rFonts w:ascii="Times New Roman" w:hAnsi="Times New Roman"/>
          <w:color w:val="000000" w:themeColor="text1"/>
          <w:sz w:val="24"/>
          <w:szCs w:val="24"/>
        </w:rPr>
        <w:t xml:space="preserve">ele </w:t>
      </w:r>
      <w:r w:rsidRPr="00D60B8C">
        <w:rPr>
          <w:rFonts w:ascii="Times New Roman" w:hAnsi="Times New Roman"/>
          <w:color w:val="000000" w:themeColor="text1"/>
          <w:sz w:val="24"/>
          <w:szCs w:val="24"/>
        </w:rPr>
        <w:t>reduz o tamanho da bateria e</w:t>
      </w:r>
      <w:r w:rsidR="0065760A">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consequentemente</w:t>
      </w:r>
      <w:r w:rsidR="0065760A">
        <w:rPr>
          <w:rFonts w:ascii="Times New Roman" w:hAnsi="Times New Roman"/>
          <w:color w:val="000000" w:themeColor="text1"/>
          <w:sz w:val="24"/>
          <w:szCs w:val="24"/>
        </w:rPr>
        <w:t>, diminui</w:t>
      </w:r>
      <w:r w:rsidRPr="00D60B8C">
        <w:rPr>
          <w:rFonts w:ascii="Times New Roman" w:hAnsi="Times New Roman"/>
          <w:color w:val="000000" w:themeColor="text1"/>
          <w:sz w:val="24"/>
          <w:szCs w:val="24"/>
        </w:rPr>
        <w:t xml:space="preserve"> o peso do telefone. Isto tem contribuído para a miniaturização dos telefones celulares</w:t>
      </w:r>
      <w:r w:rsidR="0065760A">
        <w:rPr>
          <w:rFonts w:ascii="Times New Roman" w:hAnsi="Times New Roman"/>
          <w:color w:val="000000" w:themeColor="text1"/>
          <w:sz w:val="24"/>
          <w:szCs w:val="24"/>
        </w:rPr>
        <w:t xml:space="preserve"> e isso </w:t>
      </w:r>
      <w:r w:rsidRPr="00D60B8C">
        <w:rPr>
          <w:rFonts w:ascii="Times New Roman" w:hAnsi="Times New Roman"/>
          <w:color w:val="000000" w:themeColor="text1"/>
          <w:sz w:val="24"/>
          <w:szCs w:val="24"/>
        </w:rPr>
        <w:t>não se</w:t>
      </w:r>
      <w:r w:rsidR="0065760A">
        <w:rPr>
          <w:rFonts w:ascii="Times New Roman" w:hAnsi="Times New Roman"/>
          <w:color w:val="000000" w:themeColor="text1"/>
          <w:sz w:val="24"/>
          <w:szCs w:val="24"/>
        </w:rPr>
        <w:t>ria possível sem a tecnologia celular.</w:t>
      </w:r>
    </w:p>
    <w:p w:rsidR="0065760A" w:rsidRDefault="004C7E3B"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Quando você usa o seu telefone celular</w:t>
      </w:r>
      <w:r w:rsidR="0065760A">
        <w:rPr>
          <w:rFonts w:ascii="Times New Roman" w:hAnsi="Times New Roman"/>
          <w:color w:val="000000" w:themeColor="text1"/>
          <w:sz w:val="24"/>
          <w:szCs w:val="24"/>
        </w:rPr>
        <w:t>, as seguintes coisas acontecem:</w:t>
      </w:r>
      <w:r w:rsidRPr="00D60B8C">
        <w:rPr>
          <w:rFonts w:ascii="Times New Roman" w:hAnsi="Times New Roman"/>
          <w:color w:val="000000" w:themeColor="text1"/>
          <w:sz w:val="24"/>
          <w:szCs w:val="24"/>
        </w:rPr>
        <w:t xml:space="preserve"> Primeiro</w:t>
      </w:r>
      <w:r w:rsidR="0065760A">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o telefone localiza a estação base com o sinal mais forte e requisita um canal. A estação base permite o acesso ao canal e a chamada é então aceita. A chamada é então enviada para a rede </w:t>
      </w:r>
      <w:r w:rsidRPr="00D60B8C">
        <w:rPr>
          <w:rFonts w:ascii="Times New Roman" w:hAnsi="Times New Roman"/>
          <w:color w:val="000000" w:themeColor="text1"/>
          <w:sz w:val="24"/>
          <w:szCs w:val="24"/>
        </w:rPr>
        <w:lastRenderedPageBreak/>
        <w:t>do telefone local se for para um telefone comum, caso contrário</w:t>
      </w:r>
      <w:r w:rsidR="0065760A">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ela será transmitida pela rede do celular. A chamada é então enviada para o seu </w:t>
      </w:r>
      <w:r w:rsidR="0065760A">
        <w:rPr>
          <w:rFonts w:ascii="Times New Roman" w:hAnsi="Times New Roman"/>
          <w:color w:val="000000" w:themeColor="text1"/>
          <w:sz w:val="24"/>
          <w:szCs w:val="24"/>
        </w:rPr>
        <w:t>destino pela rede do telefone.</w:t>
      </w:r>
    </w:p>
    <w:p w:rsidR="0065760A" w:rsidRDefault="004C7E3B"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Quando o telefone celular é ligado, </w:t>
      </w:r>
      <w:r w:rsidR="0065760A">
        <w:rPr>
          <w:rFonts w:ascii="Times New Roman" w:hAnsi="Times New Roman"/>
          <w:color w:val="000000" w:themeColor="text1"/>
          <w:sz w:val="24"/>
          <w:szCs w:val="24"/>
        </w:rPr>
        <w:t xml:space="preserve">o </w:t>
      </w:r>
      <w:r w:rsidRPr="00D60B8C">
        <w:rPr>
          <w:rFonts w:ascii="Times New Roman" w:hAnsi="Times New Roman"/>
          <w:color w:val="000000" w:themeColor="text1"/>
          <w:sz w:val="24"/>
          <w:szCs w:val="24"/>
        </w:rPr>
        <w:t>SID (System Identification Code) no canal de controle equivale ao SID programado no telefone. Se o SID identifica, o telefone entende que a célula está se comunicando com o sistema local. O telefone envia um pedido de registro, junto com o SID e o MTSO mantém o curso da localização do telefone na base de dados. Caso o SID no co</w:t>
      </w:r>
      <w:r w:rsidR="0065760A">
        <w:rPr>
          <w:rFonts w:ascii="Times New Roman" w:hAnsi="Times New Roman"/>
          <w:color w:val="000000" w:themeColor="text1"/>
          <w:sz w:val="24"/>
          <w:szCs w:val="24"/>
        </w:rPr>
        <w:t xml:space="preserve">ntrole não identifique o SID de um </w:t>
      </w:r>
      <w:r w:rsidRPr="00D60B8C">
        <w:rPr>
          <w:rFonts w:ascii="Times New Roman" w:hAnsi="Times New Roman"/>
          <w:color w:val="000000" w:themeColor="text1"/>
          <w:sz w:val="24"/>
          <w:szCs w:val="24"/>
        </w:rPr>
        <w:t>telefone, então o telefone es</w:t>
      </w:r>
      <w:r w:rsidR="0065760A">
        <w:rPr>
          <w:rFonts w:ascii="Times New Roman" w:hAnsi="Times New Roman"/>
          <w:color w:val="000000" w:themeColor="text1"/>
          <w:sz w:val="24"/>
          <w:szCs w:val="24"/>
        </w:rPr>
        <w:t>tará em roaming.</w:t>
      </w:r>
    </w:p>
    <w:p w:rsidR="0065760A" w:rsidRDefault="004C7E3B"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As três tecnologias comumente usadas pela rede dos telefones celulares 2G para a transmissão de informação são: acessos múltiplos da divisão de freqüência (FDMA); acessos múltiplos da divisão do tempo (TDMA); acessos múltiplos da divisão </w:t>
      </w:r>
      <w:r w:rsidR="0065760A">
        <w:rPr>
          <w:rFonts w:ascii="Times New Roman" w:hAnsi="Times New Roman"/>
          <w:color w:val="000000" w:themeColor="text1"/>
          <w:sz w:val="24"/>
          <w:szCs w:val="24"/>
        </w:rPr>
        <w:t xml:space="preserve">de códigos (CDMA). </w:t>
      </w:r>
    </w:p>
    <w:p w:rsidR="004928B3" w:rsidRDefault="004928B3" w:rsidP="00B24984">
      <w:pPr>
        <w:spacing w:line="360" w:lineRule="auto"/>
        <w:ind w:firstLine="708"/>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O </w:t>
      </w:r>
      <w:r w:rsidR="004C7E3B" w:rsidRPr="00D60B8C">
        <w:rPr>
          <w:rFonts w:ascii="Times New Roman" w:hAnsi="Times New Roman"/>
          <w:color w:val="000000" w:themeColor="text1"/>
          <w:sz w:val="24"/>
          <w:szCs w:val="24"/>
        </w:rPr>
        <w:t xml:space="preserve">GSM (sistema global para comunicação móvel) implementa TDMA para conectar com os específicos provedores de serviços em diferentes países. </w:t>
      </w:r>
      <w:r>
        <w:rPr>
          <w:rFonts w:ascii="Times New Roman" w:hAnsi="Times New Roman"/>
          <w:color w:val="000000" w:themeColor="text1"/>
          <w:sz w:val="24"/>
          <w:szCs w:val="24"/>
        </w:rPr>
        <w:t xml:space="preserve">O </w:t>
      </w:r>
      <w:r w:rsidR="004C7E3B" w:rsidRPr="00D60B8C">
        <w:rPr>
          <w:rFonts w:ascii="Times New Roman" w:hAnsi="Times New Roman"/>
          <w:color w:val="000000" w:themeColor="text1"/>
          <w:sz w:val="24"/>
          <w:szCs w:val="24"/>
        </w:rPr>
        <w:t>GSM usa um módulo para identificação do usuário (SIM). O SIM armazena todos os dados de conexão/identificação dos números necessários para acessar um provedor de serviço sem fio em</w:t>
      </w:r>
      <w:r w:rsidR="00BB6D1F" w:rsidRPr="00D60B8C">
        <w:rPr>
          <w:rFonts w:ascii="Times New Roman" w:hAnsi="Times New Roman"/>
          <w:color w:val="000000" w:themeColor="text1"/>
          <w:sz w:val="24"/>
          <w:szCs w:val="24"/>
        </w:rPr>
        <w:t xml:space="preserve"> particular.</w:t>
      </w:r>
    </w:p>
    <w:p w:rsidR="004928B3" w:rsidRDefault="004C7E3B" w:rsidP="00B24984">
      <w:pPr>
        <w:spacing w:line="360" w:lineRule="auto"/>
        <w:ind w:firstLine="708"/>
        <w:jc w:val="both"/>
        <w:rPr>
          <w:rFonts w:ascii="Times New Roman" w:hAnsi="Times New Roman"/>
          <w:color w:val="000000" w:themeColor="text1"/>
          <w:sz w:val="24"/>
          <w:szCs w:val="24"/>
          <w:lang w:val="en-US"/>
        </w:rPr>
      </w:pPr>
      <w:r w:rsidRPr="00D60B8C">
        <w:rPr>
          <w:rFonts w:ascii="Times New Roman" w:hAnsi="Times New Roman"/>
          <w:color w:val="000000" w:themeColor="text1"/>
          <w:sz w:val="24"/>
          <w:szCs w:val="24"/>
        </w:rPr>
        <w:t>Os protocolos padrão 2.5 G usados largamente são GRPS, EDGE</w:t>
      </w:r>
      <w:r w:rsidR="004928B3">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entre outros. </w:t>
      </w:r>
      <w:r w:rsidRPr="00D60B8C">
        <w:rPr>
          <w:rFonts w:ascii="Times New Roman" w:hAnsi="Times New Roman"/>
          <w:color w:val="000000" w:themeColor="text1"/>
          <w:sz w:val="24"/>
          <w:szCs w:val="24"/>
          <w:lang w:val="en-US"/>
        </w:rPr>
        <w:t>Alguns protocolos 3G mais recentes são: Universal Mobile Telecommunication Service (UMTS); Wideband Code - Division Multiple Access (WCDMA); High Speed Downlink Packet Access (HSDPA); Evolution Data Maximized (EVDO).</w:t>
      </w:r>
    </w:p>
    <w:p w:rsidR="004C7E3B" w:rsidRPr="00D60B8C" w:rsidRDefault="004C7E3B"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Alguns modelos populares de telefones celulares no mercado têm sido oferecidos por Nokia, </w:t>
      </w:r>
      <w:r w:rsidR="004928B3">
        <w:rPr>
          <w:rFonts w:ascii="Times New Roman" w:hAnsi="Times New Roman"/>
          <w:color w:val="000000" w:themeColor="text1"/>
          <w:sz w:val="24"/>
          <w:szCs w:val="24"/>
        </w:rPr>
        <w:t>Ericsson, Motorola, Samsung, LG</w:t>
      </w:r>
      <w:r w:rsidRPr="00D60B8C">
        <w:rPr>
          <w:rFonts w:ascii="Times New Roman" w:hAnsi="Times New Roman"/>
          <w:color w:val="000000" w:themeColor="text1"/>
          <w:sz w:val="24"/>
          <w:szCs w:val="24"/>
        </w:rPr>
        <w:t xml:space="preserve"> etc.</w:t>
      </w:r>
      <w:r w:rsidR="004928B3">
        <w:rPr>
          <w:rFonts w:ascii="Times New Roman" w:hAnsi="Times New Roman"/>
          <w:color w:val="000000" w:themeColor="text1"/>
          <w:sz w:val="24"/>
          <w:szCs w:val="24"/>
        </w:rPr>
        <w:t>, c</w:t>
      </w:r>
      <w:r w:rsidRPr="00D60B8C">
        <w:rPr>
          <w:rFonts w:ascii="Times New Roman" w:hAnsi="Times New Roman"/>
          <w:color w:val="000000" w:themeColor="text1"/>
          <w:sz w:val="24"/>
          <w:szCs w:val="24"/>
        </w:rPr>
        <w:t xml:space="preserve">om cada modelo tendo sua própria variedade de coleções. O ano </w:t>
      </w:r>
      <w:r w:rsidR="004928B3">
        <w:rPr>
          <w:rFonts w:ascii="Times New Roman" w:hAnsi="Times New Roman"/>
          <w:color w:val="000000" w:themeColor="text1"/>
          <w:sz w:val="24"/>
          <w:szCs w:val="24"/>
        </w:rPr>
        <w:t xml:space="preserve">de </w:t>
      </w:r>
      <w:r w:rsidRPr="00D60B8C">
        <w:rPr>
          <w:rFonts w:ascii="Times New Roman" w:hAnsi="Times New Roman"/>
          <w:color w:val="000000" w:themeColor="text1"/>
          <w:sz w:val="24"/>
          <w:szCs w:val="24"/>
        </w:rPr>
        <w:t xml:space="preserve">2008 talvez </w:t>
      </w:r>
      <w:r w:rsidR="004928B3">
        <w:rPr>
          <w:rFonts w:ascii="Times New Roman" w:hAnsi="Times New Roman"/>
          <w:color w:val="000000" w:themeColor="text1"/>
          <w:sz w:val="24"/>
          <w:szCs w:val="24"/>
        </w:rPr>
        <w:t xml:space="preserve">tenha sido </w:t>
      </w:r>
      <w:r w:rsidRPr="00D60B8C">
        <w:rPr>
          <w:rFonts w:ascii="Times New Roman" w:hAnsi="Times New Roman"/>
          <w:color w:val="000000" w:themeColor="text1"/>
          <w:sz w:val="24"/>
          <w:szCs w:val="24"/>
        </w:rPr>
        <w:t>revolucionário na hi</w:t>
      </w:r>
      <w:r w:rsidR="004928B3">
        <w:rPr>
          <w:rFonts w:ascii="Times New Roman" w:hAnsi="Times New Roman"/>
          <w:color w:val="000000" w:themeColor="text1"/>
          <w:sz w:val="24"/>
          <w:szCs w:val="24"/>
        </w:rPr>
        <w:t>stória do telefone celular com o</w:t>
      </w:r>
      <w:r w:rsidRPr="00D60B8C">
        <w:rPr>
          <w:rFonts w:ascii="Times New Roman" w:hAnsi="Times New Roman"/>
          <w:color w:val="000000" w:themeColor="text1"/>
          <w:sz w:val="24"/>
          <w:szCs w:val="24"/>
        </w:rPr>
        <w:t xml:space="preserve"> Nokia N-Gage 2, HTC Dream, Apple iPhone 2, BlackBerry Touchscreen, e o Sony PlayStation </w:t>
      </w:r>
      <w:r w:rsidR="002426CB">
        <w:rPr>
          <w:rFonts w:ascii="Times New Roman" w:hAnsi="Times New Roman"/>
          <w:color w:val="000000" w:themeColor="text1"/>
          <w:sz w:val="24"/>
          <w:szCs w:val="24"/>
        </w:rPr>
        <w:t>Phone cujo lançamento está sendo aguardado</w:t>
      </w:r>
      <w:r w:rsidRPr="00D60B8C">
        <w:rPr>
          <w:rFonts w:ascii="Times New Roman" w:hAnsi="Times New Roman"/>
          <w:color w:val="000000" w:themeColor="text1"/>
          <w:sz w:val="24"/>
          <w:szCs w:val="24"/>
        </w:rPr>
        <w:t>.</w:t>
      </w:r>
    </w:p>
    <w:p w:rsidR="004C7E3B" w:rsidRPr="00D60B8C" w:rsidRDefault="004C7E3B" w:rsidP="00B24984">
      <w:pPr>
        <w:spacing w:line="360" w:lineRule="auto"/>
        <w:jc w:val="both"/>
        <w:rPr>
          <w:rFonts w:ascii="Times New Roman" w:hAnsi="Times New Roman"/>
          <w:color w:val="000000" w:themeColor="text1"/>
          <w:sz w:val="24"/>
          <w:szCs w:val="24"/>
        </w:rPr>
      </w:pPr>
    </w:p>
    <w:p w:rsidR="00445762" w:rsidRPr="00D60B8C" w:rsidRDefault="00445762" w:rsidP="00B24984">
      <w:pPr>
        <w:pStyle w:val="PargrafodaLista"/>
        <w:numPr>
          <w:ilvl w:val="2"/>
          <w:numId w:val="9"/>
        </w:numPr>
        <w:spacing w:line="360" w:lineRule="auto"/>
        <w:jc w:val="both"/>
        <w:outlineLvl w:val="2"/>
        <w:rPr>
          <w:rFonts w:ascii="Times New Roman" w:hAnsi="Times New Roman" w:cs="Times New Roman"/>
          <w:b/>
          <w:color w:val="000000" w:themeColor="text1"/>
          <w:sz w:val="24"/>
          <w:szCs w:val="24"/>
        </w:rPr>
      </w:pPr>
      <w:bookmarkStart w:id="69" w:name="_Toc277712164"/>
      <w:r w:rsidRPr="00D60B8C">
        <w:rPr>
          <w:rFonts w:ascii="Times New Roman" w:hAnsi="Times New Roman" w:cs="Times New Roman"/>
          <w:b/>
          <w:color w:val="000000" w:themeColor="text1"/>
          <w:sz w:val="24"/>
          <w:szCs w:val="24"/>
        </w:rPr>
        <w:t>Código de Barras</w:t>
      </w:r>
      <w:bookmarkEnd w:id="69"/>
    </w:p>
    <w:p w:rsidR="00D42F67" w:rsidRPr="00D60B8C" w:rsidRDefault="00D42F67" w:rsidP="00B24984">
      <w:pPr>
        <w:spacing w:line="360" w:lineRule="auto"/>
        <w:jc w:val="both"/>
        <w:rPr>
          <w:rFonts w:ascii="Times New Roman" w:hAnsi="Times New Roman"/>
          <w:color w:val="000000" w:themeColor="text1"/>
          <w:sz w:val="24"/>
          <w:szCs w:val="24"/>
        </w:rPr>
      </w:pPr>
    </w:p>
    <w:p w:rsidR="00A91F52" w:rsidRPr="00D60B8C" w:rsidRDefault="002426CB" w:rsidP="00B24984">
      <w:pPr>
        <w:spacing w:line="360" w:lineRule="auto"/>
        <w:ind w:firstLine="708"/>
        <w:jc w:val="both"/>
        <w:rPr>
          <w:rFonts w:ascii="Times New Roman" w:hAnsi="Times New Roman"/>
          <w:color w:val="000000" w:themeColor="text1"/>
          <w:sz w:val="24"/>
          <w:szCs w:val="24"/>
        </w:rPr>
      </w:pPr>
      <w:r>
        <w:rPr>
          <w:rFonts w:ascii="Times New Roman" w:hAnsi="Times New Roman"/>
          <w:color w:val="000000" w:themeColor="text1"/>
          <w:sz w:val="24"/>
          <w:szCs w:val="24"/>
        </w:rPr>
        <w:t>O c</w:t>
      </w:r>
      <w:r w:rsidR="00A91F52" w:rsidRPr="00D60B8C">
        <w:rPr>
          <w:rFonts w:ascii="Times New Roman" w:hAnsi="Times New Roman"/>
          <w:color w:val="000000" w:themeColor="text1"/>
          <w:sz w:val="24"/>
          <w:szCs w:val="24"/>
        </w:rPr>
        <w:t xml:space="preserve">ódigo de barras é uma representação gráfica de dados numéricos ou alfanuméricos. A decodificação (leitura) dos dados é realizada por um leitor </w:t>
      </w:r>
      <w:r w:rsidR="00392D75" w:rsidRPr="00D60B8C">
        <w:rPr>
          <w:rFonts w:ascii="Times New Roman" w:hAnsi="Times New Roman"/>
          <w:color w:val="000000" w:themeColor="text1"/>
          <w:sz w:val="24"/>
          <w:szCs w:val="24"/>
        </w:rPr>
        <w:t>de código de barras</w:t>
      </w:r>
      <w:r w:rsidR="00A91F52" w:rsidRPr="00D60B8C">
        <w:rPr>
          <w:rFonts w:ascii="Times New Roman" w:hAnsi="Times New Roman"/>
          <w:color w:val="000000" w:themeColor="text1"/>
          <w:sz w:val="24"/>
          <w:szCs w:val="24"/>
        </w:rPr>
        <w:t xml:space="preserve">, que emite </w:t>
      </w:r>
      <w:r w:rsidR="00A91F52" w:rsidRPr="00D60B8C">
        <w:rPr>
          <w:rFonts w:ascii="Times New Roman" w:hAnsi="Times New Roman"/>
          <w:color w:val="000000" w:themeColor="text1"/>
          <w:sz w:val="24"/>
          <w:szCs w:val="24"/>
        </w:rPr>
        <w:lastRenderedPageBreak/>
        <w:t xml:space="preserve">um raio vermelho que percorre todas as barras. </w:t>
      </w:r>
      <w:r>
        <w:rPr>
          <w:rFonts w:ascii="Times New Roman" w:hAnsi="Times New Roman"/>
          <w:color w:val="000000" w:themeColor="text1"/>
          <w:sz w:val="24"/>
          <w:szCs w:val="24"/>
        </w:rPr>
        <w:t>A</w:t>
      </w:r>
      <w:r w:rsidRPr="00D60B8C">
        <w:rPr>
          <w:rFonts w:ascii="Times New Roman" w:hAnsi="Times New Roman"/>
          <w:color w:val="000000" w:themeColor="text1"/>
          <w:sz w:val="24"/>
          <w:szCs w:val="24"/>
        </w:rPr>
        <w:t xml:space="preserve"> luz é absorvida </w:t>
      </w:r>
      <w:r>
        <w:rPr>
          <w:rFonts w:ascii="Times New Roman" w:hAnsi="Times New Roman"/>
          <w:color w:val="000000" w:themeColor="text1"/>
          <w:sz w:val="24"/>
          <w:szCs w:val="24"/>
        </w:rPr>
        <w:t>onde a barra for escura e é refletida para o leitor</w:t>
      </w:r>
      <w:r w:rsidR="00A91F52" w:rsidRPr="00D60B8C">
        <w:rPr>
          <w:rFonts w:ascii="Times New Roman" w:hAnsi="Times New Roman"/>
          <w:color w:val="000000" w:themeColor="text1"/>
          <w:sz w:val="24"/>
          <w:szCs w:val="24"/>
        </w:rPr>
        <w:t xml:space="preserve"> onde a barra for clara (espaços). Os dados </w:t>
      </w:r>
      <w:r w:rsidR="00392D75" w:rsidRPr="00D60B8C">
        <w:rPr>
          <w:rFonts w:ascii="Times New Roman" w:hAnsi="Times New Roman"/>
          <w:color w:val="000000" w:themeColor="text1"/>
          <w:sz w:val="24"/>
          <w:szCs w:val="24"/>
        </w:rPr>
        <w:t>capturados nessa leitura óptica</w:t>
      </w:r>
      <w:r w:rsidR="00A91F52" w:rsidRPr="00D60B8C">
        <w:rPr>
          <w:rFonts w:ascii="Times New Roman" w:hAnsi="Times New Roman"/>
          <w:color w:val="000000" w:themeColor="text1"/>
          <w:sz w:val="24"/>
          <w:szCs w:val="24"/>
        </w:rPr>
        <w:t xml:space="preserve"> são compreendidos pelo computador, que por sua vez converte-os em letras ou números humano-legíveis.</w:t>
      </w:r>
    </w:p>
    <w:p w:rsidR="00392D75" w:rsidRPr="00D60B8C" w:rsidRDefault="00186C43" w:rsidP="00186C43">
      <w:pPr>
        <w:spacing w:line="360" w:lineRule="auto"/>
        <w:ind w:firstLine="708"/>
        <w:jc w:val="both"/>
        <w:rPr>
          <w:rFonts w:ascii="Times New Roman" w:hAnsi="Times New Roman"/>
          <w:color w:val="000000" w:themeColor="text1"/>
          <w:sz w:val="24"/>
          <w:szCs w:val="24"/>
        </w:rPr>
      </w:pPr>
      <w:r w:rsidRPr="00186C43">
        <w:rPr>
          <w:rFonts w:ascii="Times New Roman" w:hAnsi="Times New Roman"/>
          <w:color w:val="000000" w:themeColor="text1"/>
          <w:sz w:val="24"/>
          <w:szCs w:val="24"/>
        </w:rPr>
        <w:t>No dia 7 de outubro de 1974, em um supermercado no estado estadunidense de Ohio</w:t>
      </w:r>
      <w:r>
        <w:rPr>
          <w:rFonts w:ascii="Times New Roman" w:hAnsi="Times New Roman"/>
          <w:color w:val="000000" w:themeColor="text1"/>
          <w:sz w:val="24"/>
          <w:szCs w:val="24"/>
        </w:rPr>
        <w:t>, foi feita</w:t>
      </w:r>
      <w:r w:rsidR="00392D75" w:rsidRPr="00D60B8C">
        <w:rPr>
          <w:rFonts w:ascii="Times New Roman" w:hAnsi="Times New Roman"/>
          <w:color w:val="000000" w:themeColor="text1"/>
          <w:sz w:val="24"/>
          <w:szCs w:val="24"/>
        </w:rPr>
        <w:t xml:space="preserve"> a primeira compra de um produto com código de barras. Era um pacote com 10 chicletes Wrigley's Juicy Fruit Gum. Isso deu início a uma nova era</w:t>
      </w:r>
      <w:r w:rsidR="002426CB">
        <w:rPr>
          <w:rFonts w:ascii="Times New Roman" w:hAnsi="Times New Roman"/>
          <w:color w:val="000000" w:themeColor="text1"/>
          <w:sz w:val="24"/>
          <w:szCs w:val="24"/>
        </w:rPr>
        <w:t xml:space="preserve"> na venda a varejo, acelerando o</w:t>
      </w:r>
      <w:r w:rsidR="00392D75" w:rsidRPr="00D60B8C">
        <w:rPr>
          <w:rFonts w:ascii="Times New Roman" w:hAnsi="Times New Roman"/>
          <w:color w:val="000000" w:themeColor="text1"/>
          <w:sz w:val="24"/>
          <w:szCs w:val="24"/>
        </w:rPr>
        <w:t>s caixas e dando às companhias um método mais eficiente para o controle do estoque. Aquela compra histórica foi o ponto de partida para quase 30 anos de pesquisa e desenvolvimento.</w:t>
      </w:r>
    </w:p>
    <w:p w:rsidR="00392D75" w:rsidRPr="00D60B8C" w:rsidRDefault="00392D75"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O primeiro sistema para codificação automática de produtos foi patenteado por Bernard Silver e Norman Woodland, ambos estudantes graduados pelo Drexel Institute of Technology (Instituto de Tecnologia Drexel), atualmente </w:t>
      </w:r>
      <w:r w:rsidR="002426CB">
        <w:rPr>
          <w:rFonts w:ascii="Times New Roman" w:hAnsi="Times New Roman"/>
          <w:color w:val="000000" w:themeColor="text1"/>
          <w:sz w:val="24"/>
          <w:szCs w:val="24"/>
        </w:rPr>
        <w:t>Drexel University</w:t>
      </w:r>
      <w:r w:rsidRPr="00D60B8C">
        <w:rPr>
          <w:rFonts w:ascii="Times New Roman" w:hAnsi="Times New Roman"/>
          <w:color w:val="000000" w:themeColor="text1"/>
          <w:sz w:val="24"/>
          <w:szCs w:val="24"/>
        </w:rPr>
        <w:t>. Eles usaram um padrão de tinta que brilhava debaixo de luz ultravioleta. Esse sistema era caro demais e a tinta não era muito estável. O sistema usado hoje foi descoberto pela IBM, em 1973, e usa leitores criados pela NCR.</w:t>
      </w:r>
    </w:p>
    <w:p w:rsidR="00392D75" w:rsidRPr="00D60B8C" w:rsidRDefault="00392D75"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 uso do código de barras - uma prática ligada à automação de processos nas empresas - levou cerca duas décadas para ser universalizado. Na Europa, segundo dados da EAN International, até 1981</w:t>
      </w:r>
      <w:r w:rsidR="007E1998">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poucos dos 21 países filiados à entidade utilizavam efetivamente o código. Em 1985, </w:t>
      </w:r>
      <w:r w:rsidR="00DD76A8" w:rsidRPr="00D60B8C">
        <w:rPr>
          <w:rFonts w:ascii="Times New Roman" w:hAnsi="Times New Roman"/>
          <w:color w:val="000000" w:themeColor="text1"/>
          <w:sz w:val="24"/>
          <w:szCs w:val="24"/>
        </w:rPr>
        <w:t>cerca de 90</w:t>
      </w:r>
      <w:r w:rsidRPr="00D60B8C">
        <w:rPr>
          <w:rFonts w:ascii="Times New Roman" w:hAnsi="Times New Roman"/>
          <w:color w:val="000000" w:themeColor="text1"/>
          <w:sz w:val="24"/>
          <w:szCs w:val="24"/>
        </w:rPr>
        <w:t>% das lojas automatizadas em todo o mundo estavam concentradas em somente seis países.</w:t>
      </w:r>
    </w:p>
    <w:p w:rsidR="00392D75" w:rsidRPr="00D60B8C" w:rsidRDefault="00392D75"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No Brasil, o Código Nacional de Produtos (código de barras) foi introduzido formalmente em 8 de novembro de 1984, através de decreto do presidente da República. Na mesma data, a portaria nº. 143 do Ministério da Indústria e Comércio conferiu à Associação Brasileira de Automação Comercial (ABAC) a missão de administrar o novo código em todo o país.</w:t>
      </w:r>
    </w:p>
    <w:p w:rsidR="007B13E1" w:rsidRPr="00D60B8C" w:rsidRDefault="007B13E1"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O código EAN/UPC é um sistema internacional que auxilia na identificação inequívoca de um item a ser vendido, movimentado e armazenado, sendo o EAN-13 o mais conhecido e utilizado mundialmente. </w:t>
      </w:r>
      <w:r w:rsidR="007E1998">
        <w:rPr>
          <w:rFonts w:ascii="Times New Roman" w:hAnsi="Times New Roman"/>
          <w:color w:val="000000" w:themeColor="text1"/>
          <w:sz w:val="24"/>
          <w:szCs w:val="24"/>
        </w:rPr>
        <w:t xml:space="preserve">A estrutura numérica do código – </w:t>
      </w:r>
      <w:r w:rsidRPr="00D60B8C">
        <w:rPr>
          <w:rFonts w:ascii="Times New Roman" w:hAnsi="Times New Roman"/>
          <w:color w:val="000000" w:themeColor="text1"/>
          <w:sz w:val="24"/>
          <w:szCs w:val="24"/>
        </w:rPr>
        <w:t>que geralmente fica abaixo d</w:t>
      </w:r>
      <w:r w:rsidR="007E1998">
        <w:rPr>
          <w:rFonts w:ascii="Times New Roman" w:hAnsi="Times New Roman"/>
          <w:color w:val="000000" w:themeColor="text1"/>
          <w:sz w:val="24"/>
          <w:szCs w:val="24"/>
        </w:rPr>
        <w:t>as barras –</w:t>
      </w:r>
      <w:r w:rsidRPr="00D60B8C">
        <w:rPr>
          <w:rFonts w:ascii="Times New Roman" w:hAnsi="Times New Roman"/>
          <w:color w:val="000000" w:themeColor="text1"/>
          <w:sz w:val="24"/>
          <w:szCs w:val="24"/>
        </w:rPr>
        <w:t xml:space="preserve"> representa as seguintes informações (tomando-se como exemplo o código 7898357417892):</w:t>
      </w:r>
    </w:p>
    <w:p w:rsidR="007B13E1" w:rsidRPr="007E1998" w:rsidRDefault="007B13E1" w:rsidP="00B24984">
      <w:pPr>
        <w:pStyle w:val="PargrafodaLista"/>
        <w:numPr>
          <w:ilvl w:val="0"/>
          <w:numId w:val="22"/>
        </w:numPr>
        <w:spacing w:line="360" w:lineRule="auto"/>
        <w:jc w:val="both"/>
        <w:rPr>
          <w:rFonts w:ascii="Times New Roman" w:hAnsi="Times New Roman"/>
          <w:color w:val="000000" w:themeColor="text1"/>
          <w:sz w:val="24"/>
          <w:szCs w:val="24"/>
        </w:rPr>
      </w:pPr>
      <w:r w:rsidRPr="007E1998">
        <w:rPr>
          <w:rFonts w:ascii="Times New Roman" w:hAnsi="Times New Roman"/>
          <w:color w:val="000000" w:themeColor="text1"/>
          <w:sz w:val="24"/>
          <w:szCs w:val="24"/>
        </w:rPr>
        <w:lastRenderedPageBreak/>
        <w:t>Os 3 primeiros dígitos representam o prefixo da organização responsável por controlar e licenciar a numeração no país (o prefixo 789 corresponde ao Brasil e 560, a Portugal);</w:t>
      </w:r>
    </w:p>
    <w:p w:rsidR="007B13E1" w:rsidRPr="007E1998" w:rsidRDefault="007B13E1" w:rsidP="00B24984">
      <w:pPr>
        <w:pStyle w:val="PargrafodaLista"/>
        <w:numPr>
          <w:ilvl w:val="0"/>
          <w:numId w:val="22"/>
        </w:numPr>
        <w:spacing w:line="360" w:lineRule="auto"/>
        <w:jc w:val="both"/>
        <w:rPr>
          <w:rFonts w:ascii="Times New Roman" w:hAnsi="Times New Roman"/>
          <w:color w:val="000000" w:themeColor="text1"/>
          <w:sz w:val="24"/>
          <w:szCs w:val="24"/>
        </w:rPr>
      </w:pPr>
      <w:r w:rsidRPr="007E1998">
        <w:rPr>
          <w:rFonts w:ascii="Times New Roman" w:hAnsi="Times New Roman"/>
          <w:color w:val="000000" w:themeColor="text1"/>
          <w:sz w:val="24"/>
          <w:szCs w:val="24"/>
        </w:rPr>
        <w:t>Os próximos dígitos, que podem variar de 4 a 7, representam a identificação do fabricante ou empresa proprietária da marca do produto; no exemplo é 835741 (6 dígitos);</w:t>
      </w:r>
    </w:p>
    <w:p w:rsidR="007B13E1" w:rsidRPr="007E1998" w:rsidRDefault="007B13E1" w:rsidP="00B24984">
      <w:pPr>
        <w:pStyle w:val="PargrafodaLista"/>
        <w:numPr>
          <w:ilvl w:val="0"/>
          <w:numId w:val="22"/>
        </w:numPr>
        <w:spacing w:line="360" w:lineRule="auto"/>
        <w:jc w:val="both"/>
        <w:rPr>
          <w:rFonts w:ascii="Times New Roman" w:hAnsi="Times New Roman"/>
          <w:color w:val="000000" w:themeColor="text1"/>
          <w:sz w:val="24"/>
          <w:szCs w:val="24"/>
        </w:rPr>
      </w:pPr>
      <w:r w:rsidRPr="007E1998">
        <w:rPr>
          <w:rFonts w:ascii="Times New Roman" w:hAnsi="Times New Roman"/>
          <w:color w:val="000000" w:themeColor="text1"/>
          <w:sz w:val="24"/>
          <w:szCs w:val="24"/>
        </w:rPr>
        <w:t>Os dígitos 789 representam a identificação do produto, e são atribuídos pelo fabricante;</w:t>
      </w:r>
    </w:p>
    <w:p w:rsidR="007B13E1" w:rsidRPr="007E1998" w:rsidRDefault="007B13E1" w:rsidP="00B24984">
      <w:pPr>
        <w:pStyle w:val="PargrafodaLista"/>
        <w:numPr>
          <w:ilvl w:val="0"/>
          <w:numId w:val="22"/>
        </w:numPr>
        <w:spacing w:line="360" w:lineRule="auto"/>
        <w:jc w:val="both"/>
        <w:rPr>
          <w:rFonts w:ascii="Times New Roman" w:hAnsi="Times New Roman"/>
          <w:color w:val="000000" w:themeColor="text1"/>
          <w:sz w:val="24"/>
          <w:szCs w:val="24"/>
        </w:rPr>
      </w:pPr>
      <w:r w:rsidRPr="007E1998">
        <w:rPr>
          <w:rFonts w:ascii="Times New Roman" w:hAnsi="Times New Roman"/>
          <w:color w:val="000000" w:themeColor="text1"/>
          <w:sz w:val="24"/>
          <w:szCs w:val="24"/>
        </w:rPr>
        <w:t>O último dígito 2 é chamado de dígito verificador e auxilia na segurança da leitura.</w:t>
      </w:r>
    </w:p>
    <w:p w:rsidR="007B13E1" w:rsidRPr="00D60B8C" w:rsidRDefault="007B13E1" w:rsidP="00B24984">
      <w:pPr>
        <w:spacing w:line="360" w:lineRule="auto"/>
        <w:ind w:firstLine="360"/>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No total o código EAN-13 deve ter 13 dígitos. Vale ressaltar que os números da empresa variam de empresa para empresa, os números que identificam o item variam de item para item e o dígito verificador deve ser recalculado a cada variação na numeração. Existem outros tipos de códigos padrões para diversas aplicações.</w:t>
      </w:r>
    </w:p>
    <w:p w:rsidR="00921981" w:rsidRPr="00D60B8C" w:rsidRDefault="007B13E1" w:rsidP="00B24984">
      <w:pPr>
        <w:spacing w:line="360" w:lineRule="auto"/>
        <w:ind w:firstLine="360"/>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Os códigos de barras dividem-se em dois grupos: os códigos de barras numéricos e os alfanuméricos (sendo os alfanuméricos capazes de representar números, letras e caracteres de função especial ao mesmo tempo). Os códigos de barras são diferenciados entre si pelas regras de simbologia. Cada simbologia trata como os dados serão codificados.</w:t>
      </w:r>
    </w:p>
    <w:p w:rsidR="00D42F67" w:rsidRPr="00D60B8C" w:rsidRDefault="00D42F67" w:rsidP="00B24984">
      <w:pPr>
        <w:spacing w:line="360" w:lineRule="auto"/>
        <w:jc w:val="both"/>
        <w:rPr>
          <w:rFonts w:ascii="Times New Roman" w:hAnsi="Times New Roman"/>
          <w:color w:val="000000" w:themeColor="text1"/>
          <w:sz w:val="24"/>
          <w:szCs w:val="24"/>
        </w:rPr>
      </w:pPr>
    </w:p>
    <w:p w:rsidR="00D42F67" w:rsidRPr="009F6507" w:rsidRDefault="00D42F67" w:rsidP="00B24984">
      <w:pPr>
        <w:pStyle w:val="PargrafodaLista"/>
        <w:numPr>
          <w:ilvl w:val="1"/>
          <w:numId w:val="9"/>
        </w:numPr>
        <w:spacing w:line="360" w:lineRule="auto"/>
        <w:jc w:val="both"/>
        <w:outlineLvl w:val="1"/>
        <w:rPr>
          <w:rFonts w:ascii="Times New Roman" w:hAnsi="Times New Roman"/>
          <w:color w:val="000000" w:themeColor="text1"/>
          <w:sz w:val="24"/>
          <w:szCs w:val="24"/>
        </w:rPr>
      </w:pPr>
      <w:bookmarkStart w:id="70" w:name="_Toc277712165"/>
      <w:r w:rsidRPr="009F6507">
        <w:rPr>
          <w:rFonts w:ascii="Times New Roman" w:hAnsi="Times New Roman" w:cs="Times New Roman"/>
          <w:color w:val="000000" w:themeColor="text1"/>
          <w:sz w:val="24"/>
          <w:szCs w:val="24"/>
        </w:rPr>
        <w:t>MÉTODOS</w:t>
      </w:r>
      <w:bookmarkEnd w:id="70"/>
    </w:p>
    <w:p w:rsidR="00921981" w:rsidRDefault="00921981"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Para falar a respeito dos métodos utilizados vamos separar o PROJETO F1 em alguns cenários:</w:t>
      </w:r>
    </w:p>
    <w:p w:rsidR="007054ED" w:rsidRDefault="007054ED" w:rsidP="007054ED">
      <w:pPr>
        <w:pStyle w:val="PargrafodaLista"/>
        <w:numPr>
          <w:ilvl w:val="0"/>
          <w:numId w:val="23"/>
        </w:numPr>
        <w:spacing w:line="360" w:lineRule="auto"/>
        <w:jc w:val="both"/>
        <w:rPr>
          <w:rFonts w:ascii="Times New Roman" w:hAnsi="Times New Roman"/>
          <w:color w:val="000000" w:themeColor="text1"/>
          <w:sz w:val="24"/>
          <w:szCs w:val="24"/>
        </w:rPr>
      </w:pPr>
      <w:r w:rsidRPr="007054ED">
        <w:rPr>
          <w:rFonts w:ascii="Times New Roman" w:hAnsi="Times New Roman"/>
          <w:color w:val="000000" w:themeColor="text1"/>
          <w:sz w:val="24"/>
          <w:szCs w:val="24"/>
        </w:rPr>
        <w:t>Cadastros Gerai</w:t>
      </w:r>
      <w:r>
        <w:rPr>
          <w:rFonts w:ascii="Times New Roman" w:hAnsi="Times New Roman"/>
          <w:color w:val="000000" w:themeColor="text1"/>
          <w:sz w:val="24"/>
          <w:szCs w:val="24"/>
        </w:rPr>
        <w:t>s</w:t>
      </w:r>
    </w:p>
    <w:p w:rsidR="007054ED" w:rsidRDefault="007054ED" w:rsidP="007054ED">
      <w:pPr>
        <w:pStyle w:val="PargrafodaLista"/>
        <w:numPr>
          <w:ilvl w:val="0"/>
          <w:numId w:val="23"/>
        </w:numPr>
        <w:spacing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Entrada no Parque</w:t>
      </w:r>
    </w:p>
    <w:p w:rsidR="007054ED" w:rsidRDefault="007054ED" w:rsidP="007054ED">
      <w:pPr>
        <w:pStyle w:val="PargrafodaLista"/>
        <w:numPr>
          <w:ilvl w:val="0"/>
          <w:numId w:val="23"/>
        </w:numPr>
        <w:spacing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Portaria do Brinquedo</w:t>
      </w:r>
    </w:p>
    <w:p w:rsidR="007054ED" w:rsidRDefault="007054ED" w:rsidP="007054ED">
      <w:pPr>
        <w:pStyle w:val="PargrafodaLista"/>
        <w:numPr>
          <w:ilvl w:val="0"/>
          <w:numId w:val="23"/>
        </w:numPr>
        <w:spacing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Entrada do Brinquedo</w:t>
      </w:r>
    </w:p>
    <w:p w:rsidR="007054ED" w:rsidRDefault="007054ED" w:rsidP="007054ED">
      <w:pPr>
        <w:pStyle w:val="PargrafodaLista"/>
        <w:numPr>
          <w:ilvl w:val="0"/>
          <w:numId w:val="23"/>
        </w:numPr>
        <w:spacing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Terminal de Consulta</w:t>
      </w:r>
    </w:p>
    <w:p w:rsidR="007054ED" w:rsidRDefault="007054ED" w:rsidP="007054ED">
      <w:pPr>
        <w:pStyle w:val="PargrafodaLista"/>
        <w:numPr>
          <w:ilvl w:val="0"/>
          <w:numId w:val="23"/>
        </w:numPr>
        <w:spacing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Execução do Brinquedo</w:t>
      </w:r>
    </w:p>
    <w:p w:rsidR="004A7570" w:rsidRDefault="007054ED" w:rsidP="00B24984">
      <w:pPr>
        <w:spacing w:line="360" w:lineRule="auto"/>
        <w:jc w:val="both"/>
        <w:rPr>
          <w:rFonts w:ascii="Times New Roman" w:hAnsi="Times New Roman"/>
          <w:color w:val="000000" w:themeColor="text1"/>
          <w:sz w:val="24"/>
          <w:szCs w:val="24"/>
        </w:rPr>
      </w:pPr>
      <w:r w:rsidRPr="007054ED">
        <w:rPr>
          <w:rFonts w:ascii="Times New Roman" w:hAnsi="Times New Roman"/>
          <w:color w:val="000000" w:themeColor="text1"/>
          <w:sz w:val="24"/>
          <w:szCs w:val="24"/>
        </w:rPr>
        <w:t xml:space="preserve">Os cenários Cadastros Gerais e Entrada no Parque foram desenvolvidos utilizando a plataforma de desenvolvimento JAVA WEB, pois como são telas tanto de cadastro como de consulta, os gestores do parque não precisam estar necessariamente no parque se quiserem </w:t>
      </w:r>
      <w:r w:rsidRPr="007054ED">
        <w:rPr>
          <w:rFonts w:ascii="Times New Roman" w:hAnsi="Times New Roman"/>
          <w:color w:val="000000" w:themeColor="text1"/>
          <w:sz w:val="24"/>
          <w:szCs w:val="24"/>
        </w:rPr>
        <w:lastRenderedPageBreak/>
        <w:t xml:space="preserve">utilizá-las. Já os outros cenários foram desenvolvidos utilizando a plataforma FORMS, pois são telas que são utilizadas apenas dentro do parque e o tempo de resposta delas precisa ser mais rápido e foi escolhido fazer em FORMS porque o grupo possui uma maior experiência </w:t>
      </w:r>
      <w:r>
        <w:rPr>
          <w:rFonts w:ascii="Times New Roman" w:hAnsi="Times New Roman"/>
          <w:color w:val="000000" w:themeColor="text1"/>
          <w:sz w:val="24"/>
          <w:szCs w:val="24"/>
        </w:rPr>
        <w:t>c</w:t>
      </w:r>
      <w:r w:rsidRPr="007054ED">
        <w:rPr>
          <w:rFonts w:ascii="Times New Roman" w:hAnsi="Times New Roman"/>
          <w:color w:val="000000" w:themeColor="text1"/>
          <w:sz w:val="24"/>
          <w:szCs w:val="24"/>
        </w:rPr>
        <w:t>om a linguagem.</w:t>
      </w:r>
    </w:p>
    <w:p w:rsidR="007054ED" w:rsidRPr="00D60B8C" w:rsidRDefault="007054ED" w:rsidP="00B24984">
      <w:pPr>
        <w:spacing w:line="360" w:lineRule="auto"/>
        <w:jc w:val="both"/>
        <w:rPr>
          <w:rFonts w:ascii="Times New Roman" w:hAnsi="Times New Roman"/>
          <w:color w:val="000000" w:themeColor="text1"/>
          <w:sz w:val="24"/>
          <w:szCs w:val="24"/>
        </w:rPr>
      </w:pPr>
    </w:p>
    <w:p w:rsidR="00E21E18" w:rsidRDefault="00E21E18" w:rsidP="00B24984">
      <w:pPr>
        <w:pStyle w:val="PargrafodaLista"/>
        <w:numPr>
          <w:ilvl w:val="2"/>
          <w:numId w:val="7"/>
        </w:numPr>
        <w:spacing w:line="360" w:lineRule="auto"/>
        <w:jc w:val="both"/>
        <w:outlineLvl w:val="2"/>
        <w:rPr>
          <w:rFonts w:ascii="Times New Roman" w:hAnsi="Times New Roman" w:cs="Times New Roman"/>
          <w:b/>
          <w:color w:val="000000" w:themeColor="text1"/>
          <w:sz w:val="24"/>
          <w:szCs w:val="24"/>
        </w:rPr>
      </w:pPr>
      <w:bookmarkStart w:id="71" w:name="_Toc277712166"/>
      <w:r w:rsidRPr="00D60B8C">
        <w:rPr>
          <w:rFonts w:ascii="Times New Roman" w:hAnsi="Times New Roman" w:cs="Times New Roman"/>
          <w:b/>
          <w:color w:val="000000" w:themeColor="text1"/>
          <w:sz w:val="24"/>
          <w:szCs w:val="24"/>
        </w:rPr>
        <w:t>Cadastros Gerais</w:t>
      </w:r>
      <w:bookmarkEnd w:id="71"/>
    </w:p>
    <w:p w:rsidR="007E1998" w:rsidRPr="00D60B8C" w:rsidRDefault="007E1998" w:rsidP="00B24984">
      <w:pPr>
        <w:pStyle w:val="PargrafodaLista"/>
        <w:spacing w:line="360" w:lineRule="auto"/>
        <w:jc w:val="both"/>
        <w:outlineLvl w:val="2"/>
        <w:rPr>
          <w:rFonts w:ascii="Times New Roman" w:hAnsi="Times New Roman" w:cs="Times New Roman"/>
          <w:b/>
          <w:color w:val="000000" w:themeColor="text1"/>
          <w:sz w:val="24"/>
          <w:szCs w:val="24"/>
        </w:rPr>
      </w:pPr>
    </w:p>
    <w:p w:rsidR="00E21E18" w:rsidRPr="00D60B8C" w:rsidRDefault="00E21E1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Nos cadastros gerais temos os cadastros de brinquedo, catraca, terminais de consulta e códigos de barra. Nessas telas é possível consultar, cadastrar, editar, excluir e visualizar detalhes.</w:t>
      </w:r>
      <w:r w:rsidR="007E1998">
        <w:rPr>
          <w:rFonts w:ascii="Times New Roman" w:hAnsi="Times New Roman"/>
          <w:color w:val="000000" w:themeColor="text1"/>
          <w:sz w:val="24"/>
          <w:szCs w:val="24"/>
        </w:rPr>
        <w:t xml:space="preserve"> </w:t>
      </w:r>
      <w:r w:rsidRPr="00D60B8C">
        <w:rPr>
          <w:rFonts w:ascii="Times New Roman" w:hAnsi="Times New Roman"/>
          <w:color w:val="000000" w:themeColor="text1"/>
          <w:sz w:val="24"/>
          <w:szCs w:val="24"/>
        </w:rPr>
        <w:t>A tela abaixo é para realizar essas operações com os Brinquedos (consultar, cadastrar, editar, excluir)</w:t>
      </w:r>
      <w:r w:rsidR="007E1998">
        <w:rPr>
          <w:rFonts w:ascii="Times New Roman" w:hAnsi="Times New Roman"/>
          <w:color w:val="000000" w:themeColor="text1"/>
          <w:sz w:val="24"/>
          <w:szCs w:val="24"/>
        </w:rPr>
        <w:t>:</w:t>
      </w:r>
    </w:p>
    <w:p w:rsidR="008040E6" w:rsidRPr="00D60B8C" w:rsidRDefault="00E21E18"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5680464" cy="2755075"/>
            <wp:effectExtent l="19050" t="0" r="0" b="0"/>
            <wp:docPr id="7"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srcRect/>
                    <a:stretch>
                      <a:fillRect/>
                    </a:stretch>
                  </pic:blipFill>
                  <pic:spPr bwMode="auto">
                    <a:xfrm>
                      <a:off x="0" y="0"/>
                      <a:ext cx="5684614" cy="2757088"/>
                    </a:xfrm>
                    <a:prstGeom prst="rect">
                      <a:avLst/>
                    </a:prstGeom>
                    <a:noFill/>
                    <a:ln w="9525">
                      <a:noFill/>
                      <a:miter lim="800000"/>
                      <a:headEnd/>
                      <a:tailEnd/>
                    </a:ln>
                  </pic:spPr>
                </pic:pic>
              </a:graphicData>
            </a:graphic>
          </wp:inline>
        </w:drawing>
      </w:r>
    </w:p>
    <w:p w:rsidR="00E21E18" w:rsidRDefault="008040E6" w:rsidP="00B24984">
      <w:pPr>
        <w:pStyle w:val="Legenda"/>
        <w:spacing w:line="360" w:lineRule="auto"/>
        <w:jc w:val="center"/>
        <w:rPr>
          <w:rFonts w:ascii="Times New Roman" w:hAnsi="Times New Roman"/>
          <w:sz w:val="24"/>
          <w:szCs w:val="24"/>
        </w:rPr>
      </w:pPr>
      <w:bookmarkStart w:id="72" w:name="_Toc277710741"/>
      <w:r w:rsidRPr="00D60B8C">
        <w:rPr>
          <w:rFonts w:ascii="Times New Roman" w:hAnsi="Times New Roman"/>
          <w:sz w:val="24"/>
          <w:szCs w:val="24"/>
        </w:rPr>
        <w:t xml:space="preserve">Figura </w:t>
      </w:r>
      <w:r w:rsidR="00E57B07"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E57B07" w:rsidRPr="00D60B8C">
        <w:rPr>
          <w:rFonts w:ascii="Times New Roman" w:hAnsi="Times New Roman"/>
          <w:sz w:val="24"/>
          <w:szCs w:val="24"/>
        </w:rPr>
        <w:fldChar w:fldCharType="separate"/>
      </w:r>
      <w:r w:rsidR="00A93008">
        <w:rPr>
          <w:rFonts w:ascii="Times New Roman" w:hAnsi="Times New Roman"/>
          <w:noProof/>
          <w:sz w:val="24"/>
          <w:szCs w:val="24"/>
        </w:rPr>
        <w:t>16</w:t>
      </w:r>
      <w:r w:rsidR="00E57B07" w:rsidRPr="00D60B8C">
        <w:rPr>
          <w:rFonts w:ascii="Times New Roman" w:hAnsi="Times New Roman"/>
          <w:sz w:val="24"/>
          <w:szCs w:val="24"/>
        </w:rPr>
        <w:fldChar w:fldCharType="end"/>
      </w:r>
      <w:r w:rsidRPr="00D60B8C">
        <w:rPr>
          <w:rFonts w:ascii="Times New Roman" w:hAnsi="Times New Roman"/>
          <w:sz w:val="24"/>
          <w:szCs w:val="24"/>
        </w:rPr>
        <w:t>: Tela de Brinquedos</w:t>
      </w:r>
      <w:bookmarkEnd w:id="72"/>
    </w:p>
    <w:p w:rsidR="007E1998" w:rsidRPr="007E1998" w:rsidRDefault="007E1998" w:rsidP="00B24984">
      <w:pPr>
        <w:spacing w:line="360" w:lineRule="auto"/>
      </w:pPr>
    </w:p>
    <w:p w:rsidR="00E21E18" w:rsidRDefault="00E21E1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tela abaixo representa o cadastro de um novo brinquedo:</w:t>
      </w:r>
    </w:p>
    <w:p w:rsidR="007E1998" w:rsidRPr="00D60B8C" w:rsidRDefault="007E1998" w:rsidP="00B24984">
      <w:pPr>
        <w:spacing w:line="360" w:lineRule="auto"/>
        <w:ind w:firstLine="708"/>
        <w:jc w:val="both"/>
        <w:rPr>
          <w:rFonts w:ascii="Times New Roman" w:hAnsi="Times New Roman"/>
          <w:color w:val="000000" w:themeColor="text1"/>
          <w:sz w:val="24"/>
          <w:szCs w:val="24"/>
        </w:rPr>
      </w:pPr>
    </w:p>
    <w:p w:rsidR="008040E6" w:rsidRPr="00D60B8C" w:rsidRDefault="00E21E18"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lastRenderedPageBreak/>
        <w:drawing>
          <wp:inline distT="0" distB="0" distL="0" distR="0">
            <wp:extent cx="6315411" cy="2499385"/>
            <wp:effectExtent l="19050" t="0" r="9189"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cstate="print"/>
                    <a:srcRect/>
                    <a:stretch>
                      <a:fillRect/>
                    </a:stretch>
                  </pic:blipFill>
                  <pic:spPr bwMode="auto">
                    <a:xfrm>
                      <a:off x="0" y="0"/>
                      <a:ext cx="6311104" cy="2497680"/>
                    </a:xfrm>
                    <a:prstGeom prst="rect">
                      <a:avLst/>
                    </a:prstGeom>
                    <a:noFill/>
                    <a:ln w="9525">
                      <a:noFill/>
                      <a:miter lim="800000"/>
                      <a:headEnd/>
                      <a:tailEnd/>
                    </a:ln>
                  </pic:spPr>
                </pic:pic>
              </a:graphicData>
            </a:graphic>
          </wp:inline>
        </w:drawing>
      </w:r>
    </w:p>
    <w:p w:rsidR="00E21E18" w:rsidRDefault="008040E6" w:rsidP="00B24984">
      <w:pPr>
        <w:pStyle w:val="Legenda"/>
        <w:spacing w:line="360" w:lineRule="auto"/>
        <w:jc w:val="center"/>
        <w:rPr>
          <w:rFonts w:ascii="Times New Roman" w:hAnsi="Times New Roman"/>
          <w:sz w:val="24"/>
          <w:szCs w:val="24"/>
        </w:rPr>
      </w:pPr>
      <w:bookmarkStart w:id="73" w:name="_Toc277710742"/>
      <w:r w:rsidRPr="00D60B8C">
        <w:rPr>
          <w:rFonts w:ascii="Times New Roman" w:hAnsi="Times New Roman"/>
          <w:sz w:val="24"/>
          <w:szCs w:val="24"/>
        </w:rPr>
        <w:t xml:space="preserve">Figura </w:t>
      </w:r>
      <w:r w:rsidR="00E57B07"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E57B07" w:rsidRPr="00D60B8C">
        <w:rPr>
          <w:rFonts w:ascii="Times New Roman" w:hAnsi="Times New Roman"/>
          <w:sz w:val="24"/>
          <w:szCs w:val="24"/>
        </w:rPr>
        <w:fldChar w:fldCharType="separate"/>
      </w:r>
      <w:r w:rsidR="00A93008">
        <w:rPr>
          <w:rFonts w:ascii="Times New Roman" w:hAnsi="Times New Roman"/>
          <w:noProof/>
          <w:sz w:val="24"/>
          <w:szCs w:val="24"/>
        </w:rPr>
        <w:t>17</w:t>
      </w:r>
      <w:r w:rsidR="00E57B07" w:rsidRPr="00D60B8C">
        <w:rPr>
          <w:rFonts w:ascii="Times New Roman" w:hAnsi="Times New Roman"/>
          <w:sz w:val="24"/>
          <w:szCs w:val="24"/>
        </w:rPr>
        <w:fldChar w:fldCharType="end"/>
      </w:r>
      <w:r w:rsidRPr="00D60B8C">
        <w:rPr>
          <w:rFonts w:ascii="Times New Roman" w:hAnsi="Times New Roman"/>
          <w:sz w:val="24"/>
          <w:szCs w:val="24"/>
        </w:rPr>
        <w:t>: Cadastro de Brinquedos</w:t>
      </w:r>
      <w:bookmarkEnd w:id="73"/>
    </w:p>
    <w:p w:rsidR="007E1998" w:rsidRPr="007E1998" w:rsidRDefault="007E1998" w:rsidP="00B24984">
      <w:pPr>
        <w:spacing w:line="360" w:lineRule="auto"/>
      </w:pPr>
    </w:p>
    <w:p w:rsidR="00E21E18" w:rsidRPr="00D60B8C" w:rsidRDefault="00E21E1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próxima tela representa a visualização dos detalhes das informações de determinado brinquedo:</w:t>
      </w:r>
    </w:p>
    <w:p w:rsidR="008040E6" w:rsidRPr="00D60B8C" w:rsidRDefault="00E21E18"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4922602" cy="3017920"/>
            <wp:effectExtent l="19050" t="0" r="0" b="0"/>
            <wp:docPr id="13"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srcRect/>
                    <a:stretch>
                      <a:fillRect/>
                    </a:stretch>
                  </pic:blipFill>
                  <pic:spPr bwMode="auto">
                    <a:xfrm>
                      <a:off x="0" y="0"/>
                      <a:ext cx="4932404" cy="3023929"/>
                    </a:xfrm>
                    <a:prstGeom prst="rect">
                      <a:avLst/>
                    </a:prstGeom>
                    <a:noFill/>
                    <a:ln w="9525">
                      <a:noFill/>
                      <a:miter lim="800000"/>
                      <a:headEnd/>
                      <a:tailEnd/>
                    </a:ln>
                  </pic:spPr>
                </pic:pic>
              </a:graphicData>
            </a:graphic>
          </wp:inline>
        </w:drawing>
      </w:r>
    </w:p>
    <w:p w:rsidR="00E21E18" w:rsidRDefault="008040E6" w:rsidP="00B24984">
      <w:pPr>
        <w:pStyle w:val="Legenda"/>
        <w:spacing w:line="360" w:lineRule="auto"/>
        <w:jc w:val="center"/>
        <w:rPr>
          <w:rFonts w:ascii="Times New Roman" w:hAnsi="Times New Roman"/>
          <w:sz w:val="24"/>
          <w:szCs w:val="24"/>
        </w:rPr>
      </w:pPr>
      <w:bookmarkStart w:id="74" w:name="_Toc277710743"/>
      <w:r w:rsidRPr="00D60B8C">
        <w:rPr>
          <w:rFonts w:ascii="Times New Roman" w:hAnsi="Times New Roman"/>
          <w:sz w:val="24"/>
          <w:szCs w:val="24"/>
        </w:rPr>
        <w:t xml:space="preserve">Figura </w:t>
      </w:r>
      <w:r w:rsidR="00E57B07"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E57B07" w:rsidRPr="00D60B8C">
        <w:rPr>
          <w:rFonts w:ascii="Times New Roman" w:hAnsi="Times New Roman"/>
          <w:sz w:val="24"/>
          <w:szCs w:val="24"/>
        </w:rPr>
        <w:fldChar w:fldCharType="separate"/>
      </w:r>
      <w:r w:rsidR="00A93008">
        <w:rPr>
          <w:rFonts w:ascii="Times New Roman" w:hAnsi="Times New Roman"/>
          <w:noProof/>
          <w:sz w:val="24"/>
          <w:szCs w:val="24"/>
        </w:rPr>
        <w:t>18</w:t>
      </w:r>
      <w:r w:rsidR="00E57B07" w:rsidRPr="00D60B8C">
        <w:rPr>
          <w:rFonts w:ascii="Times New Roman" w:hAnsi="Times New Roman"/>
          <w:sz w:val="24"/>
          <w:szCs w:val="24"/>
        </w:rPr>
        <w:fldChar w:fldCharType="end"/>
      </w:r>
      <w:r w:rsidRPr="00D60B8C">
        <w:rPr>
          <w:rFonts w:ascii="Times New Roman" w:hAnsi="Times New Roman"/>
          <w:sz w:val="24"/>
          <w:szCs w:val="24"/>
        </w:rPr>
        <w:t>: Visualização de Brinquedos</w:t>
      </w:r>
      <w:bookmarkEnd w:id="74"/>
    </w:p>
    <w:p w:rsidR="007E1998" w:rsidRPr="007E1998" w:rsidRDefault="007E1998" w:rsidP="00B24984">
      <w:pPr>
        <w:spacing w:line="360" w:lineRule="auto"/>
      </w:pPr>
    </w:p>
    <w:p w:rsidR="00E21E18" w:rsidRDefault="00E21E1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Na tela abaixo é possível editar as informações sobre um brinquedo:</w:t>
      </w:r>
    </w:p>
    <w:p w:rsidR="007E1998" w:rsidRPr="00D60B8C" w:rsidRDefault="007E1998" w:rsidP="00B24984">
      <w:pPr>
        <w:spacing w:line="360" w:lineRule="auto"/>
        <w:ind w:firstLine="708"/>
        <w:jc w:val="both"/>
        <w:rPr>
          <w:rFonts w:ascii="Times New Roman" w:hAnsi="Times New Roman"/>
          <w:color w:val="000000" w:themeColor="text1"/>
          <w:sz w:val="24"/>
          <w:szCs w:val="24"/>
        </w:rPr>
      </w:pPr>
    </w:p>
    <w:p w:rsidR="008040E6" w:rsidRPr="00D60B8C" w:rsidRDefault="00E21E18"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lastRenderedPageBreak/>
        <w:drawing>
          <wp:inline distT="0" distB="0" distL="0" distR="0">
            <wp:extent cx="5984063" cy="2505694"/>
            <wp:effectExtent l="19050" t="0" r="0" b="0"/>
            <wp:docPr id="14"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srcRect/>
                    <a:stretch>
                      <a:fillRect/>
                    </a:stretch>
                  </pic:blipFill>
                  <pic:spPr bwMode="auto">
                    <a:xfrm>
                      <a:off x="0" y="0"/>
                      <a:ext cx="5987015" cy="2506930"/>
                    </a:xfrm>
                    <a:prstGeom prst="rect">
                      <a:avLst/>
                    </a:prstGeom>
                    <a:noFill/>
                    <a:ln w="9525">
                      <a:noFill/>
                      <a:miter lim="800000"/>
                      <a:headEnd/>
                      <a:tailEnd/>
                    </a:ln>
                  </pic:spPr>
                </pic:pic>
              </a:graphicData>
            </a:graphic>
          </wp:inline>
        </w:drawing>
      </w:r>
    </w:p>
    <w:p w:rsidR="00E21E18" w:rsidRPr="00D60B8C" w:rsidRDefault="008040E6" w:rsidP="00B24984">
      <w:pPr>
        <w:pStyle w:val="Legenda"/>
        <w:spacing w:line="360" w:lineRule="auto"/>
        <w:jc w:val="center"/>
        <w:rPr>
          <w:rFonts w:ascii="Times New Roman" w:hAnsi="Times New Roman"/>
          <w:color w:val="000000" w:themeColor="text1"/>
          <w:sz w:val="24"/>
          <w:szCs w:val="24"/>
        </w:rPr>
      </w:pPr>
      <w:bookmarkStart w:id="75" w:name="_Toc277710744"/>
      <w:r w:rsidRPr="00D60B8C">
        <w:rPr>
          <w:rFonts w:ascii="Times New Roman" w:hAnsi="Times New Roman"/>
          <w:sz w:val="24"/>
          <w:szCs w:val="24"/>
        </w:rPr>
        <w:t xml:space="preserve">Figura </w:t>
      </w:r>
      <w:r w:rsidR="00E57B07"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E57B07" w:rsidRPr="00D60B8C">
        <w:rPr>
          <w:rFonts w:ascii="Times New Roman" w:hAnsi="Times New Roman"/>
          <w:sz w:val="24"/>
          <w:szCs w:val="24"/>
        </w:rPr>
        <w:fldChar w:fldCharType="separate"/>
      </w:r>
      <w:r w:rsidR="00A93008">
        <w:rPr>
          <w:rFonts w:ascii="Times New Roman" w:hAnsi="Times New Roman"/>
          <w:noProof/>
          <w:sz w:val="24"/>
          <w:szCs w:val="24"/>
        </w:rPr>
        <w:t>19</w:t>
      </w:r>
      <w:r w:rsidR="00E57B07" w:rsidRPr="00D60B8C">
        <w:rPr>
          <w:rFonts w:ascii="Times New Roman" w:hAnsi="Times New Roman"/>
          <w:sz w:val="24"/>
          <w:szCs w:val="24"/>
        </w:rPr>
        <w:fldChar w:fldCharType="end"/>
      </w:r>
      <w:r w:rsidRPr="00D60B8C">
        <w:rPr>
          <w:rFonts w:ascii="Times New Roman" w:hAnsi="Times New Roman"/>
          <w:sz w:val="24"/>
          <w:szCs w:val="24"/>
        </w:rPr>
        <w:t>: Editar Brinquedos</w:t>
      </w:r>
      <w:bookmarkEnd w:id="75"/>
    </w:p>
    <w:p w:rsidR="00E21E18" w:rsidRPr="00D60B8C" w:rsidRDefault="00E21E18" w:rsidP="00B24984">
      <w:pPr>
        <w:spacing w:line="360" w:lineRule="auto"/>
        <w:jc w:val="both"/>
        <w:rPr>
          <w:rFonts w:ascii="Times New Roman" w:hAnsi="Times New Roman"/>
          <w:color w:val="000000" w:themeColor="text1"/>
          <w:sz w:val="24"/>
          <w:szCs w:val="24"/>
        </w:rPr>
      </w:pPr>
    </w:p>
    <w:p w:rsidR="00E21E18" w:rsidRDefault="00E21E18"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Na tela abaixo é possível excluir o cadastro de um determinado brinquedo:</w:t>
      </w:r>
    </w:p>
    <w:p w:rsidR="007E1998" w:rsidRPr="00D60B8C" w:rsidRDefault="007E1998" w:rsidP="00B24984">
      <w:pPr>
        <w:spacing w:line="360" w:lineRule="auto"/>
        <w:jc w:val="both"/>
        <w:rPr>
          <w:rFonts w:ascii="Times New Roman" w:hAnsi="Times New Roman"/>
          <w:color w:val="000000" w:themeColor="text1"/>
          <w:sz w:val="24"/>
          <w:szCs w:val="24"/>
        </w:rPr>
      </w:pPr>
    </w:p>
    <w:p w:rsidR="008040E6" w:rsidRPr="00D60B8C" w:rsidRDefault="00E21E18"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5400040" cy="2385176"/>
            <wp:effectExtent l="19050" t="0" r="0" b="0"/>
            <wp:docPr id="18"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srcRect/>
                    <a:stretch>
                      <a:fillRect/>
                    </a:stretch>
                  </pic:blipFill>
                  <pic:spPr bwMode="auto">
                    <a:xfrm>
                      <a:off x="0" y="0"/>
                      <a:ext cx="5400040" cy="2385176"/>
                    </a:xfrm>
                    <a:prstGeom prst="rect">
                      <a:avLst/>
                    </a:prstGeom>
                    <a:noFill/>
                    <a:ln w="9525">
                      <a:noFill/>
                      <a:miter lim="800000"/>
                      <a:headEnd/>
                      <a:tailEnd/>
                    </a:ln>
                  </pic:spPr>
                </pic:pic>
              </a:graphicData>
            </a:graphic>
          </wp:inline>
        </w:drawing>
      </w:r>
    </w:p>
    <w:p w:rsidR="00E21E18" w:rsidRPr="00D60B8C" w:rsidRDefault="008040E6" w:rsidP="00B24984">
      <w:pPr>
        <w:pStyle w:val="Legenda"/>
        <w:spacing w:line="360" w:lineRule="auto"/>
        <w:jc w:val="center"/>
        <w:rPr>
          <w:rFonts w:ascii="Times New Roman" w:hAnsi="Times New Roman"/>
          <w:color w:val="000000" w:themeColor="text1"/>
          <w:sz w:val="24"/>
          <w:szCs w:val="24"/>
        </w:rPr>
      </w:pPr>
      <w:bookmarkStart w:id="76" w:name="_Toc277710745"/>
      <w:r w:rsidRPr="00D60B8C">
        <w:rPr>
          <w:rFonts w:ascii="Times New Roman" w:hAnsi="Times New Roman"/>
          <w:sz w:val="24"/>
          <w:szCs w:val="24"/>
        </w:rPr>
        <w:t xml:space="preserve">Figura </w:t>
      </w:r>
      <w:r w:rsidR="00E57B07"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E57B07" w:rsidRPr="00D60B8C">
        <w:rPr>
          <w:rFonts w:ascii="Times New Roman" w:hAnsi="Times New Roman"/>
          <w:sz w:val="24"/>
          <w:szCs w:val="24"/>
        </w:rPr>
        <w:fldChar w:fldCharType="separate"/>
      </w:r>
      <w:r w:rsidR="00A93008">
        <w:rPr>
          <w:rFonts w:ascii="Times New Roman" w:hAnsi="Times New Roman"/>
          <w:noProof/>
          <w:sz w:val="24"/>
          <w:szCs w:val="24"/>
        </w:rPr>
        <w:t>20</w:t>
      </w:r>
      <w:r w:rsidR="00E57B07" w:rsidRPr="00D60B8C">
        <w:rPr>
          <w:rFonts w:ascii="Times New Roman" w:hAnsi="Times New Roman"/>
          <w:sz w:val="24"/>
          <w:szCs w:val="24"/>
        </w:rPr>
        <w:fldChar w:fldCharType="end"/>
      </w:r>
      <w:r w:rsidRPr="00D60B8C">
        <w:rPr>
          <w:rFonts w:ascii="Times New Roman" w:hAnsi="Times New Roman"/>
          <w:sz w:val="24"/>
          <w:szCs w:val="24"/>
        </w:rPr>
        <w:t>: Excluir Brinquedos</w:t>
      </w:r>
      <w:bookmarkEnd w:id="76"/>
    </w:p>
    <w:p w:rsidR="00E21E18" w:rsidRPr="00D60B8C" w:rsidRDefault="00E21E18" w:rsidP="00B24984">
      <w:pPr>
        <w:spacing w:line="360" w:lineRule="auto"/>
        <w:jc w:val="both"/>
        <w:rPr>
          <w:rFonts w:ascii="Times New Roman" w:hAnsi="Times New Roman"/>
          <w:color w:val="000000" w:themeColor="text1"/>
          <w:sz w:val="24"/>
          <w:szCs w:val="24"/>
        </w:rPr>
      </w:pPr>
    </w:p>
    <w:p w:rsidR="00E21E18" w:rsidRDefault="00E21E18"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tela abaixo é para realizar as mesmas operações que mostramos com a tela de brinquedo, mas para as Catracas:</w:t>
      </w:r>
    </w:p>
    <w:p w:rsidR="007E1998" w:rsidRPr="00D60B8C" w:rsidRDefault="007E1998" w:rsidP="00B24984">
      <w:pPr>
        <w:spacing w:line="360" w:lineRule="auto"/>
        <w:jc w:val="both"/>
        <w:rPr>
          <w:rFonts w:ascii="Times New Roman" w:hAnsi="Times New Roman"/>
          <w:color w:val="000000" w:themeColor="text1"/>
          <w:sz w:val="24"/>
          <w:szCs w:val="24"/>
        </w:rPr>
      </w:pPr>
    </w:p>
    <w:p w:rsidR="008040E6" w:rsidRPr="00D60B8C" w:rsidRDefault="00E21E18"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lastRenderedPageBreak/>
        <w:drawing>
          <wp:inline distT="0" distB="0" distL="0" distR="0">
            <wp:extent cx="6270171" cy="2115906"/>
            <wp:effectExtent l="19050" t="0" r="0" b="0"/>
            <wp:docPr id="19"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srcRect/>
                    <a:stretch>
                      <a:fillRect/>
                    </a:stretch>
                  </pic:blipFill>
                  <pic:spPr bwMode="auto">
                    <a:xfrm>
                      <a:off x="0" y="0"/>
                      <a:ext cx="6280591" cy="2119422"/>
                    </a:xfrm>
                    <a:prstGeom prst="rect">
                      <a:avLst/>
                    </a:prstGeom>
                    <a:noFill/>
                    <a:ln w="9525">
                      <a:noFill/>
                      <a:miter lim="800000"/>
                      <a:headEnd/>
                      <a:tailEnd/>
                    </a:ln>
                  </pic:spPr>
                </pic:pic>
              </a:graphicData>
            </a:graphic>
          </wp:inline>
        </w:drawing>
      </w:r>
    </w:p>
    <w:p w:rsidR="00E21E18" w:rsidRDefault="008040E6" w:rsidP="00B24984">
      <w:pPr>
        <w:pStyle w:val="Legenda"/>
        <w:spacing w:line="360" w:lineRule="auto"/>
        <w:jc w:val="center"/>
        <w:rPr>
          <w:rFonts w:ascii="Times New Roman" w:hAnsi="Times New Roman"/>
          <w:sz w:val="24"/>
          <w:szCs w:val="24"/>
        </w:rPr>
      </w:pPr>
      <w:bookmarkStart w:id="77" w:name="_Toc277710746"/>
      <w:r w:rsidRPr="00D60B8C">
        <w:rPr>
          <w:rFonts w:ascii="Times New Roman" w:hAnsi="Times New Roman"/>
          <w:sz w:val="24"/>
          <w:szCs w:val="24"/>
        </w:rPr>
        <w:t xml:space="preserve">Figura </w:t>
      </w:r>
      <w:r w:rsidR="00E57B07"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E57B07" w:rsidRPr="00D60B8C">
        <w:rPr>
          <w:rFonts w:ascii="Times New Roman" w:hAnsi="Times New Roman"/>
          <w:sz w:val="24"/>
          <w:szCs w:val="24"/>
        </w:rPr>
        <w:fldChar w:fldCharType="separate"/>
      </w:r>
      <w:r w:rsidR="00A93008">
        <w:rPr>
          <w:rFonts w:ascii="Times New Roman" w:hAnsi="Times New Roman"/>
          <w:noProof/>
          <w:sz w:val="24"/>
          <w:szCs w:val="24"/>
        </w:rPr>
        <w:t>21</w:t>
      </w:r>
      <w:r w:rsidR="00E57B07" w:rsidRPr="00D60B8C">
        <w:rPr>
          <w:rFonts w:ascii="Times New Roman" w:hAnsi="Times New Roman"/>
          <w:sz w:val="24"/>
          <w:szCs w:val="24"/>
        </w:rPr>
        <w:fldChar w:fldCharType="end"/>
      </w:r>
      <w:r w:rsidRPr="00D60B8C">
        <w:rPr>
          <w:rFonts w:ascii="Times New Roman" w:hAnsi="Times New Roman"/>
          <w:sz w:val="24"/>
          <w:szCs w:val="24"/>
        </w:rPr>
        <w:t>: Consulta Catracas</w:t>
      </w:r>
      <w:bookmarkEnd w:id="77"/>
    </w:p>
    <w:p w:rsidR="007E1998" w:rsidRPr="007E1998" w:rsidRDefault="007E1998" w:rsidP="00B24984">
      <w:pPr>
        <w:spacing w:line="360" w:lineRule="auto"/>
      </w:pPr>
    </w:p>
    <w:p w:rsidR="00E21E18" w:rsidRPr="00D60B8C" w:rsidRDefault="00E21E18"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E</w:t>
      </w:r>
      <w:r w:rsidR="007E1998">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por fim, a tela </w:t>
      </w:r>
      <w:r w:rsidR="007E1998">
        <w:rPr>
          <w:rFonts w:ascii="Times New Roman" w:hAnsi="Times New Roman"/>
          <w:color w:val="000000" w:themeColor="text1"/>
          <w:sz w:val="24"/>
          <w:szCs w:val="24"/>
        </w:rPr>
        <w:t xml:space="preserve">abaixo é a </w:t>
      </w:r>
      <w:r w:rsidRPr="00D60B8C">
        <w:rPr>
          <w:rFonts w:ascii="Times New Roman" w:hAnsi="Times New Roman"/>
          <w:color w:val="000000" w:themeColor="text1"/>
          <w:sz w:val="24"/>
          <w:szCs w:val="24"/>
        </w:rPr>
        <w:t>que realiza as funções básicas para os códigos de barras:</w:t>
      </w:r>
    </w:p>
    <w:p w:rsidR="008040E6" w:rsidRPr="00D60B8C" w:rsidRDefault="00E21E18"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5523176" cy="2146818"/>
            <wp:effectExtent l="19050" t="0" r="1324" b="0"/>
            <wp:docPr id="20"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cstate="print"/>
                    <a:srcRect/>
                    <a:stretch>
                      <a:fillRect/>
                    </a:stretch>
                  </pic:blipFill>
                  <pic:spPr bwMode="auto">
                    <a:xfrm>
                      <a:off x="0" y="0"/>
                      <a:ext cx="5534786" cy="2151331"/>
                    </a:xfrm>
                    <a:prstGeom prst="rect">
                      <a:avLst/>
                    </a:prstGeom>
                    <a:noFill/>
                    <a:ln w="9525">
                      <a:noFill/>
                      <a:miter lim="800000"/>
                      <a:headEnd/>
                      <a:tailEnd/>
                    </a:ln>
                  </pic:spPr>
                </pic:pic>
              </a:graphicData>
            </a:graphic>
          </wp:inline>
        </w:drawing>
      </w:r>
    </w:p>
    <w:p w:rsidR="00E21E18" w:rsidRPr="00D60B8C" w:rsidRDefault="008040E6" w:rsidP="00B24984">
      <w:pPr>
        <w:pStyle w:val="Legenda"/>
        <w:spacing w:line="360" w:lineRule="auto"/>
        <w:jc w:val="center"/>
        <w:rPr>
          <w:rFonts w:ascii="Times New Roman" w:hAnsi="Times New Roman"/>
          <w:color w:val="000000" w:themeColor="text1"/>
          <w:sz w:val="24"/>
          <w:szCs w:val="24"/>
        </w:rPr>
      </w:pPr>
      <w:bookmarkStart w:id="78" w:name="_Toc277710747"/>
      <w:r w:rsidRPr="00D60B8C">
        <w:rPr>
          <w:rFonts w:ascii="Times New Roman" w:hAnsi="Times New Roman"/>
          <w:sz w:val="24"/>
          <w:szCs w:val="24"/>
        </w:rPr>
        <w:t xml:space="preserve">Figura </w:t>
      </w:r>
      <w:r w:rsidR="00E57B07"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E57B07" w:rsidRPr="00D60B8C">
        <w:rPr>
          <w:rFonts w:ascii="Times New Roman" w:hAnsi="Times New Roman"/>
          <w:sz w:val="24"/>
          <w:szCs w:val="24"/>
        </w:rPr>
        <w:fldChar w:fldCharType="separate"/>
      </w:r>
      <w:r w:rsidR="00A93008">
        <w:rPr>
          <w:rFonts w:ascii="Times New Roman" w:hAnsi="Times New Roman"/>
          <w:noProof/>
          <w:sz w:val="24"/>
          <w:szCs w:val="24"/>
        </w:rPr>
        <w:t>22</w:t>
      </w:r>
      <w:r w:rsidR="00E57B07" w:rsidRPr="00D60B8C">
        <w:rPr>
          <w:rFonts w:ascii="Times New Roman" w:hAnsi="Times New Roman"/>
          <w:sz w:val="24"/>
          <w:szCs w:val="24"/>
        </w:rPr>
        <w:fldChar w:fldCharType="end"/>
      </w:r>
      <w:r w:rsidRPr="00D60B8C">
        <w:rPr>
          <w:rFonts w:ascii="Times New Roman" w:hAnsi="Times New Roman"/>
          <w:sz w:val="24"/>
          <w:szCs w:val="24"/>
        </w:rPr>
        <w:t>: Consulta Código de Barras</w:t>
      </w:r>
      <w:bookmarkEnd w:id="78"/>
    </w:p>
    <w:p w:rsidR="00E21E18" w:rsidRPr="00D60B8C" w:rsidRDefault="00E21E18" w:rsidP="00B24984">
      <w:pPr>
        <w:spacing w:line="360" w:lineRule="auto"/>
        <w:jc w:val="both"/>
        <w:rPr>
          <w:rFonts w:ascii="Times New Roman" w:hAnsi="Times New Roman"/>
          <w:color w:val="000000" w:themeColor="text1"/>
          <w:sz w:val="24"/>
          <w:szCs w:val="24"/>
        </w:rPr>
      </w:pPr>
    </w:p>
    <w:p w:rsidR="004A7570" w:rsidRPr="00D60B8C" w:rsidRDefault="004A7570" w:rsidP="00B24984">
      <w:pPr>
        <w:pStyle w:val="PargrafodaLista"/>
        <w:numPr>
          <w:ilvl w:val="2"/>
          <w:numId w:val="7"/>
        </w:numPr>
        <w:spacing w:line="360" w:lineRule="auto"/>
        <w:jc w:val="both"/>
        <w:outlineLvl w:val="2"/>
        <w:rPr>
          <w:rFonts w:ascii="Times New Roman" w:hAnsi="Times New Roman" w:cs="Times New Roman"/>
          <w:b/>
          <w:color w:val="000000" w:themeColor="text1"/>
          <w:sz w:val="24"/>
          <w:szCs w:val="24"/>
        </w:rPr>
      </w:pPr>
      <w:bookmarkStart w:id="79" w:name="_Toc277712167"/>
      <w:r w:rsidRPr="00D60B8C">
        <w:rPr>
          <w:rFonts w:ascii="Times New Roman" w:hAnsi="Times New Roman" w:cs="Times New Roman"/>
          <w:b/>
          <w:color w:val="000000" w:themeColor="text1"/>
          <w:sz w:val="24"/>
          <w:szCs w:val="24"/>
        </w:rPr>
        <w:t xml:space="preserve">Entrada do </w:t>
      </w:r>
      <w:r w:rsidR="00D42F67" w:rsidRPr="00D60B8C">
        <w:rPr>
          <w:rFonts w:ascii="Times New Roman" w:hAnsi="Times New Roman" w:cs="Times New Roman"/>
          <w:b/>
          <w:color w:val="000000" w:themeColor="text1"/>
          <w:sz w:val="24"/>
          <w:szCs w:val="24"/>
        </w:rPr>
        <w:t>p</w:t>
      </w:r>
      <w:r w:rsidRPr="00D60B8C">
        <w:rPr>
          <w:rFonts w:ascii="Times New Roman" w:hAnsi="Times New Roman" w:cs="Times New Roman"/>
          <w:b/>
          <w:color w:val="000000" w:themeColor="text1"/>
          <w:sz w:val="24"/>
          <w:szCs w:val="24"/>
        </w:rPr>
        <w:t>arque</w:t>
      </w:r>
      <w:bookmarkEnd w:id="79"/>
    </w:p>
    <w:p w:rsidR="00D42F67" w:rsidRPr="00D60B8C" w:rsidRDefault="00D42F67" w:rsidP="00B24984">
      <w:pPr>
        <w:spacing w:line="360" w:lineRule="auto"/>
        <w:jc w:val="both"/>
        <w:rPr>
          <w:rFonts w:ascii="Times New Roman" w:hAnsi="Times New Roman"/>
          <w:color w:val="000000" w:themeColor="text1"/>
          <w:sz w:val="24"/>
          <w:szCs w:val="24"/>
        </w:rPr>
      </w:pPr>
    </w:p>
    <w:p w:rsidR="002C73C0" w:rsidRPr="00D60B8C" w:rsidRDefault="002C73C0"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Na entrada do parque de diversão </w:t>
      </w:r>
      <w:r w:rsidR="00E746A7" w:rsidRPr="00D60B8C">
        <w:rPr>
          <w:rFonts w:ascii="Times New Roman" w:hAnsi="Times New Roman"/>
          <w:color w:val="000000" w:themeColor="text1"/>
          <w:sz w:val="24"/>
          <w:szCs w:val="24"/>
        </w:rPr>
        <w:t>avaliamos que o usuário será um</w:t>
      </w:r>
      <w:r w:rsidRPr="00D60B8C">
        <w:rPr>
          <w:rFonts w:ascii="Times New Roman" w:hAnsi="Times New Roman"/>
          <w:color w:val="000000" w:themeColor="text1"/>
          <w:sz w:val="24"/>
          <w:szCs w:val="24"/>
        </w:rPr>
        <w:t xml:space="preserve"> atendente que irá cadastrar o cliente antes d</w:t>
      </w:r>
      <w:r w:rsidR="00E746A7" w:rsidRPr="00D60B8C">
        <w:rPr>
          <w:rFonts w:ascii="Times New Roman" w:hAnsi="Times New Roman"/>
          <w:color w:val="000000" w:themeColor="text1"/>
          <w:sz w:val="24"/>
          <w:szCs w:val="24"/>
        </w:rPr>
        <w:t>e entrar</w:t>
      </w:r>
      <w:r w:rsidRPr="00D60B8C">
        <w:rPr>
          <w:rFonts w:ascii="Times New Roman" w:hAnsi="Times New Roman"/>
          <w:color w:val="000000" w:themeColor="text1"/>
          <w:sz w:val="24"/>
          <w:szCs w:val="24"/>
        </w:rPr>
        <w:t xml:space="preserve"> no parque.  </w:t>
      </w:r>
      <w:r w:rsidR="00E746A7" w:rsidRPr="00D60B8C">
        <w:rPr>
          <w:rFonts w:ascii="Times New Roman" w:hAnsi="Times New Roman"/>
          <w:color w:val="000000" w:themeColor="text1"/>
          <w:sz w:val="24"/>
          <w:szCs w:val="24"/>
        </w:rPr>
        <w:t xml:space="preserve">Uma de suas </w:t>
      </w:r>
      <w:r w:rsidRPr="00D60B8C">
        <w:rPr>
          <w:rFonts w:ascii="Times New Roman" w:hAnsi="Times New Roman"/>
          <w:color w:val="000000" w:themeColor="text1"/>
          <w:sz w:val="24"/>
          <w:szCs w:val="24"/>
        </w:rPr>
        <w:t xml:space="preserve">funções </w:t>
      </w:r>
      <w:r w:rsidR="00E746A7" w:rsidRPr="00D60B8C">
        <w:rPr>
          <w:rFonts w:ascii="Times New Roman" w:hAnsi="Times New Roman"/>
          <w:color w:val="000000" w:themeColor="text1"/>
          <w:sz w:val="24"/>
          <w:szCs w:val="24"/>
        </w:rPr>
        <w:t xml:space="preserve">é </w:t>
      </w:r>
      <w:r w:rsidRPr="00D60B8C">
        <w:rPr>
          <w:rFonts w:ascii="Times New Roman" w:hAnsi="Times New Roman"/>
          <w:color w:val="000000" w:themeColor="text1"/>
          <w:sz w:val="24"/>
          <w:szCs w:val="24"/>
        </w:rPr>
        <w:t>consultar se o cliente já está no cadastro do sistema, se não estiver é necessário fazer o cadastro, antes de liberar a entrada do cliente no parque</w:t>
      </w:r>
      <w:r w:rsidR="00E746A7" w:rsidRPr="00D60B8C">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w:t>
      </w:r>
      <w:r w:rsidR="00E746A7" w:rsidRPr="00D60B8C">
        <w:rPr>
          <w:rFonts w:ascii="Times New Roman" w:hAnsi="Times New Roman"/>
          <w:color w:val="000000" w:themeColor="text1"/>
          <w:sz w:val="24"/>
          <w:szCs w:val="24"/>
        </w:rPr>
        <w:t>D</w:t>
      </w:r>
      <w:r w:rsidRPr="00D60B8C">
        <w:rPr>
          <w:rFonts w:ascii="Times New Roman" w:hAnsi="Times New Roman"/>
          <w:color w:val="000000" w:themeColor="text1"/>
          <w:sz w:val="24"/>
          <w:szCs w:val="24"/>
        </w:rPr>
        <w:t>eve</w:t>
      </w:r>
      <w:r w:rsidR="00E746A7" w:rsidRPr="00D60B8C">
        <w:rPr>
          <w:rFonts w:ascii="Times New Roman" w:hAnsi="Times New Roman"/>
          <w:color w:val="000000" w:themeColor="text1"/>
          <w:sz w:val="24"/>
          <w:szCs w:val="24"/>
        </w:rPr>
        <w:t xml:space="preserve"> também</w:t>
      </w:r>
      <w:r w:rsidRPr="00D60B8C">
        <w:rPr>
          <w:rFonts w:ascii="Times New Roman" w:hAnsi="Times New Roman"/>
          <w:color w:val="000000" w:themeColor="text1"/>
          <w:sz w:val="24"/>
          <w:szCs w:val="24"/>
        </w:rPr>
        <w:t xml:space="preserve"> associar o celular do cliente ao código de barras que foi entregue a ele.</w:t>
      </w:r>
    </w:p>
    <w:p w:rsidR="00D16D33" w:rsidRDefault="00A5709B"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lastRenderedPageBreak/>
        <w:t>Nessa tela o atendente verifica se o cliente já esta cadastrado</w:t>
      </w:r>
      <w:r w:rsidR="00D16D33" w:rsidRPr="00D60B8C">
        <w:rPr>
          <w:rFonts w:ascii="Times New Roman" w:hAnsi="Times New Roman"/>
          <w:color w:val="000000" w:themeColor="text1"/>
          <w:sz w:val="24"/>
          <w:szCs w:val="24"/>
        </w:rPr>
        <w:t>, se não estiver é necessário cadastrá-lo:</w:t>
      </w:r>
    </w:p>
    <w:p w:rsidR="008040E6" w:rsidRPr="00D60B8C" w:rsidRDefault="00D16D33"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5331163" cy="2218968"/>
            <wp:effectExtent l="19050" t="0" r="2837" b="0"/>
            <wp:docPr id="2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cstate="print"/>
                    <a:srcRect/>
                    <a:stretch>
                      <a:fillRect/>
                    </a:stretch>
                  </pic:blipFill>
                  <pic:spPr bwMode="auto">
                    <a:xfrm>
                      <a:off x="0" y="0"/>
                      <a:ext cx="5347047" cy="2225579"/>
                    </a:xfrm>
                    <a:prstGeom prst="rect">
                      <a:avLst/>
                    </a:prstGeom>
                    <a:noFill/>
                    <a:ln w="9525">
                      <a:noFill/>
                      <a:miter lim="800000"/>
                      <a:headEnd/>
                      <a:tailEnd/>
                    </a:ln>
                  </pic:spPr>
                </pic:pic>
              </a:graphicData>
            </a:graphic>
          </wp:inline>
        </w:drawing>
      </w:r>
    </w:p>
    <w:p w:rsidR="00D16D33" w:rsidRDefault="008040E6" w:rsidP="00B24984">
      <w:pPr>
        <w:pStyle w:val="Legenda"/>
        <w:spacing w:line="360" w:lineRule="auto"/>
        <w:jc w:val="center"/>
        <w:rPr>
          <w:rFonts w:ascii="Times New Roman" w:hAnsi="Times New Roman"/>
          <w:sz w:val="24"/>
          <w:szCs w:val="24"/>
        </w:rPr>
      </w:pPr>
      <w:bookmarkStart w:id="80" w:name="_Toc277710748"/>
      <w:r w:rsidRPr="00D60B8C">
        <w:rPr>
          <w:rFonts w:ascii="Times New Roman" w:hAnsi="Times New Roman"/>
          <w:sz w:val="24"/>
          <w:szCs w:val="24"/>
        </w:rPr>
        <w:t xml:space="preserve">Figura </w:t>
      </w:r>
      <w:r w:rsidR="00E57B07"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E57B07" w:rsidRPr="00D60B8C">
        <w:rPr>
          <w:rFonts w:ascii="Times New Roman" w:hAnsi="Times New Roman"/>
          <w:sz w:val="24"/>
          <w:szCs w:val="24"/>
        </w:rPr>
        <w:fldChar w:fldCharType="separate"/>
      </w:r>
      <w:r w:rsidR="00A93008">
        <w:rPr>
          <w:rFonts w:ascii="Times New Roman" w:hAnsi="Times New Roman"/>
          <w:noProof/>
          <w:sz w:val="24"/>
          <w:szCs w:val="24"/>
        </w:rPr>
        <w:t>23</w:t>
      </w:r>
      <w:r w:rsidR="00E57B07" w:rsidRPr="00D60B8C">
        <w:rPr>
          <w:rFonts w:ascii="Times New Roman" w:hAnsi="Times New Roman"/>
          <w:sz w:val="24"/>
          <w:szCs w:val="24"/>
        </w:rPr>
        <w:fldChar w:fldCharType="end"/>
      </w:r>
      <w:r w:rsidRPr="00D60B8C">
        <w:rPr>
          <w:rFonts w:ascii="Times New Roman" w:hAnsi="Times New Roman"/>
          <w:sz w:val="24"/>
          <w:szCs w:val="24"/>
        </w:rPr>
        <w:t>: Consulta Clientes</w:t>
      </w:r>
      <w:bookmarkEnd w:id="80"/>
    </w:p>
    <w:p w:rsidR="00D16D33" w:rsidRPr="00D60B8C" w:rsidRDefault="00D16D33" w:rsidP="00B24984">
      <w:pPr>
        <w:spacing w:line="360" w:lineRule="auto"/>
        <w:jc w:val="both"/>
        <w:rPr>
          <w:rFonts w:ascii="Times New Roman" w:hAnsi="Times New Roman"/>
          <w:color w:val="000000" w:themeColor="text1"/>
          <w:sz w:val="24"/>
          <w:szCs w:val="24"/>
        </w:rPr>
      </w:pPr>
    </w:p>
    <w:p w:rsidR="00A5709B" w:rsidRDefault="002157E9" w:rsidP="00B24984">
      <w:pPr>
        <w:spacing w:line="360" w:lineRule="auto"/>
        <w:ind w:firstLine="708"/>
        <w:jc w:val="both"/>
        <w:rPr>
          <w:rFonts w:ascii="Times New Roman" w:hAnsi="Times New Roman"/>
          <w:color w:val="000000" w:themeColor="text1"/>
          <w:sz w:val="24"/>
          <w:szCs w:val="24"/>
        </w:rPr>
      </w:pPr>
      <w:r>
        <w:rPr>
          <w:rFonts w:ascii="Times New Roman" w:hAnsi="Times New Roman"/>
          <w:color w:val="000000" w:themeColor="text1"/>
          <w:sz w:val="24"/>
          <w:szCs w:val="24"/>
        </w:rPr>
        <w:t>Nest</w:t>
      </w:r>
      <w:r w:rsidR="00A5709B" w:rsidRPr="00D60B8C">
        <w:rPr>
          <w:rFonts w:ascii="Times New Roman" w:hAnsi="Times New Roman"/>
          <w:color w:val="000000" w:themeColor="text1"/>
          <w:sz w:val="24"/>
          <w:szCs w:val="24"/>
        </w:rPr>
        <w:t>a tela</w:t>
      </w:r>
      <w:r>
        <w:rPr>
          <w:rFonts w:ascii="Times New Roman" w:hAnsi="Times New Roman"/>
          <w:color w:val="000000" w:themeColor="text1"/>
          <w:sz w:val="24"/>
          <w:szCs w:val="24"/>
        </w:rPr>
        <w:t>,</w:t>
      </w:r>
      <w:r w:rsidR="00A5709B" w:rsidRPr="00D60B8C">
        <w:rPr>
          <w:rFonts w:ascii="Times New Roman" w:hAnsi="Times New Roman"/>
          <w:color w:val="000000" w:themeColor="text1"/>
          <w:sz w:val="24"/>
          <w:szCs w:val="24"/>
        </w:rPr>
        <w:t xml:space="preserve"> ele associa o código de barras com o cliente e re</w:t>
      </w:r>
      <w:r>
        <w:rPr>
          <w:rFonts w:ascii="Times New Roman" w:hAnsi="Times New Roman"/>
          <w:color w:val="000000" w:themeColor="text1"/>
          <w:sz w:val="24"/>
          <w:szCs w:val="24"/>
        </w:rPr>
        <w:t>gistra a entrada dele no parque:</w:t>
      </w:r>
    </w:p>
    <w:p w:rsidR="002157E9" w:rsidRPr="00D60B8C" w:rsidRDefault="002157E9" w:rsidP="00B24984">
      <w:pPr>
        <w:spacing w:line="360" w:lineRule="auto"/>
        <w:ind w:firstLine="708"/>
        <w:jc w:val="both"/>
        <w:rPr>
          <w:rFonts w:ascii="Times New Roman" w:hAnsi="Times New Roman"/>
          <w:color w:val="000000" w:themeColor="text1"/>
          <w:sz w:val="24"/>
          <w:szCs w:val="24"/>
        </w:rPr>
      </w:pPr>
    </w:p>
    <w:p w:rsidR="008040E6" w:rsidRPr="00D60B8C" w:rsidRDefault="00D16D33"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6092042" cy="2744647"/>
            <wp:effectExtent l="19050" t="0" r="3958" b="0"/>
            <wp:docPr id="2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cstate="print"/>
                    <a:srcRect/>
                    <a:stretch>
                      <a:fillRect/>
                    </a:stretch>
                  </pic:blipFill>
                  <pic:spPr bwMode="auto">
                    <a:xfrm>
                      <a:off x="0" y="0"/>
                      <a:ext cx="6091959" cy="2744610"/>
                    </a:xfrm>
                    <a:prstGeom prst="rect">
                      <a:avLst/>
                    </a:prstGeom>
                    <a:noFill/>
                    <a:ln w="9525">
                      <a:noFill/>
                      <a:miter lim="800000"/>
                      <a:headEnd/>
                      <a:tailEnd/>
                    </a:ln>
                  </pic:spPr>
                </pic:pic>
              </a:graphicData>
            </a:graphic>
          </wp:inline>
        </w:drawing>
      </w:r>
    </w:p>
    <w:p w:rsidR="00D42F67" w:rsidRDefault="008040E6" w:rsidP="00B24984">
      <w:pPr>
        <w:pStyle w:val="Legenda"/>
        <w:spacing w:line="360" w:lineRule="auto"/>
        <w:jc w:val="center"/>
        <w:rPr>
          <w:rFonts w:ascii="Times New Roman" w:hAnsi="Times New Roman"/>
          <w:sz w:val="24"/>
          <w:szCs w:val="24"/>
        </w:rPr>
      </w:pPr>
      <w:bookmarkStart w:id="81" w:name="_Toc277710749"/>
      <w:r w:rsidRPr="00D60B8C">
        <w:rPr>
          <w:rFonts w:ascii="Times New Roman" w:hAnsi="Times New Roman"/>
          <w:sz w:val="24"/>
          <w:szCs w:val="24"/>
        </w:rPr>
        <w:t xml:space="preserve">Figura </w:t>
      </w:r>
      <w:r w:rsidR="00E57B07"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E57B07" w:rsidRPr="00D60B8C">
        <w:rPr>
          <w:rFonts w:ascii="Times New Roman" w:hAnsi="Times New Roman"/>
          <w:sz w:val="24"/>
          <w:szCs w:val="24"/>
        </w:rPr>
        <w:fldChar w:fldCharType="separate"/>
      </w:r>
      <w:r w:rsidR="00A93008">
        <w:rPr>
          <w:rFonts w:ascii="Times New Roman" w:hAnsi="Times New Roman"/>
          <w:noProof/>
          <w:sz w:val="24"/>
          <w:szCs w:val="24"/>
        </w:rPr>
        <w:t>24</w:t>
      </w:r>
      <w:r w:rsidR="00E57B07" w:rsidRPr="00D60B8C">
        <w:rPr>
          <w:rFonts w:ascii="Times New Roman" w:hAnsi="Times New Roman"/>
          <w:sz w:val="24"/>
          <w:szCs w:val="24"/>
        </w:rPr>
        <w:fldChar w:fldCharType="end"/>
      </w:r>
      <w:r w:rsidRPr="00D60B8C">
        <w:rPr>
          <w:rFonts w:ascii="Times New Roman" w:hAnsi="Times New Roman"/>
          <w:sz w:val="24"/>
          <w:szCs w:val="24"/>
        </w:rPr>
        <w:t>: Associa Código de Barras ao Cliente</w:t>
      </w:r>
      <w:bookmarkEnd w:id="81"/>
    </w:p>
    <w:p w:rsidR="002157E9" w:rsidRPr="002157E9" w:rsidRDefault="002157E9" w:rsidP="00B24984">
      <w:pPr>
        <w:spacing w:line="360" w:lineRule="auto"/>
      </w:pPr>
    </w:p>
    <w:p w:rsidR="00D16D33" w:rsidRDefault="00D16D33"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lastRenderedPageBreak/>
        <w:t xml:space="preserve">E existe ainda uma tela </w:t>
      </w:r>
      <w:r w:rsidR="002157E9">
        <w:rPr>
          <w:rFonts w:ascii="Times New Roman" w:hAnsi="Times New Roman"/>
          <w:color w:val="000000" w:themeColor="text1"/>
          <w:sz w:val="24"/>
          <w:szCs w:val="24"/>
        </w:rPr>
        <w:t xml:space="preserve">em </w:t>
      </w:r>
      <w:r w:rsidRPr="00D60B8C">
        <w:rPr>
          <w:rFonts w:ascii="Times New Roman" w:hAnsi="Times New Roman"/>
          <w:color w:val="000000" w:themeColor="text1"/>
          <w:sz w:val="24"/>
          <w:szCs w:val="24"/>
        </w:rPr>
        <w:t>que é possível ver todo o histórico de visitas do cliente no parque de diversão:</w:t>
      </w:r>
    </w:p>
    <w:p w:rsidR="002157E9" w:rsidRPr="00D60B8C" w:rsidRDefault="002157E9" w:rsidP="00B24984">
      <w:pPr>
        <w:spacing w:line="360" w:lineRule="auto"/>
        <w:ind w:firstLine="708"/>
        <w:jc w:val="both"/>
        <w:rPr>
          <w:rFonts w:ascii="Times New Roman" w:hAnsi="Times New Roman"/>
          <w:color w:val="000000" w:themeColor="text1"/>
          <w:sz w:val="24"/>
          <w:szCs w:val="24"/>
        </w:rPr>
      </w:pPr>
    </w:p>
    <w:p w:rsidR="008040E6" w:rsidRPr="00D60B8C" w:rsidRDefault="00D16D33"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5400040" cy="2451962"/>
            <wp:effectExtent l="19050" t="0" r="0" b="0"/>
            <wp:docPr id="24"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cstate="print"/>
                    <a:srcRect/>
                    <a:stretch>
                      <a:fillRect/>
                    </a:stretch>
                  </pic:blipFill>
                  <pic:spPr bwMode="auto">
                    <a:xfrm>
                      <a:off x="0" y="0"/>
                      <a:ext cx="5400040" cy="2451962"/>
                    </a:xfrm>
                    <a:prstGeom prst="rect">
                      <a:avLst/>
                    </a:prstGeom>
                    <a:noFill/>
                    <a:ln w="9525">
                      <a:noFill/>
                      <a:miter lim="800000"/>
                      <a:headEnd/>
                      <a:tailEnd/>
                    </a:ln>
                  </pic:spPr>
                </pic:pic>
              </a:graphicData>
            </a:graphic>
          </wp:inline>
        </w:drawing>
      </w:r>
    </w:p>
    <w:p w:rsidR="00D16D33" w:rsidRDefault="008040E6" w:rsidP="00B24984">
      <w:pPr>
        <w:pStyle w:val="Legenda"/>
        <w:spacing w:line="360" w:lineRule="auto"/>
        <w:jc w:val="center"/>
        <w:rPr>
          <w:rFonts w:ascii="Times New Roman" w:hAnsi="Times New Roman"/>
          <w:sz w:val="24"/>
          <w:szCs w:val="24"/>
        </w:rPr>
      </w:pPr>
      <w:bookmarkStart w:id="82" w:name="_Toc277710750"/>
      <w:r w:rsidRPr="00D60B8C">
        <w:rPr>
          <w:rFonts w:ascii="Times New Roman" w:hAnsi="Times New Roman"/>
          <w:sz w:val="24"/>
          <w:szCs w:val="24"/>
        </w:rPr>
        <w:t xml:space="preserve">Figura </w:t>
      </w:r>
      <w:r w:rsidR="00E57B07"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E57B07" w:rsidRPr="00D60B8C">
        <w:rPr>
          <w:rFonts w:ascii="Times New Roman" w:hAnsi="Times New Roman"/>
          <w:sz w:val="24"/>
          <w:szCs w:val="24"/>
        </w:rPr>
        <w:fldChar w:fldCharType="separate"/>
      </w:r>
      <w:r w:rsidR="00A93008">
        <w:rPr>
          <w:rFonts w:ascii="Times New Roman" w:hAnsi="Times New Roman"/>
          <w:noProof/>
          <w:sz w:val="24"/>
          <w:szCs w:val="24"/>
        </w:rPr>
        <w:t>25</w:t>
      </w:r>
      <w:r w:rsidR="00E57B07" w:rsidRPr="00D60B8C">
        <w:rPr>
          <w:rFonts w:ascii="Times New Roman" w:hAnsi="Times New Roman"/>
          <w:sz w:val="24"/>
          <w:szCs w:val="24"/>
        </w:rPr>
        <w:fldChar w:fldCharType="end"/>
      </w:r>
      <w:r w:rsidRPr="00D60B8C">
        <w:rPr>
          <w:rFonts w:ascii="Times New Roman" w:hAnsi="Times New Roman"/>
          <w:sz w:val="24"/>
          <w:szCs w:val="24"/>
        </w:rPr>
        <w:t>: Histórico de Visitas do Cliente ao Parque de Diversão</w:t>
      </w:r>
      <w:bookmarkEnd w:id="82"/>
    </w:p>
    <w:p w:rsidR="009F6507" w:rsidRDefault="009F6507" w:rsidP="00B24984">
      <w:pPr>
        <w:spacing w:line="360" w:lineRule="auto"/>
        <w:ind w:firstLine="708"/>
        <w:jc w:val="both"/>
        <w:rPr>
          <w:rFonts w:ascii="Times New Roman" w:hAnsi="Times New Roman"/>
          <w:color w:val="000000" w:themeColor="text1"/>
          <w:sz w:val="24"/>
          <w:szCs w:val="24"/>
        </w:rPr>
      </w:pPr>
    </w:p>
    <w:p w:rsidR="002157E9" w:rsidRPr="00D60B8C" w:rsidRDefault="00D16D33"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Quando o cliente sair do parque é necessário desassociar o código de barras do cadastro dele e</w:t>
      </w:r>
      <w:r w:rsidR="002157E9">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para isso</w:t>
      </w:r>
      <w:r w:rsidR="002157E9">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basta ir até a página geral do cliente e aquele botão que antes era para associar um código de barras, agora será para desassociá-los: </w:t>
      </w:r>
    </w:p>
    <w:p w:rsidR="008040E6" w:rsidRPr="00D60B8C" w:rsidRDefault="00D16D33"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6244913" cy="2956956"/>
            <wp:effectExtent l="19050" t="0" r="3487" b="0"/>
            <wp:docPr id="25"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cstate="print"/>
                    <a:srcRect/>
                    <a:stretch>
                      <a:fillRect/>
                    </a:stretch>
                  </pic:blipFill>
                  <pic:spPr bwMode="auto">
                    <a:xfrm>
                      <a:off x="0" y="0"/>
                      <a:ext cx="6243705" cy="2956384"/>
                    </a:xfrm>
                    <a:prstGeom prst="rect">
                      <a:avLst/>
                    </a:prstGeom>
                    <a:noFill/>
                    <a:ln w="9525">
                      <a:noFill/>
                      <a:miter lim="800000"/>
                      <a:headEnd/>
                      <a:tailEnd/>
                    </a:ln>
                  </pic:spPr>
                </pic:pic>
              </a:graphicData>
            </a:graphic>
          </wp:inline>
        </w:drawing>
      </w:r>
    </w:p>
    <w:p w:rsidR="00D16D33" w:rsidRPr="00D60B8C" w:rsidRDefault="008040E6" w:rsidP="00B24984">
      <w:pPr>
        <w:pStyle w:val="Legenda"/>
        <w:spacing w:line="360" w:lineRule="auto"/>
        <w:jc w:val="center"/>
        <w:rPr>
          <w:rFonts w:ascii="Times New Roman" w:hAnsi="Times New Roman"/>
          <w:color w:val="000000" w:themeColor="text1"/>
          <w:sz w:val="24"/>
          <w:szCs w:val="24"/>
        </w:rPr>
      </w:pPr>
      <w:bookmarkStart w:id="83" w:name="_Toc277710751"/>
      <w:r w:rsidRPr="00D60B8C">
        <w:rPr>
          <w:rFonts w:ascii="Times New Roman" w:hAnsi="Times New Roman"/>
          <w:sz w:val="24"/>
          <w:szCs w:val="24"/>
        </w:rPr>
        <w:t xml:space="preserve">Figura </w:t>
      </w:r>
      <w:r w:rsidR="00E57B07"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E57B07" w:rsidRPr="00D60B8C">
        <w:rPr>
          <w:rFonts w:ascii="Times New Roman" w:hAnsi="Times New Roman"/>
          <w:sz w:val="24"/>
          <w:szCs w:val="24"/>
        </w:rPr>
        <w:fldChar w:fldCharType="separate"/>
      </w:r>
      <w:r w:rsidR="00A93008">
        <w:rPr>
          <w:rFonts w:ascii="Times New Roman" w:hAnsi="Times New Roman"/>
          <w:noProof/>
          <w:sz w:val="24"/>
          <w:szCs w:val="24"/>
        </w:rPr>
        <w:t>26</w:t>
      </w:r>
      <w:r w:rsidR="00E57B07" w:rsidRPr="00D60B8C">
        <w:rPr>
          <w:rFonts w:ascii="Times New Roman" w:hAnsi="Times New Roman"/>
          <w:sz w:val="24"/>
          <w:szCs w:val="24"/>
        </w:rPr>
        <w:fldChar w:fldCharType="end"/>
      </w:r>
      <w:r w:rsidRPr="00D60B8C">
        <w:rPr>
          <w:rFonts w:ascii="Times New Roman" w:hAnsi="Times New Roman"/>
          <w:sz w:val="24"/>
          <w:szCs w:val="24"/>
        </w:rPr>
        <w:t>: Desassocia código de barras</w:t>
      </w:r>
      <w:bookmarkEnd w:id="83"/>
    </w:p>
    <w:p w:rsidR="007054ED" w:rsidRDefault="007054ED" w:rsidP="007054ED">
      <w:pPr>
        <w:pStyle w:val="PargrafodaLista"/>
        <w:numPr>
          <w:ilvl w:val="2"/>
          <w:numId w:val="7"/>
        </w:numPr>
        <w:spacing w:line="360" w:lineRule="auto"/>
        <w:jc w:val="both"/>
        <w:outlineLvl w:val="2"/>
        <w:rPr>
          <w:rFonts w:ascii="Times New Roman" w:hAnsi="Times New Roman" w:cs="Times New Roman"/>
          <w:b/>
          <w:color w:val="000000" w:themeColor="text1"/>
          <w:sz w:val="24"/>
          <w:szCs w:val="24"/>
        </w:rPr>
      </w:pPr>
      <w:bookmarkStart w:id="84" w:name="_Toc277712168"/>
      <w:r>
        <w:rPr>
          <w:rFonts w:ascii="Times New Roman" w:hAnsi="Times New Roman" w:cs="Times New Roman"/>
          <w:b/>
          <w:color w:val="000000" w:themeColor="text1"/>
          <w:sz w:val="24"/>
          <w:szCs w:val="24"/>
        </w:rPr>
        <w:lastRenderedPageBreak/>
        <w:t>Portaria</w:t>
      </w:r>
      <w:r w:rsidRPr="00D60B8C">
        <w:rPr>
          <w:rFonts w:ascii="Times New Roman" w:hAnsi="Times New Roman" w:cs="Times New Roman"/>
          <w:b/>
          <w:color w:val="000000" w:themeColor="text1"/>
          <w:sz w:val="24"/>
          <w:szCs w:val="24"/>
        </w:rPr>
        <w:t xml:space="preserve"> do </w:t>
      </w:r>
      <w:r>
        <w:rPr>
          <w:rFonts w:ascii="Times New Roman" w:hAnsi="Times New Roman" w:cs="Times New Roman"/>
          <w:b/>
          <w:color w:val="000000" w:themeColor="text1"/>
          <w:sz w:val="24"/>
          <w:szCs w:val="24"/>
        </w:rPr>
        <w:t>Brinquedo</w:t>
      </w:r>
      <w:bookmarkEnd w:id="84"/>
    </w:p>
    <w:p w:rsidR="007054ED" w:rsidRPr="007054ED" w:rsidRDefault="007054ED" w:rsidP="007054ED">
      <w:pPr>
        <w:ind w:firstLine="708"/>
        <w:jc w:val="both"/>
        <w:rPr>
          <w:rFonts w:ascii="Times New Roman" w:hAnsi="Times New Roman"/>
          <w:color w:val="000000" w:themeColor="text1"/>
          <w:sz w:val="24"/>
          <w:szCs w:val="24"/>
        </w:rPr>
      </w:pPr>
      <w:r w:rsidRPr="007054ED">
        <w:rPr>
          <w:rFonts w:ascii="Times New Roman" w:hAnsi="Times New Roman"/>
          <w:color w:val="000000" w:themeColor="text1"/>
          <w:sz w:val="24"/>
          <w:szCs w:val="24"/>
        </w:rPr>
        <w:t>Na portaria do brinquedo o único usuário é o cliente, e ele passa por esse cenário sempre que quiser se cadastrar na fila de um brinquedo, sendo que a única coisa que ele precisa fazer é passar o código de barras no leitor. Assim que o sistema cadastrá-lo na fila irá exibir uma mensagem dizendo o que o cliente deve fazer, se já deve ir para o brinquedo ou se deve esperar ser chamado, ficando livre pelo parque até que isso ocorra.</w:t>
      </w:r>
    </w:p>
    <w:p w:rsidR="007054ED" w:rsidRDefault="007054ED" w:rsidP="007054ED">
      <w:pPr>
        <w:jc w:val="both"/>
        <w:rPr>
          <w:rFonts w:ascii="Times New Roman" w:hAnsi="Times New Roman"/>
          <w:color w:val="000000" w:themeColor="text1"/>
          <w:sz w:val="24"/>
          <w:szCs w:val="24"/>
        </w:rPr>
      </w:pPr>
      <w:r>
        <w:rPr>
          <w:rFonts w:ascii="Times New Roman" w:hAnsi="Times New Roman"/>
          <w:color w:val="000000" w:themeColor="text1"/>
          <w:sz w:val="24"/>
          <w:szCs w:val="24"/>
        </w:rPr>
        <w:t>A tela abaixo representa o sistema aguardando o cliente passar o código de barras no leitor:</w:t>
      </w:r>
    </w:p>
    <w:p w:rsidR="005F0606" w:rsidRDefault="007054ED" w:rsidP="005F0606">
      <w:pPr>
        <w:pStyle w:val="PargrafodaLista"/>
        <w:keepNext/>
        <w:spacing w:line="360" w:lineRule="auto"/>
        <w:jc w:val="center"/>
        <w:outlineLvl w:val="2"/>
      </w:pPr>
      <w:r w:rsidRPr="007054ED">
        <w:rPr>
          <w:rFonts w:ascii="Times New Roman" w:hAnsi="Times New Roman" w:cs="Times New Roman"/>
          <w:b/>
          <w:color w:val="000000" w:themeColor="text1"/>
          <w:sz w:val="24"/>
          <w:szCs w:val="24"/>
        </w:rPr>
        <w:drawing>
          <wp:inline distT="0" distB="0" distL="0" distR="0">
            <wp:extent cx="5123180" cy="2862209"/>
            <wp:effectExtent l="19050" t="0" r="1270" b="0"/>
            <wp:docPr id="16" name="Imagem 2" descr="PORTARIA_BRINQUEDO.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TARIA_BRINQUEDO.bmp"/>
                    <pic:cNvPicPr/>
                  </pic:nvPicPr>
                  <pic:blipFill>
                    <a:blip r:embed="rId40" cstate="print"/>
                    <a:stretch>
                      <a:fillRect/>
                    </a:stretch>
                  </pic:blipFill>
                  <pic:spPr>
                    <a:xfrm>
                      <a:off x="0" y="0"/>
                      <a:ext cx="5147639" cy="2875874"/>
                    </a:xfrm>
                    <a:prstGeom prst="rect">
                      <a:avLst/>
                    </a:prstGeom>
                  </pic:spPr>
                </pic:pic>
              </a:graphicData>
            </a:graphic>
          </wp:inline>
        </w:drawing>
      </w:r>
    </w:p>
    <w:p w:rsidR="007054ED" w:rsidRDefault="005F0606" w:rsidP="005F0606">
      <w:pPr>
        <w:pStyle w:val="Legenda"/>
        <w:jc w:val="center"/>
        <w:rPr>
          <w:rFonts w:ascii="Times New Roman" w:hAnsi="Times New Roman"/>
          <w:b w:val="0"/>
          <w:color w:val="000000" w:themeColor="text1"/>
          <w:sz w:val="24"/>
          <w:szCs w:val="24"/>
        </w:rPr>
      </w:pPr>
      <w:bookmarkStart w:id="85" w:name="_Toc277710752"/>
      <w:r>
        <w:t xml:space="preserve">Figura </w:t>
      </w:r>
      <w:fldSimple w:instr=" SEQ Figura \* ARABIC ">
        <w:r w:rsidR="00A93008">
          <w:rPr>
            <w:noProof/>
          </w:rPr>
          <w:t>27</w:t>
        </w:r>
      </w:fldSimple>
      <w:r>
        <w:t>: Aproximar Dispositivo</w:t>
      </w:r>
      <w:bookmarkEnd w:id="85"/>
    </w:p>
    <w:p w:rsidR="007054ED" w:rsidRDefault="007054ED" w:rsidP="007054ED">
      <w:pPr>
        <w:pStyle w:val="PargrafodaLista"/>
        <w:numPr>
          <w:ilvl w:val="2"/>
          <w:numId w:val="7"/>
        </w:numPr>
        <w:spacing w:line="360" w:lineRule="auto"/>
        <w:jc w:val="both"/>
        <w:outlineLvl w:val="2"/>
        <w:rPr>
          <w:rFonts w:ascii="Times New Roman" w:hAnsi="Times New Roman" w:cs="Times New Roman"/>
          <w:b/>
          <w:color w:val="000000" w:themeColor="text1"/>
          <w:sz w:val="24"/>
          <w:szCs w:val="24"/>
        </w:rPr>
      </w:pPr>
      <w:bookmarkStart w:id="86" w:name="_Toc277712169"/>
      <w:r>
        <w:rPr>
          <w:rFonts w:ascii="Times New Roman" w:hAnsi="Times New Roman" w:cs="Times New Roman"/>
          <w:b/>
          <w:color w:val="000000" w:themeColor="text1"/>
          <w:sz w:val="24"/>
          <w:szCs w:val="24"/>
        </w:rPr>
        <w:t>Entrada no Brinquedo</w:t>
      </w:r>
      <w:bookmarkEnd w:id="86"/>
    </w:p>
    <w:p w:rsidR="007054ED" w:rsidRPr="007054ED" w:rsidRDefault="007054ED" w:rsidP="007054ED">
      <w:pPr>
        <w:ind w:firstLine="708"/>
        <w:jc w:val="both"/>
        <w:rPr>
          <w:rFonts w:ascii="Times New Roman" w:hAnsi="Times New Roman"/>
          <w:color w:val="000000" w:themeColor="text1"/>
          <w:sz w:val="24"/>
          <w:szCs w:val="24"/>
        </w:rPr>
      </w:pPr>
      <w:r w:rsidRPr="007054ED">
        <w:rPr>
          <w:rFonts w:ascii="Times New Roman" w:hAnsi="Times New Roman"/>
          <w:color w:val="000000" w:themeColor="text1"/>
          <w:sz w:val="24"/>
          <w:szCs w:val="24"/>
        </w:rPr>
        <w:t>Nesse cenário o único usuário também é o cliente, e ele irá passar pela entrada no brinquedo após ser chamado, sabendo que chegou sua vez. A única ação que deve tomar é passar o código de barras no leitor, e o sistema verifica se esse cliente realmente foi chamado, e mostrando uma mensagem liberando sua entrada.</w:t>
      </w:r>
    </w:p>
    <w:p w:rsidR="007054ED" w:rsidRDefault="007054ED" w:rsidP="007054ED">
      <w:pPr>
        <w:pStyle w:val="PargrafodaLista"/>
        <w:spacing w:line="360" w:lineRule="auto"/>
        <w:jc w:val="both"/>
        <w:outlineLvl w:val="2"/>
        <w:rPr>
          <w:rFonts w:ascii="Times New Roman" w:hAnsi="Times New Roman" w:cs="Times New Roman"/>
          <w:b/>
          <w:color w:val="000000" w:themeColor="text1"/>
          <w:sz w:val="24"/>
          <w:szCs w:val="24"/>
        </w:rPr>
      </w:pPr>
    </w:p>
    <w:p w:rsidR="007054ED" w:rsidRDefault="007054ED" w:rsidP="007054ED">
      <w:pPr>
        <w:pStyle w:val="PargrafodaLista"/>
        <w:numPr>
          <w:ilvl w:val="2"/>
          <w:numId w:val="7"/>
        </w:numPr>
        <w:spacing w:line="360" w:lineRule="auto"/>
        <w:jc w:val="both"/>
        <w:outlineLvl w:val="2"/>
        <w:rPr>
          <w:rFonts w:ascii="Times New Roman" w:hAnsi="Times New Roman" w:cs="Times New Roman"/>
          <w:b/>
          <w:color w:val="000000" w:themeColor="text1"/>
          <w:sz w:val="24"/>
          <w:szCs w:val="24"/>
        </w:rPr>
      </w:pPr>
      <w:bookmarkStart w:id="87" w:name="_Toc277712170"/>
      <w:r>
        <w:rPr>
          <w:rFonts w:ascii="Times New Roman" w:hAnsi="Times New Roman" w:cs="Times New Roman"/>
          <w:b/>
          <w:color w:val="000000" w:themeColor="text1"/>
          <w:sz w:val="24"/>
          <w:szCs w:val="24"/>
        </w:rPr>
        <w:t>Terminal de Consulta</w:t>
      </w:r>
      <w:bookmarkEnd w:id="87"/>
    </w:p>
    <w:p w:rsidR="007054ED" w:rsidRDefault="007054ED" w:rsidP="007054ED">
      <w:pPr>
        <w:pStyle w:val="PargrafodaLista"/>
        <w:spacing w:line="360" w:lineRule="auto"/>
        <w:jc w:val="both"/>
        <w:outlineLvl w:val="2"/>
        <w:rPr>
          <w:rFonts w:ascii="Times New Roman" w:hAnsi="Times New Roman" w:cs="Times New Roman"/>
          <w:b/>
          <w:color w:val="000000" w:themeColor="text1"/>
          <w:sz w:val="24"/>
          <w:szCs w:val="24"/>
        </w:rPr>
      </w:pPr>
    </w:p>
    <w:p w:rsidR="007054ED" w:rsidRDefault="007054ED" w:rsidP="007054ED">
      <w:pPr>
        <w:pStyle w:val="PargrafodaLista"/>
        <w:ind w:left="0" w:firstLine="708"/>
        <w:jc w:val="both"/>
        <w:rPr>
          <w:rFonts w:ascii="Times New Roman" w:hAnsi="Times New Roman"/>
          <w:color w:val="000000" w:themeColor="text1"/>
          <w:sz w:val="24"/>
          <w:szCs w:val="24"/>
        </w:rPr>
      </w:pPr>
      <w:r w:rsidRPr="007054ED">
        <w:rPr>
          <w:rFonts w:ascii="Times New Roman" w:hAnsi="Times New Roman"/>
          <w:color w:val="000000" w:themeColor="text1"/>
          <w:sz w:val="24"/>
          <w:szCs w:val="24"/>
        </w:rPr>
        <w:t>No cenário Terminal de Consulta o cliente também é o único usuário e irá utilizar esse cenário sempre que quiser ter informações sobre sua situação na fila cadastrada ou então para saber o tempo médio da fila dos outros brinquedos.</w:t>
      </w:r>
    </w:p>
    <w:p w:rsidR="001D3A2B" w:rsidRDefault="001D3A2B" w:rsidP="001D3A2B">
      <w:pPr>
        <w:jc w:val="both"/>
        <w:rPr>
          <w:rFonts w:ascii="Times New Roman" w:hAnsi="Times New Roman"/>
          <w:color w:val="000000" w:themeColor="text1"/>
          <w:sz w:val="24"/>
          <w:szCs w:val="24"/>
        </w:rPr>
      </w:pPr>
      <w:r>
        <w:rPr>
          <w:rFonts w:ascii="Times New Roman" w:hAnsi="Times New Roman"/>
          <w:color w:val="000000" w:themeColor="text1"/>
          <w:sz w:val="24"/>
          <w:szCs w:val="24"/>
        </w:rPr>
        <w:t>A tela abaixo representa uma lista com todos os brinquedos e o tempo médio das respectivas filas:</w:t>
      </w:r>
    </w:p>
    <w:p w:rsidR="005F0606" w:rsidRDefault="001D3A2B" w:rsidP="005F0606">
      <w:pPr>
        <w:pStyle w:val="PargrafodaLista"/>
        <w:keepNext/>
        <w:ind w:left="0" w:firstLine="708"/>
        <w:jc w:val="center"/>
      </w:pPr>
      <w:r w:rsidRPr="001D3A2B">
        <w:rPr>
          <w:rFonts w:ascii="Times New Roman" w:hAnsi="Times New Roman"/>
          <w:color w:val="000000" w:themeColor="text1"/>
          <w:sz w:val="24"/>
          <w:szCs w:val="24"/>
        </w:rPr>
        <w:lastRenderedPageBreak/>
        <w:drawing>
          <wp:inline distT="0" distB="0" distL="0" distR="0">
            <wp:extent cx="5584720" cy="3349256"/>
            <wp:effectExtent l="19050" t="0" r="0" b="0"/>
            <wp:docPr id="33" name="Imagem 3" descr="TERMINAL_CONSUL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RMINAL_CONSULT.bmp"/>
                    <pic:cNvPicPr/>
                  </pic:nvPicPr>
                  <pic:blipFill>
                    <a:blip r:embed="rId41" cstate="print"/>
                    <a:stretch>
                      <a:fillRect/>
                    </a:stretch>
                  </pic:blipFill>
                  <pic:spPr>
                    <a:xfrm>
                      <a:off x="0" y="0"/>
                      <a:ext cx="5581087" cy="3347077"/>
                    </a:xfrm>
                    <a:prstGeom prst="rect">
                      <a:avLst/>
                    </a:prstGeom>
                  </pic:spPr>
                </pic:pic>
              </a:graphicData>
            </a:graphic>
          </wp:inline>
        </w:drawing>
      </w:r>
    </w:p>
    <w:p w:rsidR="001D3A2B" w:rsidRPr="007054ED" w:rsidRDefault="005F0606" w:rsidP="005F0606">
      <w:pPr>
        <w:pStyle w:val="Legenda"/>
        <w:jc w:val="center"/>
        <w:rPr>
          <w:rFonts w:ascii="Times New Roman" w:hAnsi="Times New Roman"/>
          <w:color w:val="000000" w:themeColor="text1"/>
          <w:sz w:val="24"/>
          <w:szCs w:val="24"/>
        </w:rPr>
      </w:pPr>
      <w:bookmarkStart w:id="88" w:name="_Toc277710753"/>
      <w:r>
        <w:t xml:space="preserve">Figura </w:t>
      </w:r>
      <w:fldSimple w:instr=" SEQ Figura \* ARABIC ">
        <w:r w:rsidR="00A93008">
          <w:rPr>
            <w:noProof/>
          </w:rPr>
          <w:t>28</w:t>
        </w:r>
      </w:fldSimple>
      <w:r>
        <w:t>: Terminal de Consulta</w:t>
      </w:r>
      <w:bookmarkEnd w:id="88"/>
    </w:p>
    <w:p w:rsidR="007054ED" w:rsidRDefault="007054ED" w:rsidP="007054ED">
      <w:pPr>
        <w:pStyle w:val="PargrafodaLista"/>
        <w:spacing w:line="360" w:lineRule="auto"/>
        <w:jc w:val="both"/>
        <w:outlineLvl w:val="2"/>
        <w:rPr>
          <w:rFonts w:ascii="Times New Roman" w:hAnsi="Times New Roman" w:cs="Times New Roman"/>
          <w:b/>
          <w:color w:val="000000" w:themeColor="text1"/>
          <w:sz w:val="24"/>
          <w:szCs w:val="24"/>
        </w:rPr>
      </w:pPr>
    </w:p>
    <w:p w:rsidR="007054ED" w:rsidRDefault="007054ED" w:rsidP="007054ED">
      <w:pPr>
        <w:pStyle w:val="PargrafodaLista"/>
        <w:numPr>
          <w:ilvl w:val="2"/>
          <w:numId w:val="7"/>
        </w:numPr>
        <w:spacing w:line="360" w:lineRule="auto"/>
        <w:jc w:val="both"/>
        <w:outlineLvl w:val="2"/>
        <w:rPr>
          <w:rFonts w:ascii="Times New Roman" w:hAnsi="Times New Roman" w:cs="Times New Roman"/>
          <w:b/>
          <w:color w:val="000000" w:themeColor="text1"/>
          <w:sz w:val="24"/>
          <w:szCs w:val="24"/>
        </w:rPr>
      </w:pPr>
      <w:bookmarkStart w:id="89" w:name="_Toc277712171"/>
      <w:r>
        <w:rPr>
          <w:rFonts w:ascii="Times New Roman" w:hAnsi="Times New Roman" w:cs="Times New Roman"/>
          <w:b/>
          <w:color w:val="000000" w:themeColor="text1"/>
          <w:sz w:val="24"/>
          <w:szCs w:val="24"/>
        </w:rPr>
        <w:t>Execução do Brinquedo</w:t>
      </w:r>
      <w:bookmarkEnd w:id="89"/>
    </w:p>
    <w:p w:rsidR="001D3A2B" w:rsidRDefault="001D3A2B" w:rsidP="001D3A2B">
      <w:pPr>
        <w:ind w:firstLine="576"/>
        <w:jc w:val="both"/>
        <w:rPr>
          <w:rFonts w:ascii="Times New Roman" w:hAnsi="Times New Roman"/>
          <w:color w:val="000000" w:themeColor="text1"/>
          <w:sz w:val="24"/>
          <w:szCs w:val="24"/>
        </w:rPr>
      </w:pPr>
      <w:r w:rsidRPr="001D3A2B">
        <w:rPr>
          <w:rFonts w:ascii="Times New Roman" w:hAnsi="Times New Roman"/>
          <w:color w:val="000000" w:themeColor="text1"/>
          <w:sz w:val="24"/>
          <w:szCs w:val="24"/>
        </w:rPr>
        <w:t>Esse cenário é utilizado apenas pelo operador do brinquedo. E irá usá-lo para informar ao sistema o início da execução e o término da execução do brinquedo. Isso é necessário</w:t>
      </w:r>
      <w:r w:rsidR="00D06008" w:rsidRPr="001D3A2B">
        <w:rPr>
          <w:rFonts w:ascii="Times New Roman" w:hAnsi="Times New Roman"/>
          <w:color w:val="000000" w:themeColor="text1"/>
          <w:sz w:val="24"/>
          <w:szCs w:val="24"/>
        </w:rPr>
        <w:t>, pois</w:t>
      </w:r>
      <w:r w:rsidRPr="001D3A2B">
        <w:rPr>
          <w:rFonts w:ascii="Times New Roman" w:hAnsi="Times New Roman"/>
          <w:color w:val="000000" w:themeColor="text1"/>
          <w:sz w:val="24"/>
          <w:szCs w:val="24"/>
        </w:rPr>
        <w:t xml:space="preserve"> é a partir dessas informações que é possível calcular o tempo médio de execução e também quantas pessoas devem ser chamadas para sua vez.</w:t>
      </w:r>
    </w:p>
    <w:p w:rsidR="009F6507" w:rsidRPr="001D3A2B" w:rsidRDefault="009F6507" w:rsidP="001D3A2B">
      <w:pPr>
        <w:ind w:firstLine="576"/>
        <w:jc w:val="both"/>
        <w:rPr>
          <w:rFonts w:ascii="Times New Roman" w:hAnsi="Times New Roman"/>
          <w:color w:val="000000" w:themeColor="text1"/>
          <w:sz w:val="24"/>
          <w:szCs w:val="24"/>
        </w:rPr>
      </w:pPr>
    </w:p>
    <w:p w:rsidR="00BA50A8" w:rsidRPr="00D60B8C" w:rsidRDefault="00BA50A8" w:rsidP="00B24984">
      <w:pPr>
        <w:pStyle w:val="PargrafodaLista"/>
        <w:numPr>
          <w:ilvl w:val="1"/>
          <w:numId w:val="7"/>
        </w:numPr>
        <w:spacing w:line="360" w:lineRule="auto"/>
        <w:jc w:val="both"/>
        <w:outlineLvl w:val="1"/>
        <w:rPr>
          <w:rFonts w:ascii="Times New Roman" w:hAnsi="Times New Roman" w:cs="Times New Roman"/>
          <w:b/>
          <w:color w:val="000000" w:themeColor="text1"/>
          <w:sz w:val="24"/>
          <w:szCs w:val="24"/>
        </w:rPr>
      </w:pPr>
      <w:bookmarkStart w:id="90" w:name="_Toc277712172"/>
      <w:r w:rsidRPr="00D60B8C">
        <w:rPr>
          <w:rFonts w:ascii="Times New Roman" w:hAnsi="Times New Roman" w:cs="Times New Roman"/>
          <w:color w:val="000000" w:themeColor="text1"/>
          <w:sz w:val="24"/>
          <w:szCs w:val="24"/>
        </w:rPr>
        <w:t>ALTERNATIVAS DE IMPLEMENTAÇÃO</w:t>
      </w:r>
      <w:bookmarkEnd w:id="90"/>
    </w:p>
    <w:p w:rsidR="00616CEF" w:rsidRPr="00D60B8C" w:rsidRDefault="00616CEF"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 Projeto F1 pode ter algumas alternati</w:t>
      </w:r>
      <w:r w:rsidR="002157E9">
        <w:rPr>
          <w:rFonts w:ascii="Times New Roman" w:hAnsi="Times New Roman"/>
          <w:color w:val="000000" w:themeColor="text1"/>
          <w:sz w:val="24"/>
          <w:szCs w:val="24"/>
        </w:rPr>
        <w:t>vas para sua implementação. Nest</w:t>
      </w:r>
      <w:r w:rsidRPr="00D60B8C">
        <w:rPr>
          <w:rFonts w:ascii="Times New Roman" w:hAnsi="Times New Roman"/>
          <w:color w:val="000000" w:themeColor="text1"/>
          <w:sz w:val="24"/>
          <w:szCs w:val="24"/>
        </w:rPr>
        <w:t>e caso, para fazer a identificação do cliente</w:t>
      </w:r>
      <w:r w:rsidR="002157E9">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fo</w:t>
      </w:r>
      <w:r w:rsidR="002157E9">
        <w:rPr>
          <w:rFonts w:ascii="Times New Roman" w:hAnsi="Times New Roman"/>
          <w:color w:val="000000" w:themeColor="text1"/>
          <w:sz w:val="24"/>
          <w:szCs w:val="24"/>
        </w:rPr>
        <w:t xml:space="preserve">i escolhido o código de barras, embora </w:t>
      </w:r>
      <w:r w:rsidRPr="00D60B8C">
        <w:rPr>
          <w:rFonts w:ascii="Times New Roman" w:hAnsi="Times New Roman"/>
          <w:color w:val="000000" w:themeColor="text1"/>
          <w:sz w:val="24"/>
          <w:szCs w:val="24"/>
        </w:rPr>
        <w:t xml:space="preserve">poderia </w:t>
      </w:r>
      <w:r w:rsidR="002157E9">
        <w:rPr>
          <w:rFonts w:ascii="Times New Roman" w:hAnsi="Times New Roman"/>
          <w:color w:val="000000" w:themeColor="text1"/>
          <w:sz w:val="24"/>
          <w:szCs w:val="24"/>
        </w:rPr>
        <w:t xml:space="preserve">também </w:t>
      </w:r>
      <w:r w:rsidRPr="00D60B8C">
        <w:rPr>
          <w:rFonts w:ascii="Times New Roman" w:hAnsi="Times New Roman"/>
          <w:color w:val="000000" w:themeColor="text1"/>
          <w:sz w:val="24"/>
          <w:szCs w:val="24"/>
        </w:rPr>
        <w:t xml:space="preserve">ser utilizada uma etiqueta RFID. E para notificar o cliente a sua vez no brinquedo </w:t>
      </w:r>
      <w:r w:rsidR="002157E9">
        <w:rPr>
          <w:rFonts w:ascii="Times New Roman" w:hAnsi="Times New Roman"/>
          <w:color w:val="000000" w:themeColor="text1"/>
          <w:sz w:val="24"/>
          <w:szCs w:val="24"/>
        </w:rPr>
        <w:t xml:space="preserve">será </w:t>
      </w:r>
      <w:r w:rsidRPr="00D60B8C">
        <w:rPr>
          <w:rFonts w:ascii="Times New Roman" w:hAnsi="Times New Roman"/>
          <w:color w:val="000000" w:themeColor="text1"/>
          <w:sz w:val="24"/>
          <w:szCs w:val="24"/>
        </w:rPr>
        <w:t>utilizad</w:t>
      </w:r>
      <w:r w:rsidR="002157E9">
        <w:rPr>
          <w:rFonts w:ascii="Times New Roman" w:hAnsi="Times New Roman"/>
          <w:color w:val="000000" w:themeColor="text1"/>
          <w:sz w:val="24"/>
          <w:szCs w:val="24"/>
        </w:rPr>
        <w:t>a</w:t>
      </w:r>
      <w:r w:rsidRPr="00D60B8C">
        <w:rPr>
          <w:rFonts w:ascii="Times New Roman" w:hAnsi="Times New Roman"/>
          <w:color w:val="000000" w:themeColor="text1"/>
          <w:sz w:val="24"/>
          <w:szCs w:val="24"/>
        </w:rPr>
        <w:t xml:space="preserve"> mensagem SMS, </w:t>
      </w:r>
      <w:r w:rsidR="002157E9">
        <w:rPr>
          <w:rFonts w:ascii="Times New Roman" w:hAnsi="Times New Roman"/>
          <w:color w:val="000000" w:themeColor="text1"/>
          <w:sz w:val="24"/>
          <w:szCs w:val="24"/>
        </w:rPr>
        <w:t xml:space="preserve">que poderia ser substituída pela </w:t>
      </w:r>
      <w:r w:rsidRPr="00D60B8C">
        <w:rPr>
          <w:rFonts w:ascii="Times New Roman" w:hAnsi="Times New Roman"/>
          <w:color w:val="000000" w:themeColor="text1"/>
          <w:sz w:val="24"/>
          <w:szCs w:val="24"/>
        </w:rPr>
        <w:t>internet.</w:t>
      </w:r>
    </w:p>
    <w:p w:rsidR="00616CEF" w:rsidRPr="00D60B8C" w:rsidRDefault="00616CEF"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 funcionamento da solução com código de barras ou R</w:t>
      </w:r>
      <w:r w:rsidR="002157E9">
        <w:rPr>
          <w:rFonts w:ascii="Times New Roman" w:hAnsi="Times New Roman"/>
          <w:color w:val="000000" w:themeColor="text1"/>
          <w:sz w:val="24"/>
          <w:szCs w:val="24"/>
        </w:rPr>
        <w:t>FID no geral seria bem parecido. O</w:t>
      </w:r>
      <w:r w:rsidRPr="00D60B8C">
        <w:rPr>
          <w:rFonts w:ascii="Times New Roman" w:hAnsi="Times New Roman"/>
          <w:color w:val="000000" w:themeColor="text1"/>
          <w:sz w:val="24"/>
          <w:szCs w:val="24"/>
        </w:rPr>
        <w:t xml:space="preserve"> RFID seria uma opção mais ideal para atribuir novas funcionalidades ao sistema. Com </w:t>
      </w:r>
      <w:r w:rsidR="002157E9">
        <w:rPr>
          <w:rFonts w:ascii="Times New Roman" w:hAnsi="Times New Roman"/>
          <w:color w:val="000000" w:themeColor="text1"/>
          <w:sz w:val="24"/>
          <w:szCs w:val="24"/>
        </w:rPr>
        <w:t xml:space="preserve">o </w:t>
      </w:r>
      <w:r w:rsidRPr="00D60B8C">
        <w:rPr>
          <w:rFonts w:ascii="Times New Roman" w:hAnsi="Times New Roman"/>
          <w:color w:val="000000" w:themeColor="text1"/>
          <w:sz w:val="24"/>
          <w:szCs w:val="24"/>
        </w:rPr>
        <w:t>RFID seria possível localizar o cliente em qualquer lugar do parque sem que ele tenha que passar a etiqueta em algum leitor, bastaria ter algumas antenas pelo parque para localizá-lo e</w:t>
      </w:r>
      <w:r w:rsidR="002157E9">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com isso</w:t>
      </w:r>
      <w:r w:rsidR="002157E9">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seria possível personalizar algumas situações</w:t>
      </w:r>
      <w:r w:rsidR="002157E9">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w:t>
      </w:r>
      <w:r w:rsidR="002157E9">
        <w:rPr>
          <w:rFonts w:ascii="Times New Roman" w:hAnsi="Times New Roman"/>
          <w:color w:val="000000" w:themeColor="text1"/>
          <w:sz w:val="24"/>
          <w:szCs w:val="24"/>
        </w:rPr>
        <w:t>I</w:t>
      </w:r>
      <w:r w:rsidRPr="00D60B8C">
        <w:rPr>
          <w:rFonts w:ascii="Times New Roman" w:hAnsi="Times New Roman"/>
          <w:color w:val="000000" w:themeColor="text1"/>
          <w:sz w:val="24"/>
          <w:szCs w:val="24"/>
        </w:rPr>
        <w:t>nfelizmente</w:t>
      </w:r>
      <w:r w:rsidR="002157E9">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o lado negativo do RFID é o seu custo, pois as etiquetas</w:t>
      </w:r>
      <w:r w:rsidR="00E746A7" w:rsidRPr="00D60B8C">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os leitores e as antenas </w:t>
      </w:r>
      <w:r w:rsidR="00E746A7" w:rsidRPr="00D60B8C">
        <w:rPr>
          <w:rFonts w:ascii="Times New Roman" w:hAnsi="Times New Roman"/>
          <w:color w:val="000000" w:themeColor="text1"/>
          <w:sz w:val="24"/>
          <w:szCs w:val="24"/>
        </w:rPr>
        <w:t>que seriam</w:t>
      </w:r>
      <w:r w:rsidRPr="00D60B8C">
        <w:rPr>
          <w:rFonts w:ascii="Times New Roman" w:hAnsi="Times New Roman"/>
          <w:color w:val="000000" w:themeColor="text1"/>
          <w:sz w:val="24"/>
          <w:szCs w:val="24"/>
        </w:rPr>
        <w:t xml:space="preserve"> espalha</w:t>
      </w:r>
      <w:r w:rsidR="00E746A7" w:rsidRPr="00D60B8C">
        <w:rPr>
          <w:rFonts w:ascii="Times New Roman" w:hAnsi="Times New Roman"/>
          <w:color w:val="000000" w:themeColor="text1"/>
          <w:sz w:val="24"/>
          <w:szCs w:val="24"/>
        </w:rPr>
        <w:t>dos</w:t>
      </w:r>
      <w:r w:rsidRPr="00D60B8C">
        <w:rPr>
          <w:rFonts w:ascii="Times New Roman" w:hAnsi="Times New Roman"/>
          <w:color w:val="000000" w:themeColor="text1"/>
          <w:sz w:val="24"/>
          <w:szCs w:val="24"/>
        </w:rPr>
        <w:t xml:space="preserve"> pelo </w:t>
      </w:r>
      <w:r w:rsidRPr="00D60B8C">
        <w:rPr>
          <w:rFonts w:ascii="Times New Roman" w:hAnsi="Times New Roman"/>
          <w:color w:val="000000" w:themeColor="text1"/>
          <w:sz w:val="24"/>
          <w:szCs w:val="24"/>
        </w:rPr>
        <w:lastRenderedPageBreak/>
        <w:t>parque</w:t>
      </w:r>
      <w:r w:rsidR="00E746A7" w:rsidRPr="00D60B8C">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teriam um alto custo. O motivo pelo qual o código de barras foi escolhido foi exatamente pelo </w:t>
      </w:r>
      <w:r w:rsidR="00E746A7" w:rsidRPr="00D60B8C">
        <w:rPr>
          <w:rFonts w:ascii="Times New Roman" w:hAnsi="Times New Roman"/>
          <w:color w:val="000000" w:themeColor="text1"/>
          <w:sz w:val="24"/>
          <w:szCs w:val="24"/>
        </w:rPr>
        <w:t>orçamento</w:t>
      </w:r>
      <w:r w:rsidRPr="00D60B8C">
        <w:rPr>
          <w:rFonts w:ascii="Times New Roman" w:hAnsi="Times New Roman"/>
          <w:color w:val="000000" w:themeColor="text1"/>
          <w:sz w:val="24"/>
          <w:szCs w:val="24"/>
        </w:rPr>
        <w:t>,</w:t>
      </w:r>
      <w:r w:rsidR="00E746A7" w:rsidRPr="00D60B8C">
        <w:rPr>
          <w:rFonts w:ascii="Times New Roman" w:hAnsi="Times New Roman"/>
          <w:color w:val="000000" w:themeColor="text1"/>
          <w:sz w:val="24"/>
          <w:szCs w:val="24"/>
        </w:rPr>
        <w:t xml:space="preserve"> pois</w:t>
      </w:r>
      <w:r w:rsidRPr="00D60B8C">
        <w:rPr>
          <w:rFonts w:ascii="Times New Roman" w:hAnsi="Times New Roman"/>
          <w:color w:val="000000" w:themeColor="text1"/>
          <w:sz w:val="24"/>
          <w:szCs w:val="24"/>
        </w:rPr>
        <w:t xml:space="preserve"> etiquetas código de barras não têm custo elevado, assim como seu leitor.</w:t>
      </w:r>
    </w:p>
    <w:p w:rsidR="0071474E" w:rsidRDefault="0071474E" w:rsidP="0071474E">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vantagem de utilizar</w:t>
      </w:r>
      <w:r>
        <w:rPr>
          <w:rFonts w:ascii="Times New Roman" w:hAnsi="Times New Roman"/>
          <w:color w:val="000000" w:themeColor="text1"/>
          <w:sz w:val="24"/>
          <w:szCs w:val="24"/>
        </w:rPr>
        <w:t xml:space="preserve"> a</w:t>
      </w:r>
      <w:r w:rsidRPr="00D60B8C">
        <w:rPr>
          <w:rFonts w:ascii="Times New Roman" w:hAnsi="Times New Roman"/>
          <w:color w:val="000000" w:themeColor="text1"/>
          <w:sz w:val="24"/>
          <w:szCs w:val="24"/>
        </w:rPr>
        <w:t xml:space="preserve"> mensag</w:t>
      </w:r>
      <w:r>
        <w:rPr>
          <w:rFonts w:ascii="Times New Roman" w:hAnsi="Times New Roman"/>
          <w:color w:val="000000" w:themeColor="text1"/>
          <w:sz w:val="24"/>
          <w:szCs w:val="24"/>
        </w:rPr>
        <w:t>em SMS é a facilidade em integrá-la</w:t>
      </w:r>
      <w:r w:rsidRPr="00D60B8C">
        <w:rPr>
          <w:rFonts w:ascii="Times New Roman" w:hAnsi="Times New Roman"/>
          <w:color w:val="000000" w:themeColor="text1"/>
          <w:sz w:val="24"/>
          <w:szCs w:val="24"/>
        </w:rPr>
        <w:t xml:space="preserve"> ao sistema. </w:t>
      </w:r>
      <w:r>
        <w:rPr>
          <w:rFonts w:ascii="Times New Roman" w:hAnsi="Times New Roman"/>
          <w:color w:val="000000" w:themeColor="text1"/>
          <w:sz w:val="24"/>
          <w:szCs w:val="24"/>
        </w:rPr>
        <w:t>Entretanto,</w:t>
      </w:r>
      <w:r w:rsidRPr="00D60B8C">
        <w:rPr>
          <w:rFonts w:ascii="Times New Roman" w:hAnsi="Times New Roman"/>
          <w:color w:val="000000" w:themeColor="text1"/>
          <w:sz w:val="24"/>
          <w:szCs w:val="24"/>
        </w:rPr>
        <w:t xml:space="preserve"> um ponto muito negativo é o alto custo que</w:t>
      </w:r>
      <w:r>
        <w:rPr>
          <w:rFonts w:ascii="Times New Roman" w:hAnsi="Times New Roman"/>
          <w:color w:val="000000" w:themeColor="text1"/>
          <w:sz w:val="24"/>
          <w:szCs w:val="24"/>
        </w:rPr>
        <w:t xml:space="preserve"> ela</w:t>
      </w:r>
      <w:r w:rsidRPr="00D60B8C">
        <w:rPr>
          <w:rFonts w:ascii="Times New Roman" w:hAnsi="Times New Roman"/>
          <w:color w:val="000000" w:themeColor="text1"/>
          <w:sz w:val="24"/>
          <w:szCs w:val="24"/>
        </w:rPr>
        <w:t xml:space="preserve"> pode ter e também a não garantia da mensagem ser entregue instantaneamente. Afinal, a demanda de envio de SMS seria muito alta, o</w:t>
      </w:r>
      <w:r>
        <w:rPr>
          <w:rFonts w:ascii="Times New Roman" w:hAnsi="Times New Roman"/>
          <w:color w:val="000000" w:themeColor="text1"/>
          <w:sz w:val="24"/>
          <w:szCs w:val="24"/>
        </w:rPr>
        <w:t xml:space="preserve"> que pode acabar com essa opção e quando o assunto é SMS não pode ser deixado de lado questões muito importantes como, garantia de entrega, disponibilidade do serviço, boa integração entre serviço de SMS da aplicação com as operadoras de celular e até atrasos no recebimento da mensagem que são considerados normais.</w:t>
      </w:r>
    </w:p>
    <w:p w:rsidR="0071474E" w:rsidRDefault="0071474E" w:rsidP="0071474E">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 </w:t>
      </w:r>
      <w:r>
        <w:rPr>
          <w:rFonts w:ascii="Times New Roman" w:hAnsi="Times New Roman"/>
          <w:color w:val="000000" w:themeColor="text1"/>
          <w:sz w:val="24"/>
          <w:szCs w:val="24"/>
        </w:rPr>
        <w:t>P</w:t>
      </w:r>
      <w:r w:rsidRPr="00D60B8C">
        <w:rPr>
          <w:rFonts w:ascii="Times New Roman" w:hAnsi="Times New Roman"/>
          <w:color w:val="000000" w:themeColor="text1"/>
          <w:sz w:val="24"/>
          <w:szCs w:val="24"/>
        </w:rPr>
        <w:t>ara combater esse problema</w:t>
      </w:r>
      <w:r>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a alternativa seria o uso da internet, mas, neste caso seria necessário o desenvolvimento de dispositivos para entregar ao cliente para uso dentro do parque. Foram analisados dois tipos de dispositivos, um é fabricado pela empresa GUMSTIX, é um dispositivo que daria a possibilidade de aumentar mais ainda as funcionalidades do sistema, pois ele tem memória interna, possui WI-FI, tem um mini-processador, e roda LINUX; o único motivo para ele não ter dado certo foi o alto custo, pois não existe aqui no Brasil, seria necessário importar dos EUA e isso </w:t>
      </w:r>
      <w:r>
        <w:rPr>
          <w:rFonts w:ascii="Times New Roman" w:hAnsi="Times New Roman"/>
          <w:color w:val="000000" w:themeColor="text1"/>
          <w:sz w:val="24"/>
          <w:szCs w:val="24"/>
        </w:rPr>
        <w:t>custaria demasiado caro</w:t>
      </w:r>
      <w:r w:rsidRPr="00D60B8C">
        <w:rPr>
          <w:rFonts w:ascii="Times New Roman" w:hAnsi="Times New Roman"/>
          <w:color w:val="000000" w:themeColor="text1"/>
          <w:sz w:val="24"/>
          <w:szCs w:val="24"/>
        </w:rPr>
        <w:t>. Então</w:t>
      </w:r>
      <w:r>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a alternativa seria montar um PIC. </w:t>
      </w:r>
      <w:r>
        <w:rPr>
          <w:rFonts w:ascii="Times New Roman" w:hAnsi="Times New Roman"/>
          <w:color w:val="000000" w:themeColor="text1"/>
          <w:sz w:val="24"/>
          <w:szCs w:val="24"/>
        </w:rPr>
        <w:t xml:space="preserve">O </w:t>
      </w:r>
      <w:r w:rsidRPr="00D60B8C">
        <w:rPr>
          <w:rFonts w:ascii="Times New Roman" w:hAnsi="Times New Roman"/>
          <w:color w:val="000000" w:themeColor="text1"/>
          <w:sz w:val="24"/>
          <w:szCs w:val="24"/>
        </w:rPr>
        <w:t xml:space="preserve">PIC é um micro controlador montado com as especificações necessárias para cada caso, nesse caso seria necessário um PIC capaz de acessar a internet, ou seja, com WI-FI, e com uma tela para visualização. </w:t>
      </w:r>
      <w:r>
        <w:rPr>
          <w:rFonts w:ascii="Times New Roman" w:hAnsi="Times New Roman"/>
          <w:color w:val="000000" w:themeColor="text1"/>
          <w:sz w:val="24"/>
          <w:szCs w:val="24"/>
        </w:rPr>
        <w:t xml:space="preserve">Por ser </w:t>
      </w:r>
      <w:r w:rsidRPr="00D60B8C">
        <w:rPr>
          <w:rFonts w:ascii="Times New Roman" w:hAnsi="Times New Roman"/>
          <w:color w:val="000000" w:themeColor="text1"/>
          <w:sz w:val="24"/>
          <w:szCs w:val="24"/>
        </w:rPr>
        <w:t>um dispositivo montado especialmente para cada situação, seria a opção mais viável para o projeto, afinal seu custo não é elevado.</w:t>
      </w:r>
    </w:p>
    <w:p w:rsidR="009F6507" w:rsidRDefault="009F6507" w:rsidP="0071474E">
      <w:pPr>
        <w:spacing w:line="360" w:lineRule="auto"/>
        <w:ind w:firstLine="576"/>
        <w:jc w:val="both"/>
        <w:rPr>
          <w:rFonts w:ascii="Times New Roman" w:hAnsi="Times New Roman"/>
          <w:color w:val="000000" w:themeColor="text1"/>
          <w:sz w:val="24"/>
          <w:szCs w:val="24"/>
        </w:rPr>
      </w:pPr>
    </w:p>
    <w:p w:rsidR="009F6507" w:rsidRDefault="009F6507" w:rsidP="0071474E">
      <w:pPr>
        <w:spacing w:line="360" w:lineRule="auto"/>
        <w:ind w:firstLine="576"/>
        <w:jc w:val="both"/>
        <w:rPr>
          <w:rFonts w:ascii="Times New Roman" w:hAnsi="Times New Roman"/>
          <w:color w:val="000000" w:themeColor="text1"/>
          <w:sz w:val="24"/>
          <w:szCs w:val="24"/>
        </w:rPr>
      </w:pPr>
    </w:p>
    <w:p w:rsidR="009F6507" w:rsidRDefault="009F6507" w:rsidP="0071474E">
      <w:pPr>
        <w:spacing w:line="360" w:lineRule="auto"/>
        <w:ind w:firstLine="576"/>
        <w:jc w:val="both"/>
        <w:rPr>
          <w:rFonts w:ascii="Times New Roman" w:hAnsi="Times New Roman"/>
          <w:color w:val="000000" w:themeColor="text1"/>
          <w:sz w:val="24"/>
          <w:szCs w:val="24"/>
        </w:rPr>
      </w:pPr>
    </w:p>
    <w:p w:rsidR="009F6507" w:rsidRDefault="009F6507" w:rsidP="0071474E">
      <w:pPr>
        <w:spacing w:line="360" w:lineRule="auto"/>
        <w:ind w:firstLine="576"/>
        <w:jc w:val="both"/>
        <w:rPr>
          <w:rFonts w:ascii="Times New Roman" w:hAnsi="Times New Roman"/>
          <w:color w:val="000000" w:themeColor="text1"/>
          <w:sz w:val="24"/>
          <w:szCs w:val="24"/>
        </w:rPr>
      </w:pPr>
    </w:p>
    <w:p w:rsidR="009F6507" w:rsidRDefault="009F6507" w:rsidP="0071474E">
      <w:pPr>
        <w:spacing w:line="360" w:lineRule="auto"/>
        <w:ind w:firstLine="576"/>
        <w:jc w:val="both"/>
        <w:rPr>
          <w:rFonts w:ascii="Times New Roman" w:hAnsi="Times New Roman"/>
          <w:color w:val="000000" w:themeColor="text1"/>
          <w:sz w:val="24"/>
          <w:szCs w:val="24"/>
        </w:rPr>
      </w:pPr>
    </w:p>
    <w:p w:rsidR="009F6507" w:rsidRDefault="009F6507" w:rsidP="0071474E">
      <w:pPr>
        <w:spacing w:line="360" w:lineRule="auto"/>
        <w:ind w:firstLine="576"/>
        <w:jc w:val="both"/>
        <w:rPr>
          <w:rFonts w:ascii="Times New Roman" w:hAnsi="Times New Roman"/>
          <w:color w:val="000000" w:themeColor="text1"/>
          <w:sz w:val="24"/>
          <w:szCs w:val="24"/>
        </w:rPr>
      </w:pPr>
    </w:p>
    <w:p w:rsidR="009F6507" w:rsidRDefault="009F6507" w:rsidP="0071474E">
      <w:pPr>
        <w:spacing w:line="360" w:lineRule="auto"/>
        <w:ind w:firstLine="576"/>
        <w:jc w:val="both"/>
        <w:rPr>
          <w:rFonts w:ascii="Times New Roman" w:hAnsi="Times New Roman"/>
          <w:color w:val="000000" w:themeColor="text1"/>
          <w:sz w:val="24"/>
          <w:szCs w:val="24"/>
        </w:rPr>
      </w:pPr>
    </w:p>
    <w:p w:rsidR="00616CEF" w:rsidRPr="00D60B8C" w:rsidRDefault="00616CEF"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lastRenderedPageBreak/>
        <w:t>Utilizando internet o desenho da solução seria o seguinte:</w:t>
      </w:r>
    </w:p>
    <w:p w:rsidR="008040E6" w:rsidRPr="00D60B8C" w:rsidRDefault="00616CEF" w:rsidP="00B24984">
      <w:pPr>
        <w:keepNext/>
        <w:spacing w:line="360" w:lineRule="auto"/>
        <w:jc w:val="center"/>
        <w:rPr>
          <w:rFonts w:ascii="Times New Roman" w:hAnsi="Times New Roman"/>
          <w:sz w:val="24"/>
          <w:szCs w:val="24"/>
        </w:rPr>
      </w:pPr>
      <w:r w:rsidRPr="00D60B8C">
        <w:rPr>
          <w:rFonts w:ascii="Times New Roman" w:hAnsi="Times New Roman"/>
          <w:b/>
          <w:noProof/>
          <w:color w:val="000000" w:themeColor="text1"/>
          <w:sz w:val="24"/>
          <w:szCs w:val="24"/>
          <w:lang w:eastAsia="pt-BR"/>
        </w:rPr>
        <w:drawing>
          <wp:inline distT="0" distB="0" distL="0" distR="0">
            <wp:extent cx="5808544" cy="4151134"/>
            <wp:effectExtent l="19050" t="0" r="1706" b="0"/>
            <wp:docPr id="10" name="Imagem 9" descr="servidor_aplicac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dor_aplicacao.jpg"/>
                    <pic:cNvPicPr/>
                  </pic:nvPicPr>
                  <pic:blipFill>
                    <a:blip r:embed="rId42" cstate="print"/>
                    <a:srcRect r="5561" b="13029"/>
                    <a:stretch>
                      <a:fillRect/>
                    </a:stretch>
                  </pic:blipFill>
                  <pic:spPr>
                    <a:xfrm>
                      <a:off x="0" y="0"/>
                      <a:ext cx="5815787" cy="4156310"/>
                    </a:xfrm>
                    <a:prstGeom prst="rect">
                      <a:avLst/>
                    </a:prstGeom>
                  </pic:spPr>
                </pic:pic>
              </a:graphicData>
            </a:graphic>
          </wp:inline>
        </w:drawing>
      </w:r>
    </w:p>
    <w:p w:rsidR="00BB00F6" w:rsidRDefault="008040E6" w:rsidP="00B24984">
      <w:pPr>
        <w:pStyle w:val="Legenda"/>
        <w:spacing w:line="360" w:lineRule="auto"/>
        <w:jc w:val="center"/>
        <w:rPr>
          <w:rFonts w:ascii="Times New Roman" w:hAnsi="Times New Roman"/>
          <w:sz w:val="24"/>
          <w:szCs w:val="24"/>
        </w:rPr>
      </w:pPr>
      <w:bookmarkStart w:id="91" w:name="_Toc277710754"/>
      <w:r w:rsidRPr="00D60B8C">
        <w:rPr>
          <w:rFonts w:ascii="Times New Roman" w:hAnsi="Times New Roman"/>
          <w:sz w:val="24"/>
          <w:szCs w:val="24"/>
        </w:rPr>
        <w:t xml:space="preserve">Figura </w:t>
      </w:r>
      <w:r w:rsidR="00E57B07"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E57B07" w:rsidRPr="00D60B8C">
        <w:rPr>
          <w:rFonts w:ascii="Times New Roman" w:hAnsi="Times New Roman"/>
          <w:sz w:val="24"/>
          <w:szCs w:val="24"/>
        </w:rPr>
        <w:fldChar w:fldCharType="separate"/>
      </w:r>
      <w:r w:rsidR="00A93008">
        <w:rPr>
          <w:rFonts w:ascii="Times New Roman" w:hAnsi="Times New Roman"/>
          <w:noProof/>
          <w:sz w:val="24"/>
          <w:szCs w:val="24"/>
        </w:rPr>
        <w:t>29</w:t>
      </w:r>
      <w:r w:rsidR="00E57B07" w:rsidRPr="00D60B8C">
        <w:rPr>
          <w:rFonts w:ascii="Times New Roman" w:hAnsi="Times New Roman"/>
          <w:sz w:val="24"/>
          <w:szCs w:val="24"/>
        </w:rPr>
        <w:fldChar w:fldCharType="end"/>
      </w:r>
      <w:r w:rsidRPr="00D60B8C">
        <w:rPr>
          <w:rFonts w:ascii="Times New Roman" w:hAnsi="Times New Roman"/>
          <w:sz w:val="24"/>
          <w:szCs w:val="24"/>
        </w:rPr>
        <w:t>: Arquitetura da Solução, usando WEB</w:t>
      </w:r>
      <w:bookmarkEnd w:id="91"/>
    </w:p>
    <w:p w:rsidR="0071474E" w:rsidRDefault="0071474E" w:rsidP="0071474E">
      <w:pPr>
        <w:spacing w:line="360" w:lineRule="auto"/>
        <w:ind w:firstLine="576"/>
        <w:jc w:val="both"/>
        <w:rPr>
          <w:rFonts w:ascii="Times New Roman" w:hAnsi="Times New Roman"/>
          <w:color w:val="000000" w:themeColor="text1"/>
          <w:sz w:val="24"/>
          <w:szCs w:val="24"/>
        </w:rPr>
      </w:pPr>
    </w:p>
    <w:p w:rsidR="0071474E" w:rsidRDefault="0071474E" w:rsidP="0071474E">
      <w:pPr>
        <w:spacing w:line="360" w:lineRule="auto"/>
        <w:ind w:firstLine="576"/>
        <w:jc w:val="both"/>
        <w:rPr>
          <w:rFonts w:ascii="Times New Roman" w:hAnsi="Times New Roman"/>
          <w:color w:val="000000" w:themeColor="text1"/>
          <w:sz w:val="24"/>
          <w:szCs w:val="24"/>
        </w:rPr>
      </w:pPr>
      <w:r>
        <w:rPr>
          <w:rFonts w:ascii="Times New Roman" w:hAnsi="Times New Roman"/>
          <w:color w:val="000000" w:themeColor="text1"/>
          <w:sz w:val="24"/>
          <w:szCs w:val="24"/>
        </w:rPr>
        <w:t>O PROJETO F1 propõe a elaboração de uma prova de conceito para uma solução de automação de gestão de filas,</w:t>
      </w:r>
      <w:r w:rsidR="00886B24">
        <w:rPr>
          <w:rFonts w:ascii="Times New Roman" w:hAnsi="Times New Roman"/>
          <w:color w:val="000000" w:themeColor="text1"/>
          <w:sz w:val="24"/>
          <w:szCs w:val="24"/>
        </w:rPr>
        <w:t xml:space="preserve"> portanto,</w:t>
      </w:r>
      <w:r>
        <w:rPr>
          <w:rFonts w:ascii="Times New Roman" w:hAnsi="Times New Roman"/>
          <w:color w:val="000000" w:themeColor="text1"/>
          <w:sz w:val="24"/>
          <w:szCs w:val="24"/>
        </w:rPr>
        <w:t xml:space="preserve"> os periféricos utilizados não seriam o foco do trabalho, e sim a implementação dessa automação, por isso depois de pesquisar como e o que</w:t>
      </w:r>
      <w:r w:rsidR="00886B24">
        <w:rPr>
          <w:rFonts w:ascii="Times New Roman" w:hAnsi="Times New Roman"/>
          <w:color w:val="000000" w:themeColor="text1"/>
          <w:sz w:val="24"/>
          <w:szCs w:val="24"/>
        </w:rPr>
        <w:t xml:space="preserve"> seria</w:t>
      </w:r>
      <w:r>
        <w:rPr>
          <w:rFonts w:ascii="Times New Roman" w:hAnsi="Times New Roman"/>
          <w:color w:val="000000" w:themeColor="text1"/>
          <w:sz w:val="24"/>
          <w:szCs w:val="24"/>
        </w:rPr>
        <w:t xml:space="preserve"> precis</w:t>
      </w:r>
      <w:r w:rsidR="00886B24">
        <w:rPr>
          <w:rFonts w:ascii="Times New Roman" w:hAnsi="Times New Roman"/>
          <w:color w:val="000000" w:themeColor="text1"/>
          <w:sz w:val="24"/>
          <w:szCs w:val="24"/>
        </w:rPr>
        <w:t>o</w:t>
      </w:r>
      <w:r>
        <w:rPr>
          <w:rFonts w:ascii="Times New Roman" w:hAnsi="Times New Roman"/>
          <w:color w:val="000000" w:themeColor="text1"/>
          <w:sz w:val="24"/>
          <w:szCs w:val="24"/>
        </w:rPr>
        <w:t xml:space="preserve"> para cada alternativa, a mensagem SMS foi escolhida.</w:t>
      </w:r>
    </w:p>
    <w:p w:rsidR="0071474E" w:rsidRPr="0071474E" w:rsidRDefault="0071474E" w:rsidP="0071474E"/>
    <w:p w:rsidR="00303437" w:rsidRPr="00303437" w:rsidRDefault="00303437" w:rsidP="00B24984">
      <w:pPr>
        <w:spacing w:line="360" w:lineRule="auto"/>
      </w:pPr>
      <w:r>
        <w:br w:type="page"/>
      </w:r>
    </w:p>
    <w:p w:rsidR="00973E8E" w:rsidRPr="00977D57" w:rsidRDefault="00616CEF" w:rsidP="00B24984">
      <w:pPr>
        <w:pStyle w:val="PargrafodaLista"/>
        <w:numPr>
          <w:ilvl w:val="0"/>
          <w:numId w:val="3"/>
        </w:numPr>
        <w:spacing w:line="360" w:lineRule="auto"/>
        <w:jc w:val="both"/>
        <w:outlineLvl w:val="0"/>
        <w:rPr>
          <w:rFonts w:ascii="Times New Roman" w:hAnsi="Times New Roman" w:cs="Times New Roman"/>
          <w:b/>
          <w:color w:val="000000" w:themeColor="text1"/>
          <w:sz w:val="32"/>
          <w:szCs w:val="32"/>
        </w:rPr>
      </w:pPr>
      <w:bookmarkStart w:id="92" w:name="_Toc277712173"/>
      <w:r w:rsidRPr="00977D57">
        <w:rPr>
          <w:rFonts w:ascii="Times New Roman" w:hAnsi="Times New Roman" w:cs="Times New Roman"/>
          <w:b/>
          <w:color w:val="000000" w:themeColor="text1"/>
          <w:sz w:val="32"/>
          <w:szCs w:val="32"/>
        </w:rPr>
        <w:lastRenderedPageBreak/>
        <w:t>RESULTADOS E DISCUSSÃO</w:t>
      </w:r>
      <w:bookmarkEnd w:id="92"/>
    </w:p>
    <w:p w:rsidR="00303437" w:rsidRPr="00D60B8C" w:rsidRDefault="00303437" w:rsidP="00B24984">
      <w:pPr>
        <w:pStyle w:val="PargrafodaLista"/>
        <w:spacing w:line="360" w:lineRule="auto"/>
        <w:ind w:left="432"/>
        <w:jc w:val="both"/>
        <w:outlineLvl w:val="0"/>
        <w:rPr>
          <w:rFonts w:ascii="Times New Roman" w:hAnsi="Times New Roman" w:cs="Times New Roman"/>
          <w:b/>
          <w:color w:val="000000" w:themeColor="text1"/>
          <w:sz w:val="24"/>
          <w:szCs w:val="24"/>
        </w:rPr>
      </w:pPr>
    </w:p>
    <w:p w:rsidR="00973E8E" w:rsidRPr="00D60B8C" w:rsidRDefault="008B149A" w:rsidP="00B24984">
      <w:pPr>
        <w:spacing w:line="360" w:lineRule="auto"/>
        <w:ind w:firstLine="432"/>
        <w:jc w:val="both"/>
        <w:rPr>
          <w:rFonts w:ascii="Times New Roman" w:hAnsi="Times New Roman"/>
          <w:color w:val="000000" w:themeColor="text1"/>
          <w:sz w:val="24"/>
          <w:szCs w:val="24"/>
        </w:rPr>
      </w:pPr>
      <w:r>
        <w:rPr>
          <w:rFonts w:ascii="Times New Roman" w:hAnsi="Times New Roman"/>
          <w:color w:val="000000" w:themeColor="text1"/>
          <w:sz w:val="24"/>
          <w:szCs w:val="24"/>
        </w:rPr>
        <w:t>Nest</w:t>
      </w:r>
      <w:r w:rsidR="00616CEF" w:rsidRPr="00D60B8C">
        <w:rPr>
          <w:rFonts w:ascii="Times New Roman" w:hAnsi="Times New Roman"/>
          <w:color w:val="000000" w:themeColor="text1"/>
          <w:sz w:val="24"/>
          <w:szCs w:val="24"/>
        </w:rPr>
        <w:t>e capítulo</w:t>
      </w:r>
      <w:r>
        <w:rPr>
          <w:rFonts w:ascii="Times New Roman" w:hAnsi="Times New Roman"/>
          <w:color w:val="000000" w:themeColor="text1"/>
          <w:sz w:val="24"/>
          <w:szCs w:val="24"/>
        </w:rPr>
        <w:t>,</w:t>
      </w:r>
      <w:r w:rsidR="00616CEF" w:rsidRPr="00D60B8C">
        <w:rPr>
          <w:rFonts w:ascii="Times New Roman" w:hAnsi="Times New Roman"/>
          <w:color w:val="000000" w:themeColor="text1"/>
          <w:sz w:val="24"/>
          <w:szCs w:val="24"/>
        </w:rPr>
        <w:t xml:space="preserve"> serão apresentadas as análises</w:t>
      </w:r>
      <w:r w:rsidR="00303437">
        <w:rPr>
          <w:rFonts w:ascii="Times New Roman" w:hAnsi="Times New Roman"/>
          <w:color w:val="000000" w:themeColor="text1"/>
          <w:sz w:val="24"/>
          <w:szCs w:val="24"/>
        </w:rPr>
        <w:t xml:space="preserve"> realizadas e os resultados</w:t>
      </w:r>
      <w:r w:rsidR="00616CEF" w:rsidRPr="00D60B8C">
        <w:rPr>
          <w:rFonts w:ascii="Times New Roman" w:hAnsi="Times New Roman"/>
          <w:color w:val="000000" w:themeColor="text1"/>
          <w:sz w:val="24"/>
          <w:szCs w:val="24"/>
        </w:rPr>
        <w:t xml:space="preserve"> obt</w:t>
      </w:r>
      <w:r w:rsidR="00303437">
        <w:rPr>
          <w:rFonts w:ascii="Times New Roman" w:hAnsi="Times New Roman"/>
          <w:color w:val="000000" w:themeColor="text1"/>
          <w:sz w:val="24"/>
          <w:szCs w:val="24"/>
        </w:rPr>
        <w:t>ido</w:t>
      </w:r>
      <w:r w:rsidR="00616CEF" w:rsidRPr="00D60B8C">
        <w:rPr>
          <w:rFonts w:ascii="Times New Roman" w:hAnsi="Times New Roman"/>
          <w:color w:val="000000" w:themeColor="text1"/>
          <w:sz w:val="24"/>
          <w:szCs w:val="24"/>
        </w:rPr>
        <w:t>s através dos testes realizados com a solução.</w:t>
      </w:r>
    </w:p>
    <w:p w:rsidR="00616CEF" w:rsidRPr="00D60B8C" w:rsidRDefault="00616CEF" w:rsidP="00B24984">
      <w:pPr>
        <w:spacing w:line="360" w:lineRule="auto"/>
        <w:ind w:firstLine="432"/>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Os testes foram realizados </w:t>
      </w:r>
      <w:r w:rsidR="00303437">
        <w:rPr>
          <w:rFonts w:ascii="Times New Roman" w:hAnsi="Times New Roman"/>
          <w:color w:val="000000" w:themeColor="text1"/>
          <w:sz w:val="24"/>
          <w:szCs w:val="24"/>
        </w:rPr>
        <w:t>com base</w:t>
      </w:r>
      <w:r w:rsidRPr="00D60B8C">
        <w:rPr>
          <w:rFonts w:ascii="Times New Roman" w:hAnsi="Times New Roman"/>
          <w:color w:val="000000" w:themeColor="text1"/>
          <w:sz w:val="24"/>
          <w:szCs w:val="24"/>
        </w:rPr>
        <w:t xml:space="preserve"> nos casos de usos já apresentados. Portanto</w:t>
      </w:r>
      <w:r w:rsidR="008B149A">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foram feitos testes simulando a entrada e saída</w:t>
      </w:r>
      <w:r w:rsidR="00303437">
        <w:rPr>
          <w:rFonts w:ascii="Times New Roman" w:hAnsi="Times New Roman"/>
          <w:color w:val="000000" w:themeColor="text1"/>
          <w:sz w:val="24"/>
          <w:szCs w:val="24"/>
        </w:rPr>
        <w:t xml:space="preserve"> de um visitante</w:t>
      </w:r>
      <w:r w:rsidRPr="00D60B8C">
        <w:rPr>
          <w:rFonts w:ascii="Times New Roman" w:hAnsi="Times New Roman"/>
          <w:color w:val="000000" w:themeColor="text1"/>
          <w:sz w:val="24"/>
          <w:szCs w:val="24"/>
        </w:rPr>
        <w:t xml:space="preserve"> </w:t>
      </w:r>
      <w:r w:rsidR="00303437">
        <w:rPr>
          <w:rFonts w:ascii="Times New Roman" w:hAnsi="Times New Roman"/>
          <w:color w:val="000000" w:themeColor="text1"/>
          <w:sz w:val="24"/>
          <w:szCs w:val="24"/>
        </w:rPr>
        <w:t xml:space="preserve">num </w:t>
      </w:r>
      <w:r w:rsidRPr="00D60B8C">
        <w:rPr>
          <w:rFonts w:ascii="Times New Roman" w:hAnsi="Times New Roman"/>
          <w:color w:val="000000" w:themeColor="text1"/>
          <w:sz w:val="24"/>
          <w:szCs w:val="24"/>
        </w:rPr>
        <w:t>Parque de Diversão, a movimentação da fila e a execução do brinquedo, além de testes de desempenho da aplicação.</w:t>
      </w:r>
    </w:p>
    <w:p w:rsidR="00616CEF" w:rsidRPr="00D60B8C" w:rsidRDefault="00616CEF" w:rsidP="00B24984">
      <w:pPr>
        <w:spacing w:line="360" w:lineRule="auto"/>
        <w:jc w:val="both"/>
        <w:rPr>
          <w:rFonts w:ascii="Times New Roman" w:hAnsi="Times New Roman"/>
          <w:color w:val="000000" w:themeColor="text1"/>
          <w:sz w:val="24"/>
          <w:szCs w:val="24"/>
        </w:rPr>
      </w:pPr>
    </w:p>
    <w:p w:rsidR="00616CEF" w:rsidRDefault="00616CEF" w:rsidP="00B24984">
      <w:pPr>
        <w:pStyle w:val="PargrafodaLista"/>
        <w:numPr>
          <w:ilvl w:val="1"/>
          <w:numId w:val="3"/>
        </w:numPr>
        <w:spacing w:line="360" w:lineRule="auto"/>
        <w:jc w:val="both"/>
        <w:outlineLvl w:val="1"/>
        <w:rPr>
          <w:rFonts w:ascii="Times New Roman" w:hAnsi="Times New Roman" w:cs="Times New Roman"/>
          <w:color w:val="000000" w:themeColor="text1"/>
          <w:sz w:val="24"/>
          <w:szCs w:val="24"/>
        </w:rPr>
      </w:pPr>
      <w:bookmarkStart w:id="93" w:name="_Toc277712174"/>
      <w:r w:rsidRPr="00D60B8C">
        <w:rPr>
          <w:rFonts w:ascii="Times New Roman" w:hAnsi="Times New Roman" w:cs="Times New Roman"/>
          <w:color w:val="000000" w:themeColor="text1"/>
          <w:sz w:val="24"/>
          <w:szCs w:val="24"/>
        </w:rPr>
        <w:t>CONFIGURAÇÃO DO AMBIENTE DE TESTES</w:t>
      </w:r>
      <w:bookmarkEnd w:id="93"/>
    </w:p>
    <w:p w:rsidR="008B149A" w:rsidRPr="008B149A" w:rsidRDefault="008B149A" w:rsidP="00B24984">
      <w:pPr>
        <w:spacing w:line="360" w:lineRule="auto"/>
        <w:jc w:val="both"/>
        <w:outlineLvl w:val="1"/>
        <w:rPr>
          <w:rFonts w:ascii="Times New Roman" w:hAnsi="Times New Roman"/>
          <w:color w:val="000000" w:themeColor="text1"/>
          <w:sz w:val="24"/>
          <w:szCs w:val="24"/>
        </w:rPr>
      </w:pPr>
    </w:p>
    <w:p w:rsidR="00D42F67" w:rsidRDefault="00616CEF"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A aplicação foi implantada em </w:t>
      </w:r>
      <w:r w:rsidR="008B149A">
        <w:rPr>
          <w:rFonts w:ascii="Times New Roman" w:hAnsi="Times New Roman"/>
          <w:color w:val="000000" w:themeColor="text1"/>
          <w:sz w:val="24"/>
          <w:szCs w:val="24"/>
        </w:rPr>
        <w:t>laptop</w:t>
      </w:r>
      <w:r w:rsidRPr="00D60B8C">
        <w:rPr>
          <w:rFonts w:ascii="Times New Roman" w:hAnsi="Times New Roman"/>
          <w:color w:val="000000" w:themeColor="text1"/>
          <w:sz w:val="24"/>
          <w:szCs w:val="24"/>
        </w:rPr>
        <w:t xml:space="preserve"> com as seguintes configurações:</w:t>
      </w:r>
    </w:p>
    <w:p w:rsidR="008B149A" w:rsidRPr="00D60B8C" w:rsidRDefault="008B149A" w:rsidP="00B24984">
      <w:pPr>
        <w:spacing w:line="360" w:lineRule="auto"/>
        <w:ind w:firstLine="576"/>
        <w:jc w:val="both"/>
        <w:rPr>
          <w:rFonts w:ascii="Times New Roman" w:hAnsi="Times New Roman"/>
          <w:color w:val="000000" w:themeColor="text1"/>
          <w:sz w:val="24"/>
          <w:szCs w:val="24"/>
        </w:rPr>
      </w:pPr>
    </w:p>
    <w:tbl>
      <w:tblPr>
        <w:tblW w:w="4255" w:type="dxa"/>
        <w:jc w:val="center"/>
        <w:tblInd w:w="49" w:type="dxa"/>
        <w:tblCellMar>
          <w:left w:w="70" w:type="dxa"/>
          <w:right w:w="70" w:type="dxa"/>
        </w:tblCellMar>
        <w:tblLook w:val="04A0"/>
      </w:tblPr>
      <w:tblGrid>
        <w:gridCol w:w="2476"/>
        <w:gridCol w:w="1779"/>
      </w:tblGrid>
      <w:tr w:rsidR="00616CEF" w:rsidRPr="00D60B8C" w:rsidTr="00303437">
        <w:trPr>
          <w:trHeight w:val="304"/>
          <w:jc w:val="center"/>
        </w:trPr>
        <w:tc>
          <w:tcPr>
            <w:tcW w:w="4255" w:type="dxa"/>
            <w:gridSpan w:val="2"/>
            <w:tcBorders>
              <w:top w:val="single" w:sz="4" w:space="0" w:color="auto"/>
              <w:left w:val="single" w:sz="4" w:space="0" w:color="auto"/>
              <w:bottom w:val="single" w:sz="4" w:space="0" w:color="auto"/>
              <w:right w:val="single" w:sz="4" w:space="0" w:color="auto"/>
            </w:tcBorders>
            <w:shd w:val="clear" w:color="000000" w:fill="000000"/>
            <w:noWrap/>
            <w:vAlign w:val="bottom"/>
            <w:hideMark/>
          </w:tcPr>
          <w:p w:rsidR="00616CEF" w:rsidRPr="00D60B8C" w:rsidRDefault="00616CEF" w:rsidP="00B24984">
            <w:pPr>
              <w:spacing w:after="0" w:line="360" w:lineRule="auto"/>
              <w:jc w:val="both"/>
              <w:rPr>
                <w:rFonts w:ascii="Times New Roman" w:eastAsia="Times New Roman" w:hAnsi="Times New Roman"/>
                <w:b/>
                <w:bCs/>
                <w:color w:val="FFFFFF"/>
                <w:sz w:val="24"/>
                <w:szCs w:val="24"/>
                <w:lang w:eastAsia="pt-BR"/>
              </w:rPr>
            </w:pPr>
            <w:r w:rsidRPr="00D60B8C">
              <w:rPr>
                <w:rFonts w:ascii="Times New Roman" w:eastAsia="Times New Roman" w:hAnsi="Times New Roman"/>
                <w:b/>
                <w:bCs/>
                <w:color w:val="FFFFFF"/>
                <w:sz w:val="24"/>
                <w:szCs w:val="24"/>
                <w:lang w:eastAsia="pt-BR"/>
              </w:rPr>
              <w:t>Configuração do ambiente de teste</w:t>
            </w:r>
          </w:p>
        </w:tc>
      </w:tr>
      <w:tr w:rsidR="00616CEF" w:rsidRPr="00D60B8C" w:rsidTr="00303437">
        <w:trPr>
          <w:trHeight w:val="304"/>
          <w:jc w:val="center"/>
        </w:trPr>
        <w:tc>
          <w:tcPr>
            <w:tcW w:w="2476" w:type="dxa"/>
            <w:tcBorders>
              <w:top w:val="nil"/>
              <w:left w:val="single" w:sz="4" w:space="0" w:color="auto"/>
              <w:bottom w:val="single" w:sz="4" w:space="0" w:color="auto"/>
              <w:right w:val="single" w:sz="4" w:space="0" w:color="auto"/>
            </w:tcBorders>
            <w:shd w:val="clear" w:color="000000" w:fill="D8D8D8"/>
            <w:noWrap/>
            <w:vAlign w:val="bottom"/>
            <w:hideMark/>
          </w:tcPr>
          <w:p w:rsidR="00616CEF" w:rsidRPr="00D60B8C" w:rsidRDefault="00616CEF"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Sistema operacional:</w:t>
            </w:r>
          </w:p>
        </w:tc>
        <w:tc>
          <w:tcPr>
            <w:tcW w:w="1778" w:type="dxa"/>
            <w:tcBorders>
              <w:top w:val="nil"/>
              <w:left w:val="nil"/>
              <w:bottom w:val="single" w:sz="4" w:space="0" w:color="auto"/>
              <w:right w:val="single" w:sz="4" w:space="0" w:color="auto"/>
            </w:tcBorders>
            <w:shd w:val="clear" w:color="auto" w:fill="auto"/>
            <w:noWrap/>
            <w:vAlign w:val="bottom"/>
            <w:hideMark/>
          </w:tcPr>
          <w:p w:rsidR="00616CEF" w:rsidRPr="00D60B8C" w:rsidRDefault="00616CEF"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Windows Vista</w:t>
            </w:r>
          </w:p>
        </w:tc>
      </w:tr>
      <w:tr w:rsidR="00616CEF" w:rsidRPr="00D60B8C" w:rsidTr="00303437">
        <w:trPr>
          <w:trHeight w:val="304"/>
          <w:jc w:val="center"/>
        </w:trPr>
        <w:tc>
          <w:tcPr>
            <w:tcW w:w="2476" w:type="dxa"/>
            <w:tcBorders>
              <w:top w:val="nil"/>
              <w:left w:val="single" w:sz="4" w:space="0" w:color="auto"/>
              <w:bottom w:val="single" w:sz="4" w:space="0" w:color="auto"/>
              <w:right w:val="single" w:sz="4" w:space="0" w:color="auto"/>
            </w:tcBorders>
            <w:shd w:val="clear" w:color="000000" w:fill="D8D8D8"/>
            <w:noWrap/>
            <w:vAlign w:val="bottom"/>
            <w:hideMark/>
          </w:tcPr>
          <w:p w:rsidR="00616CEF" w:rsidRPr="00D60B8C" w:rsidRDefault="00616CEF"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Memória RAM:</w:t>
            </w:r>
          </w:p>
        </w:tc>
        <w:tc>
          <w:tcPr>
            <w:tcW w:w="1778" w:type="dxa"/>
            <w:tcBorders>
              <w:top w:val="nil"/>
              <w:left w:val="nil"/>
              <w:bottom w:val="single" w:sz="4" w:space="0" w:color="auto"/>
              <w:right w:val="single" w:sz="4" w:space="0" w:color="auto"/>
            </w:tcBorders>
            <w:shd w:val="clear" w:color="auto" w:fill="auto"/>
            <w:noWrap/>
            <w:vAlign w:val="bottom"/>
            <w:hideMark/>
          </w:tcPr>
          <w:p w:rsidR="00616CEF" w:rsidRPr="00D60B8C" w:rsidRDefault="00616CEF"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2 GB</w:t>
            </w:r>
          </w:p>
        </w:tc>
      </w:tr>
      <w:tr w:rsidR="00616CEF" w:rsidRPr="00D60B8C" w:rsidTr="00303437">
        <w:trPr>
          <w:trHeight w:val="304"/>
          <w:jc w:val="center"/>
        </w:trPr>
        <w:tc>
          <w:tcPr>
            <w:tcW w:w="2476" w:type="dxa"/>
            <w:tcBorders>
              <w:top w:val="nil"/>
              <w:left w:val="single" w:sz="4" w:space="0" w:color="auto"/>
              <w:bottom w:val="single" w:sz="4" w:space="0" w:color="auto"/>
              <w:right w:val="single" w:sz="4" w:space="0" w:color="auto"/>
            </w:tcBorders>
            <w:shd w:val="clear" w:color="000000" w:fill="D8D8D8"/>
            <w:noWrap/>
            <w:vAlign w:val="bottom"/>
            <w:hideMark/>
          </w:tcPr>
          <w:p w:rsidR="00616CEF" w:rsidRPr="00D60B8C" w:rsidRDefault="00616CEF"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Disco Rígido (HD):</w:t>
            </w:r>
          </w:p>
        </w:tc>
        <w:tc>
          <w:tcPr>
            <w:tcW w:w="1778" w:type="dxa"/>
            <w:tcBorders>
              <w:top w:val="nil"/>
              <w:left w:val="nil"/>
              <w:bottom w:val="single" w:sz="4" w:space="0" w:color="auto"/>
              <w:right w:val="single" w:sz="4" w:space="0" w:color="auto"/>
            </w:tcBorders>
            <w:shd w:val="clear" w:color="auto" w:fill="auto"/>
            <w:noWrap/>
            <w:vAlign w:val="bottom"/>
            <w:hideMark/>
          </w:tcPr>
          <w:p w:rsidR="00616CEF" w:rsidRPr="00D60B8C" w:rsidRDefault="00616CEF" w:rsidP="00B24984">
            <w:pPr>
              <w:keepNext/>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160 GB</w:t>
            </w:r>
          </w:p>
        </w:tc>
      </w:tr>
    </w:tbl>
    <w:p w:rsidR="00616CEF" w:rsidRPr="00D60B8C" w:rsidRDefault="008040E6" w:rsidP="00B24984">
      <w:pPr>
        <w:pStyle w:val="Legenda"/>
        <w:spacing w:line="360" w:lineRule="auto"/>
        <w:jc w:val="center"/>
        <w:rPr>
          <w:rFonts w:ascii="Times New Roman" w:hAnsi="Times New Roman"/>
          <w:color w:val="000000" w:themeColor="text1"/>
          <w:sz w:val="24"/>
          <w:szCs w:val="24"/>
        </w:rPr>
      </w:pPr>
      <w:bookmarkStart w:id="94" w:name="_Toc277710710"/>
      <w:r w:rsidRPr="00D60B8C">
        <w:rPr>
          <w:rFonts w:ascii="Times New Roman" w:hAnsi="Times New Roman"/>
          <w:sz w:val="24"/>
          <w:szCs w:val="24"/>
        </w:rPr>
        <w:t xml:space="preserve">Tabela </w:t>
      </w:r>
      <w:r w:rsidR="00E57B07"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Tabela \* ARABIC </w:instrText>
      </w:r>
      <w:r w:rsidR="00E57B07" w:rsidRPr="00D60B8C">
        <w:rPr>
          <w:rFonts w:ascii="Times New Roman" w:hAnsi="Times New Roman"/>
          <w:sz w:val="24"/>
          <w:szCs w:val="24"/>
        </w:rPr>
        <w:fldChar w:fldCharType="separate"/>
      </w:r>
      <w:r w:rsidR="00550B42">
        <w:rPr>
          <w:rFonts w:ascii="Times New Roman" w:hAnsi="Times New Roman"/>
          <w:noProof/>
          <w:sz w:val="24"/>
          <w:szCs w:val="24"/>
        </w:rPr>
        <w:t>3</w:t>
      </w:r>
      <w:r w:rsidR="00E57B07" w:rsidRPr="00D60B8C">
        <w:rPr>
          <w:rFonts w:ascii="Times New Roman" w:hAnsi="Times New Roman"/>
          <w:sz w:val="24"/>
          <w:szCs w:val="24"/>
        </w:rPr>
        <w:fldChar w:fldCharType="end"/>
      </w:r>
      <w:r w:rsidRPr="00D60B8C">
        <w:rPr>
          <w:rFonts w:ascii="Times New Roman" w:hAnsi="Times New Roman"/>
          <w:sz w:val="24"/>
          <w:szCs w:val="24"/>
        </w:rPr>
        <w:t>: Configuração do ambiente de Testes</w:t>
      </w:r>
      <w:bookmarkEnd w:id="94"/>
    </w:p>
    <w:p w:rsidR="00D730BE" w:rsidRPr="00D60B8C" w:rsidRDefault="00D730BE" w:rsidP="00B24984">
      <w:pPr>
        <w:spacing w:line="360" w:lineRule="auto"/>
        <w:jc w:val="both"/>
        <w:rPr>
          <w:rFonts w:ascii="Times New Roman" w:hAnsi="Times New Roman"/>
          <w:color w:val="000000" w:themeColor="text1"/>
          <w:sz w:val="24"/>
          <w:szCs w:val="24"/>
        </w:rPr>
      </w:pPr>
    </w:p>
    <w:p w:rsidR="00D42F67" w:rsidRDefault="00616CEF" w:rsidP="00B24984">
      <w:pPr>
        <w:pStyle w:val="PargrafodaLista"/>
        <w:numPr>
          <w:ilvl w:val="1"/>
          <w:numId w:val="3"/>
        </w:numPr>
        <w:spacing w:line="360" w:lineRule="auto"/>
        <w:jc w:val="both"/>
        <w:outlineLvl w:val="1"/>
        <w:rPr>
          <w:rFonts w:ascii="Times New Roman" w:hAnsi="Times New Roman" w:cs="Times New Roman"/>
          <w:color w:val="000000" w:themeColor="text1"/>
          <w:sz w:val="24"/>
          <w:szCs w:val="24"/>
        </w:rPr>
      </w:pPr>
      <w:bookmarkStart w:id="95" w:name="_Toc277712175"/>
      <w:r w:rsidRPr="00D60B8C">
        <w:rPr>
          <w:rFonts w:ascii="Times New Roman" w:hAnsi="Times New Roman" w:cs="Times New Roman"/>
          <w:color w:val="000000" w:themeColor="text1"/>
          <w:sz w:val="24"/>
          <w:szCs w:val="24"/>
        </w:rPr>
        <w:t>TESTES DOS CASOS DE USO</w:t>
      </w:r>
      <w:bookmarkEnd w:id="95"/>
    </w:p>
    <w:p w:rsidR="008B149A" w:rsidRPr="00D60B8C" w:rsidRDefault="008B149A" w:rsidP="00B24984">
      <w:pPr>
        <w:pStyle w:val="PargrafodaLista"/>
        <w:spacing w:line="360" w:lineRule="auto"/>
        <w:ind w:left="576"/>
        <w:jc w:val="both"/>
        <w:outlineLvl w:val="1"/>
        <w:rPr>
          <w:rFonts w:ascii="Times New Roman" w:hAnsi="Times New Roman" w:cs="Times New Roman"/>
          <w:color w:val="000000" w:themeColor="text1"/>
          <w:sz w:val="24"/>
          <w:szCs w:val="24"/>
        </w:rPr>
      </w:pPr>
    </w:p>
    <w:p w:rsidR="00D730BE" w:rsidRPr="00D60B8C" w:rsidRDefault="00D730BE"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Para a realização dos testes foram selecionadas 15 pessoas e cada uma testou todos os casos de uso da aplicação, simulando o usuário do sistema.</w:t>
      </w:r>
      <w:r w:rsidR="008B149A">
        <w:rPr>
          <w:rFonts w:ascii="Times New Roman" w:hAnsi="Times New Roman"/>
          <w:color w:val="000000" w:themeColor="text1"/>
          <w:sz w:val="24"/>
          <w:szCs w:val="24"/>
        </w:rPr>
        <w:t xml:space="preserve"> </w:t>
      </w:r>
      <w:r w:rsidRPr="00D60B8C">
        <w:rPr>
          <w:rFonts w:ascii="Times New Roman" w:hAnsi="Times New Roman"/>
          <w:color w:val="000000" w:themeColor="text1"/>
          <w:sz w:val="24"/>
          <w:szCs w:val="24"/>
        </w:rPr>
        <w:t xml:space="preserve">Antes do início dos testes, foi detalhada toda a proposta do sistema, assim como os benefícios esperados e todas as suas funcionalidades. Ao término dos testes em cada caso de uso o usuário foi responsável por preencher um questionário com questões a serem avaliadas. O questionário contém </w:t>
      </w:r>
      <w:r w:rsidR="00BB6EDF">
        <w:rPr>
          <w:rFonts w:ascii="Times New Roman" w:hAnsi="Times New Roman"/>
          <w:color w:val="000000" w:themeColor="text1"/>
          <w:sz w:val="24"/>
          <w:szCs w:val="24"/>
        </w:rPr>
        <w:t>i</w:t>
      </w:r>
      <w:r w:rsidRPr="00D60B8C">
        <w:rPr>
          <w:rFonts w:ascii="Times New Roman" w:hAnsi="Times New Roman"/>
          <w:color w:val="000000" w:themeColor="text1"/>
          <w:sz w:val="24"/>
          <w:szCs w:val="24"/>
        </w:rPr>
        <w:t>tens como: interface, desempenho, funcionalidades e mensagens informativas.</w:t>
      </w:r>
    </w:p>
    <w:p w:rsidR="00D730BE" w:rsidRPr="00D60B8C" w:rsidRDefault="00D730BE" w:rsidP="00B24984">
      <w:pPr>
        <w:spacing w:line="360" w:lineRule="auto"/>
        <w:ind w:firstLine="576"/>
        <w:jc w:val="both"/>
        <w:rPr>
          <w:rFonts w:ascii="Times New Roman" w:hAnsi="Times New Roman"/>
          <w:color w:val="000000" w:themeColor="text1"/>
          <w:sz w:val="24"/>
          <w:szCs w:val="24"/>
        </w:rPr>
      </w:pPr>
      <w:r w:rsidRPr="00815B00">
        <w:rPr>
          <w:rFonts w:ascii="Times New Roman" w:hAnsi="Times New Roman"/>
          <w:color w:val="000000" w:themeColor="text1"/>
          <w:sz w:val="24"/>
          <w:szCs w:val="24"/>
        </w:rPr>
        <w:lastRenderedPageBreak/>
        <w:t>Com essas avaliações</w:t>
      </w:r>
      <w:r w:rsidR="008B149A" w:rsidRPr="00815B00">
        <w:rPr>
          <w:rFonts w:ascii="Times New Roman" w:hAnsi="Times New Roman"/>
          <w:color w:val="000000" w:themeColor="text1"/>
          <w:sz w:val="24"/>
          <w:szCs w:val="24"/>
        </w:rPr>
        <w:t>,</w:t>
      </w:r>
      <w:r w:rsidRPr="00815B00">
        <w:rPr>
          <w:rFonts w:ascii="Times New Roman" w:hAnsi="Times New Roman"/>
          <w:color w:val="000000" w:themeColor="text1"/>
          <w:sz w:val="24"/>
          <w:szCs w:val="24"/>
        </w:rPr>
        <w:t xml:space="preserve"> foi possível analisar melhor os resultados do sistema assim como uma melhor análise da visão do usuário sobre a aplicação.</w:t>
      </w:r>
    </w:p>
    <w:p w:rsidR="00D730BE" w:rsidRPr="00D60B8C" w:rsidRDefault="00D730BE"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Foram utilizados critérios de avaliação, então cada </w:t>
      </w:r>
      <w:r w:rsidR="00815B00" w:rsidRPr="00D60B8C">
        <w:rPr>
          <w:rFonts w:ascii="Times New Roman" w:hAnsi="Times New Roman"/>
          <w:color w:val="000000" w:themeColor="text1"/>
          <w:sz w:val="24"/>
          <w:szCs w:val="24"/>
        </w:rPr>
        <w:t>item</w:t>
      </w:r>
      <w:r w:rsidRPr="00D60B8C">
        <w:rPr>
          <w:rFonts w:ascii="Times New Roman" w:hAnsi="Times New Roman"/>
          <w:color w:val="000000" w:themeColor="text1"/>
          <w:sz w:val="24"/>
          <w:szCs w:val="24"/>
        </w:rPr>
        <w:t xml:space="preserve"> no questionário </w:t>
      </w:r>
      <w:r w:rsidR="00E746A7" w:rsidRPr="00D60B8C">
        <w:rPr>
          <w:rFonts w:ascii="Times New Roman" w:hAnsi="Times New Roman"/>
          <w:color w:val="000000" w:themeColor="text1"/>
          <w:sz w:val="24"/>
          <w:szCs w:val="24"/>
        </w:rPr>
        <w:t xml:space="preserve">foi </w:t>
      </w:r>
      <w:r w:rsidRPr="00D60B8C">
        <w:rPr>
          <w:rFonts w:ascii="Times New Roman" w:hAnsi="Times New Roman"/>
          <w:color w:val="000000" w:themeColor="text1"/>
          <w:sz w:val="24"/>
          <w:szCs w:val="24"/>
        </w:rPr>
        <w:t>avaliado através de uma pontuação, e cada pontuação reflete uma opinião, conforme apresentado na tabela abaixo:</w:t>
      </w:r>
    </w:p>
    <w:tbl>
      <w:tblPr>
        <w:tblW w:w="2469" w:type="dxa"/>
        <w:jc w:val="center"/>
        <w:tblInd w:w="49" w:type="dxa"/>
        <w:tblCellMar>
          <w:left w:w="70" w:type="dxa"/>
          <w:right w:w="70" w:type="dxa"/>
        </w:tblCellMar>
        <w:tblLook w:val="04A0"/>
      </w:tblPr>
      <w:tblGrid>
        <w:gridCol w:w="1182"/>
        <w:gridCol w:w="1287"/>
      </w:tblGrid>
      <w:tr w:rsidR="00D730BE" w:rsidRPr="00D60B8C" w:rsidTr="00815B00">
        <w:trPr>
          <w:trHeight w:val="309"/>
          <w:jc w:val="center"/>
        </w:trPr>
        <w:tc>
          <w:tcPr>
            <w:tcW w:w="1182"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rsidR="00D730BE" w:rsidRPr="00D60B8C" w:rsidRDefault="00D730BE" w:rsidP="00B24984">
            <w:pPr>
              <w:spacing w:after="0" w:line="360" w:lineRule="auto"/>
              <w:jc w:val="center"/>
              <w:rPr>
                <w:rFonts w:ascii="Times New Roman" w:eastAsia="Times New Roman" w:hAnsi="Times New Roman"/>
                <w:b/>
                <w:bCs/>
                <w:color w:val="FFFFFF"/>
                <w:sz w:val="24"/>
                <w:szCs w:val="24"/>
                <w:lang w:eastAsia="pt-BR"/>
              </w:rPr>
            </w:pPr>
            <w:r w:rsidRPr="00D60B8C">
              <w:rPr>
                <w:rFonts w:ascii="Times New Roman" w:eastAsia="Times New Roman" w:hAnsi="Times New Roman"/>
                <w:b/>
                <w:bCs/>
                <w:color w:val="FFFFFF"/>
                <w:sz w:val="24"/>
                <w:szCs w:val="24"/>
                <w:lang w:eastAsia="pt-BR"/>
              </w:rPr>
              <w:t>Conceito</w:t>
            </w:r>
          </w:p>
        </w:tc>
        <w:tc>
          <w:tcPr>
            <w:tcW w:w="1287" w:type="dxa"/>
            <w:tcBorders>
              <w:top w:val="single" w:sz="4" w:space="0" w:color="auto"/>
              <w:left w:val="nil"/>
              <w:bottom w:val="single" w:sz="4" w:space="0" w:color="auto"/>
              <w:right w:val="single" w:sz="4" w:space="0" w:color="auto"/>
            </w:tcBorders>
            <w:shd w:val="clear" w:color="000000" w:fill="000000"/>
            <w:noWrap/>
            <w:vAlign w:val="bottom"/>
            <w:hideMark/>
          </w:tcPr>
          <w:p w:rsidR="00D730BE" w:rsidRPr="00D60B8C" w:rsidRDefault="00D730BE" w:rsidP="00B24984">
            <w:pPr>
              <w:spacing w:after="0" w:line="360" w:lineRule="auto"/>
              <w:jc w:val="center"/>
              <w:rPr>
                <w:rFonts w:ascii="Times New Roman" w:eastAsia="Times New Roman" w:hAnsi="Times New Roman"/>
                <w:b/>
                <w:bCs/>
                <w:color w:val="FFFFFF"/>
                <w:sz w:val="24"/>
                <w:szCs w:val="24"/>
                <w:lang w:eastAsia="pt-BR"/>
              </w:rPr>
            </w:pPr>
            <w:r w:rsidRPr="00D60B8C">
              <w:rPr>
                <w:rFonts w:ascii="Times New Roman" w:eastAsia="Times New Roman" w:hAnsi="Times New Roman"/>
                <w:b/>
                <w:bCs/>
                <w:color w:val="FFFFFF"/>
                <w:sz w:val="24"/>
                <w:szCs w:val="24"/>
                <w:lang w:eastAsia="pt-BR"/>
              </w:rPr>
              <w:t>Descrição</w:t>
            </w:r>
          </w:p>
        </w:tc>
      </w:tr>
      <w:tr w:rsidR="00D730BE" w:rsidRPr="00D60B8C" w:rsidTr="00815B00">
        <w:trPr>
          <w:trHeight w:val="309"/>
          <w:jc w:val="center"/>
        </w:trPr>
        <w:tc>
          <w:tcPr>
            <w:tcW w:w="1182" w:type="dxa"/>
            <w:tcBorders>
              <w:top w:val="nil"/>
              <w:left w:val="single" w:sz="4" w:space="0" w:color="auto"/>
              <w:bottom w:val="single" w:sz="4" w:space="0" w:color="auto"/>
              <w:right w:val="single" w:sz="4" w:space="0" w:color="auto"/>
            </w:tcBorders>
            <w:shd w:val="clear" w:color="000000" w:fill="FF0000"/>
            <w:noWrap/>
            <w:vAlign w:val="bottom"/>
            <w:hideMark/>
          </w:tcPr>
          <w:p w:rsidR="00D730BE" w:rsidRPr="00D60B8C" w:rsidRDefault="00D730BE" w:rsidP="00B24984">
            <w:pPr>
              <w:spacing w:after="0" w:line="360" w:lineRule="auto"/>
              <w:jc w:val="center"/>
              <w:rPr>
                <w:rFonts w:ascii="Times New Roman" w:eastAsia="Times New Roman" w:hAnsi="Times New Roman"/>
                <w:sz w:val="24"/>
                <w:szCs w:val="24"/>
                <w:lang w:eastAsia="pt-BR"/>
              </w:rPr>
            </w:pPr>
            <w:r w:rsidRPr="00D60B8C">
              <w:rPr>
                <w:rFonts w:ascii="Times New Roman" w:eastAsia="Times New Roman" w:hAnsi="Times New Roman"/>
                <w:sz w:val="24"/>
                <w:szCs w:val="24"/>
                <w:lang w:eastAsia="pt-BR"/>
              </w:rPr>
              <w:t>0</w:t>
            </w:r>
          </w:p>
        </w:tc>
        <w:tc>
          <w:tcPr>
            <w:tcW w:w="1287" w:type="dxa"/>
            <w:tcBorders>
              <w:top w:val="nil"/>
              <w:left w:val="nil"/>
              <w:bottom w:val="single" w:sz="4" w:space="0" w:color="auto"/>
              <w:right w:val="single" w:sz="4" w:space="0" w:color="auto"/>
            </w:tcBorders>
            <w:shd w:val="clear" w:color="000000" w:fill="FF0000"/>
            <w:noWrap/>
            <w:vAlign w:val="bottom"/>
            <w:hideMark/>
          </w:tcPr>
          <w:p w:rsidR="00D730BE" w:rsidRPr="00D60B8C" w:rsidRDefault="00D730BE" w:rsidP="00B24984">
            <w:pPr>
              <w:spacing w:after="0" w:line="360" w:lineRule="auto"/>
              <w:jc w:val="center"/>
              <w:rPr>
                <w:rFonts w:ascii="Times New Roman" w:eastAsia="Times New Roman" w:hAnsi="Times New Roman"/>
                <w:sz w:val="24"/>
                <w:szCs w:val="24"/>
                <w:lang w:eastAsia="pt-BR"/>
              </w:rPr>
            </w:pPr>
            <w:r w:rsidRPr="00D60B8C">
              <w:rPr>
                <w:rFonts w:ascii="Times New Roman" w:eastAsia="Times New Roman" w:hAnsi="Times New Roman"/>
                <w:sz w:val="24"/>
                <w:szCs w:val="24"/>
                <w:lang w:eastAsia="pt-BR"/>
              </w:rPr>
              <w:t>Péssimo</w:t>
            </w:r>
          </w:p>
        </w:tc>
      </w:tr>
      <w:tr w:rsidR="00D730BE" w:rsidRPr="00D60B8C" w:rsidTr="00815B00">
        <w:trPr>
          <w:trHeight w:val="309"/>
          <w:jc w:val="center"/>
        </w:trPr>
        <w:tc>
          <w:tcPr>
            <w:tcW w:w="1182" w:type="dxa"/>
            <w:tcBorders>
              <w:top w:val="nil"/>
              <w:left w:val="single" w:sz="4" w:space="0" w:color="auto"/>
              <w:bottom w:val="single" w:sz="4" w:space="0" w:color="auto"/>
              <w:right w:val="single" w:sz="4" w:space="0" w:color="auto"/>
            </w:tcBorders>
            <w:shd w:val="clear" w:color="000000" w:fill="FFC000"/>
            <w:noWrap/>
            <w:vAlign w:val="bottom"/>
            <w:hideMark/>
          </w:tcPr>
          <w:p w:rsidR="00D730BE" w:rsidRPr="00D60B8C" w:rsidRDefault="00D730BE" w:rsidP="00B24984">
            <w:pPr>
              <w:spacing w:after="0" w:line="360" w:lineRule="auto"/>
              <w:jc w:val="center"/>
              <w:rPr>
                <w:rFonts w:ascii="Times New Roman" w:eastAsia="Times New Roman" w:hAnsi="Times New Roman"/>
                <w:sz w:val="24"/>
                <w:szCs w:val="24"/>
                <w:lang w:eastAsia="pt-BR"/>
              </w:rPr>
            </w:pPr>
            <w:r w:rsidRPr="00D60B8C">
              <w:rPr>
                <w:rFonts w:ascii="Times New Roman" w:eastAsia="Times New Roman" w:hAnsi="Times New Roman"/>
                <w:sz w:val="24"/>
                <w:szCs w:val="24"/>
                <w:lang w:eastAsia="pt-BR"/>
              </w:rPr>
              <w:t>1</w:t>
            </w:r>
          </w:p>
        </w:tc>
        <w:tc>
          <w:tcPr>
            <w:tcW w:w="1287" w:type="dxa"/>
            <w:tcBorders>
              <w:top w:val="nil"/>
              <w:left w:val="nil"/>
              <w:bottom w:val="single" w:sz="4" w:space="0" w:color="auto"/>
              <w:right w:val="single" w:sz="4" w:space="0" w:color="auto"/>
            </w:tcBorders>
            <w:shd w:val="clear" w:color="000000" w:fill="FFC000"/>
            <w:noWrap/>
            <w:vAlign w:val="bottom"/>
            <w:hideMark/>
          </w:tcPr>
          <w:p w:rsidR="00D730BE" w:rsidRPr="00D60B8C" w:rsidRDefault="00D730BE" w:rsidP="00B24984">
            <w:pPr>
              <w:spacing w:after="0" w:line="360" w:lineRule="auto"/>
              <w:jc w:val="center"/>
              <w:rPr>
                <w:rFonts w:ascii="Times New Roman" w:eastAsia="Times New Roman" w:hAnsi="Times New Roman"/>
                <w:sz w:val="24"/>
                <w:szCs w:val="24"/>
                <w:lang w:eastAsia="pt-BR"/>
              </w:rPr>
            </w:pPr>
            <w:r w:rsidRPr="00D60B8C">
              <w:rPr>
                <w:rFonts w:ascii="Times New Roman" w:eastAsia="Times New Roman" w:hAnsi="Times New Roman"/>
                <w:sz w:val="24"/>
                <w:szCs w:val="24"/>
                <w:lang w:eastAsia="pt-BR"/>
              </w:rPr>
              <w:t>Ruim</w:t>
            </w:r>
          </w:p>
        </w:tc>
      </w:tr>
      <w:tr w:rsidR="00D730BE" w:rsidRPr="00D60B8C" w:rsidTr="00815B00">
        <w:trPr>
          <w:trHeight w:val="309"/>
          <w:jc w:val="center"/>
        </w:trPr>
        <w:tc>
          <w:tcPr>
            <w:tcW w:w="1182" w:type="dxa"/>
            <w:tcBorders>
              <w:top w:val="nil"/>
              <w:left w:val="single" w:sz="4" w:space="0" w:color="auto"/>
              <w:bottom w:val="single" w:sz="4" w:space="0" w:color="auto"/>
              <w:right w:val="single" w:sz="4" w:space="0" w:color="auto"/>
            </w:tcBorders>
            <w:shd w:val="clear" w:color="000000" w:fill="FFFF00"/>
            <w:noWrap/>
            <w:vAlign w:val="bottom"/>
            <w:hideMark/>
          </w:tcPr>
          <w:p w:rsidR="00D730BE" w:rsidRPr="00D60B8C" w:rsidRDefault="00D730BE" w:rsidP="00B24984">
            <w:pPr>
              <w:spacing w:after="0" w:line="360" w:lineRule="auto"/>
              <w:jc w:val="center"/>
              <w:rPr>
                <w:rFonts w:ascii="Times New Roman" w:eastAsia="Times New Roman" w:hAnsi="Times New Roman"/>
                <w:sz w:val="24"/>
                <w:szCs w:val="24"/>
                <w:lang w:eastAsia="pt-BR"/>
              </w:rPr>
            </w:pPr>
            <w:r w:rsidRPr="00D60B8C">
              <w:rPr>
                <w:rFonts w:ascii="Times New Roman" w:eastAsia="Times New Roman" w:hAnsi="Times New Roman"/>
                <w:sz w:val="24"/>
                <w:szCs w:val="24"/>
                <w:lang w:eastAsia="pt-BR"/>
              </w:rPr>
              <w:t>2</w:t>
            </w:r>
          </w:p>
        </w:tc>
        <w:tc>
          <w:tcPr>
            <w:tcW w:w="1287" w:type="dxa"/>
            <w:tcBorders>
              <w:top w:val="nil"/>
              <w:left w:val="nil"/>
              <w:bottom w:val="single" w:sz="4" w:space="0" w:color="auto"/>
              <w:right w:val="single" w:sz="4" w:space="0" w:color="auto"/>
            </w:tcBorders>
            <w:shd w:val="clear" w:color="000000" w:fill="FFFF00"/>
            <w:noWrap/>
            <w:vAlign w:val="bottom"/>
            <w:hideMark/>
          </w:tcPr>
          <w:p w:rsidR="00D730BE" w:rsidRPr="00D60B8C" w:rsidRDefault="00D730BE" w:rsidP="00B24984">
            <w:pPr>
              <w:spacing w:after="0" w:line="360" w:lineRule="auto"/>
              <w:jc w:val="center"/>
              <w:rPr>
                <w:rFonts w:ascii="Times New Roman" w:eastAsia="Times New Roman" w:hAnsi="Times New Roman"/>
                <w:sz w:val="24"/>
                <w:szCs w:val="24"/>
                <w:lang w:eastAsia="pt-BR"/>
              </w:rPr>
            </w:pPr>
            <w:r w:rsidRPr="00D60B8C">
              <w:rPr>
                <w:rFonts w:ascii="Times New Roman" w:eastAsia="Times New Roman" w:hAnsi="Times New Roman"/>
                <w:sz w:val="24"/>
                <w:szCs w:val="24"/>
                <w:lang w:eastAsia="pt-BR"/>
              </w:rPr>
              <w:t>Regular</w:t>
            </w:r>
          </w:p>
        </w:tc>
      </w:tr>
      <w:tr w:rsidR="00D730BE" w:rsidRPr="00D60B8C" w:rsidTr="00815B00">
        <w:trPr>
          <w:trHeight w:val="309"/>
          <w:jc w:val="center"/>
        </w:trPr>
        <w:tc>
          <w:tcPr>
            <w:tcW w:w="1182" w:type="dxa"/>
            <w:tcBorders>
              <w:top w:val="nil"/>
              <w:left w:val="single" w:sz="4" w:space="0" w:color="auto"/>
              <w:bottom w:val="single" w:sz="4" w:space="0" w:color="auto"/>
              <w:right w:val="single" w:sz="4" w:space="0" w:color="auto"/>
            </w:tcBorders>
            <w:shd w:val="clear" w:color="000000" w:fill="92D050"/>
            <w:noWrap/>
            <w:vAlign w:val="bottom"/>
            <w:hideMark/>
          </w:tcPr>
          <w:p w:rsidR="00D730BE" w:rsidRPr="00D60B8C" w:rsidRDefault="00D730BE" w:rsidP="00B24984">
            <w:pPr>
              <w:spacing w:after="0" w:line="360" w:lineRule="auto"/>
              <w:jc w:val="center"/>
              <w:rPr>
                <w:rFonts w:ascii="Times New Roman" w:eastAsia="Times New Roman" w:hAnsi="Times New Roman"/>
                <w:sz w:val="24"/>
                <w:szCs w:val="24"/>
                <w:lang w:eastAsia="pt-BR"/>
              </w:rPr>
            </w:pPr>
            <w:r w:rsidRPr="00D60B8C">
              <w:rPr>
                <w:rFonts w:ascii="Times New Roman" w:eastAsia="Times New Roman" w:hAnsi="Times New Roman"/>
                <w:sz w:val="24"/>
                <w:szCs w:val="24"/>
                <w:lang w:eastAsia="pt-BR"/>
              </w:rPr>
              <w:t>3</w:t>
            </w:r>
          </w:p>
        </w:tc>
        <w:tc>
          <w:tcPr>
            <w:tcW w:w="1287" w:type="dxa"/>
            <w:tcBorders>
              <w:top w:val="nil"/>
              <w:left w:val="nil"/>
              <w:bottom w:val="single" w:sz="4" w:space="0" w:color="auto"/>
              <w:right w:val="single" w:sz="4" w:space="0" w:color="auto"/>
            </w:tcBorders>
            <w:shd w:val="clear" w:color="000000" w:fill="92D050"/>
            <w:noWrap/>
            <w:vAlign w:val="bottom"/>
            <w:hideMark/>
          </w:tcPr>
          <w:p w:rsidR="00D730BE" w:rsidRPr="00D60B8C" w:rsidRDefault="00D730BE" w:rsidP="00B24984">
            <w:pPr>
              <w:spacing w:after="0" w:line="360" w:lineRule="auto"/>
              <w:jc w:val="center"/>
              <w:rPr>
                <w:rFonts w:ascii="Times New Roman" w:eastAsia="Times New Roman" w:hAnsi="Times New Roman"/>
                <w:sz w:val="24"/>
                <w:szCs w:val="24"/>
                <w:lang w:eastAsia="pt-BR"/>
              </w:rPr>
            </w:pPr>
            <w:r w:rsidRPr="00D60B8C">
              <w:rPr>
                <w:rFonts w:ascii="Times New Roman" w:eastAsia="Times New Roman" w:hAnsi="Times New Roman"/>
                <w:sz w:val="24"/>
                <w:szCs w:val="24"/>
                <w:lang w:eastAsia="pt-BR"/>
              </w:rPr>
              <w:t>Bom</w:t>
            </w:r>
          </w:p>
        </w:tc>
      </w:tr>
      <w:tr w:rsidR="00D730BE" w:rsidRPr="00D60B8C" w:rsidTr="00815B00">
        <w:trPr>
          <w:trHeight w:val="309"/>
          <w:jc w:val="center"/>
        </w:trPr>
        <w:tc>
          <w:tcPr>
            <w:tcW w:w="1182" w:type="dxa"/>
            <w:tcBorders>
              <w:top w:val="nil"/>
              <w:left w:val="single" w:sz="4" w:space="0" w:color="auto"/>
              <w:bottom w:val="single" w:sz="4" w:space="0" w:color="auto"/>
              <w:right w:val="single" w:sz="4" w:space="0" w:color="auto"/>
            </w:tcBorders>
            <w:shd w:val="clear" w:color="000000" w:fill="00B050"/>
            <w:noWrap/>
            <w:vAlign w:val="bottom"/>
            <w:hideMark/>
          </w:tcPr>
          <w:p w:rsidR="00D730BE" w:rsidRPr="00D60B8C" w:rsidRDefault="00D730BE" w:rsidP="00B24984">
            <w:pPr>
              <w:spacing w:after="0" w:line="360" w:lineRule="auto"/>
              <w:jc w:val="center"/>
              <w:rPr>
                <w:rFonts w:ascii="Times New Roman" w:eastAsia="Times New Roman" w:hAnsi="Times New Roman"/>
                <w:sz w:val="24"/>
                <w:szCs w:val="24"/>
                <w:lang w:eastAsia="pt-BR"/>
              </w:rPr>
            </w:pPr>
            <w:r w:rsidRPr="00D60B8C">
              <w:rPr>
                <w:rFonts w:ascii="Times New Roman" w:eastAsia="Times New Roman" w:hAnsi="Times New Roman"/>
                <w:sz w:val="24"/>
                <w:szCs w:val="24"/>
                <w:lang w:eastAsia="pt-BR"/>
              </w:rPr>
              <w:t>4</w:t>
            </w:r>
          </w:p>
        </w:tc>
        <w:tc>
          <w:tcPr>
            <w:tcW w:w="1287" w:type="dxa"/>
            <w:tcBorders>
              <w:top w:val="nil"/>
              <w:left w:val="nil"/>
              <w:bottom w:val="single" w:sz="4" w:space="0" w:color="auto"/>
              <w:right w:val="single" w:sz="4" w:space="0" w:color="auto"/>
            </w:tcBorders>
            <w:shd w:val="clear" w:color="000000" w:fill="00B050"/>
            <w:noWrap/>
            <w:vAlign w:val="bottom"/>
            <w:hideMark/>
          </w:tcPr>
          <w:p w:rsidR="00D730BE" w:rsidRPr="00D60B8C" w:rsidRDefault="00D730BE" w:rsidP="00B24984">
            <w:pPr>
              <w:spacing w:after="0" w:line="360" w:lineRule="auto"/>
              <w:jc w:val="center"/>
              <w:rPr>
                <w:rFonts w:ascii="Times New Roman" w:eastAsia="Times New Roman" w:hAnsi="Times New Roman"/>
                <w:sz w:val="24"/>
                <w:szCs w:val="24"/>
                <w:lang w:eastAsia="pt-BR"/>
              </w:rPr>
            </w:pPr>
            <w:r w:rsidRPr="00D60B8C">
              <w:rPr>
                <w:rFonts w:ascii="Times New Roman" w:eastAsia="Times New Roman" w:hAnsi="Times New Roman"/>
                <w:sz w:val="24"/>
                <w:szCs w:val="24"/>
                <w:lang w:eastAsia="pt-BR"/>
              </w:rPr>
              <w:t>Muito Bom</w:t>
            </w:r>
          </w:p>
        </w:tc>
      </w:tr>
      <w:tr w:rsidR="00D730BE" w:rsidRPr="00D60B8C" w:rsidTr="00815B00">
        <w:trPr>
          <w:trHeight w:val="309"/>
          <w:jc w:val="center"/>
        </w:trPr>
        <w:tc>
          <w:tcPr>
            <w:tcW w:w="1182" w:type="dxa"/>
            <w:tcBorders>
              <w:top w:val="nil"/>
              <w:left w:val="single" w:sz="4" w:space="0" w:color="auto"/>
              <w:bottom w:val="nil"/>
              <w:right w:val="single" w:sz="4" w:space="0" w:color="auto"/>
            </w:tcBorders>
            <w:shd w:val="clear" w:color="000000" w:fill="4F6228"/>
            <w:noWrap/>
            <w:vAlign w:val="bottom"/>
            <w:hideMark/>
          </w:tcPr>
          <w:p w:rsidR="00D730BE" w:rsidRPr="00D60B8C" w:rsidRDefault="00D730BE" w:rsidP="00B24984">
            <w:pPr>
              <w:spacing w:after="0" w:line="360" w:lineRule="auto"/>
              <w:jc w:val="center"/>
              <w:rPr>
                <w:rFonts w:ascii="Times New Roman" w:eastAsia="Times New Roman" w:hAnsi="Times New Roman"/>
                <w:sz w:val="24"/>
                <w:szCs w:val="24"/>
                <w:lang w:eastAsia="pt-BR"/>
              </w:rPr>
            </w:pPr>
            <w:r w:rsidRPr="00D60B8C">
              <w:rPr>
                <w:rFonts w:ascii="Times New Roman" w:eastAsia="Times New Roman" w:hAnsi="Times New Roman"/>
                <w:sz w:val="24"/>
                <w:szCs w:val="24"/>
                <w:lang w:eastAsia="pt-BR"/>
              </w:rPr>
              <w:t>5</w:t>
            </w:r>
          </w:p>
        </w:tc>
        <w:tc>
          <w:tcPr>
            <w:tcW w:w="1287" w:type="dxa"/>
            <w:tcBorders>
              <w:top w:val="nil"/>
              <w:left w:val="nil"/>
              <w:bottom w:val="nil"/>
              <w:right w:val="single" w:sz="4" w:space="0" w:color="auto"/>
            </w:tcBorders>
            <w:shd w:val="clear" w:color="000000" w:fill="4F6228"/>
            <w:noWrap/>
            <w:vAlign w:val="bottom"/>
            <w:hideMark/>
          </w:tcPr>
          <w:p w:rsidR="00D730BE" w:rsidRPr="00D60B8C" w:rsidRDefault="00D730BE" w:rsidP="00B24984">
            <w:pPr>
              <w:keepNext/>
              <w:spacing w:after="0" w:line="360" w:lineRule="auto"/>
              <w:jc w:val="center"/>
              <w:rPr>
                <w:rFonts w:ascii="Times New Roman" w:eastAsia="Times New Roman" w:hAnsi="Times New Roman"/>
                <w:sz w:val="24"/>
                <w:szCs w:val="24"/>
                <w:lang w:eastAsia="pt-BR"/>
              </w:rPr>
            </w:pPr>
            <w:r w:rsidRPr="00D60B8C">
              <w:rPr>
                <w:rFonts w:ascii="Times New Roman" w:eastAsia="Times New Roman" w:hAnsi="Times New Roman"/>
                <w:sz w:val="24"/>
                <w:szCs w:val="24"/>
                <w:lang w:eastAsia="pt-BR"/>
              </w:rPr>
              <w:t>Excelente</w:t>
            </w:r>
          </w:p>
        </w:tc>
      </w:tr>
    </w:tbl>
    <w:p w:rsidR="008040E6" w:rsidRDefault="008040E6" w:rsidP="00B24984">
      <w:pPr>
        <w:pStyle w:val="Legenda"/>
        <w:spacing w:line="360" w:lineRule="auto"/>
        <w:jc w:val="center"/>
        <w:rPr>
          <w:rFonts w:ascii="Times New Roman" w:hAnsi="Times New Roman"/>
          <w:sz w:val="24"/>
          <w:szCs w:val="24"/>
        </w:rPr>
      </w:pPr>
      <w:bookmarkStart w:id="96" w:name="_Toc277710711"/>
      <w:r w:rsidRPr="00D60B8C">
        <w:rPr>
          <w:rFonts w:ascii="Times New Roman" w:hAnsi="Times New Roman"/>
          <w:sz w:val="24"/>
          <w:szCs w:val="24"/>
        </w:rPr>
        <w:t xml:space="preserve">Tabela </w:t>
      </w:r>
      <w:r w:rsidR="00E57B07"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Tabela \* ARABIC </w:instrText>
      </w:r>
      <w:r w:rsidR="00E57B07" w:rsidRPr="00D60B8C">
        <w:rPr>
          <w:rFonts w:ascii="Times New Roman" w:hAnsi="Times New Roman"/>
          <w:sz w:val="24"/>
          <w:szCs w:val="24"/>
        </w:rPr>
        <w:fldChar w:fldCharType="separate"/>
      </w:r>
      <w:r w:rsidR="00550B42">
        <w:rPr>
          <w:rFonts w:ascii="Times New Roman" w:hAnsi="Times New Roman"/>
          <w:noProof/>
          <w:sz w:val="24"/>
          <w:szCs w:val="24"/>
        </w:rPr>
        <w:t>4</w:t>
      </w:r>
      <w:r w:rsidR="00E57B07" w:rsidRPr="00D60B8C">
        <w:rPr>
          <w:rFonts w:ascii="Times New Roman" w:hAnsi="Times New Roman"/>
          <w:sz w:val="24"/>
          <w:szCs w:val="24"/>
        </w:rPr>
        <w:fldChar w:fldCharType="end"/>
      </w:r>
      <w:r w:rsidRPr="00D60B8C">
        <w:rPr>
          <w:rFonts w:ascii="Times New Roman" w:hAnsi="Times New Roman"/>
          <w:sz w:val="24"/>
          <w:szCs w:val="24"/>
        </w:rPr>
        <w:t>: Critérios de Avaliação</w:t>
      </w:r>
      <w:bookmarkEnd w:id="96"/>
    </w:p>
    <w:p w:rsidR="00815B00" w:rsidRPr="00815B00" w:rsidRDefault="00815B00" w:rsidP="00B24984">
      <w:pPr>
        <w:spacing w:line="360" w:lineRule="auto"/>
      </w:pPr>
    </w:p>
    <w:p w:rsidR="008C48E9" w:rsidRPr="00D60B8C" w:rsidRDefault="008C48E9"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Com base nas informações apresentadas nos gráficos abaixo</w:t>
      </w:r>
      <w:r w:rsidR="00815B00">
        <w:rPr>
          <w:rFonts w:ascii="Times New Roman" w:hAnsi="Times New Roman"/>
          <w:color w:val="000000" w:themeColor="text1"/>
          <w:sz w:val="24"/>
          <w:szCs w:val="24"/>
        </w:rPr>
        <w:t xml:space="preserve">, pode-se afirmar </w:t>
      </w:r>
      <w:r w:rsidRPr="00D60B8C">
        <w:rPr>
          <w:rFonts w:ascii="Times New Roman" w:hAnsi="Times New Roman"/>
          <w:color w:val="000000" w:themeColor="text1"/>
          <w:sz w:val="24"/>
          <w:szCs w:val="24"/>
        </w:rPr>
        <w:t>que aproximadamente metade dos usuários que realizaram os testes eram homens, e aproximadamente metade dos usuários tinham idade superior a 40 anos.</w:t>
      </w:r>
    </w:p>
    <w:p w:rsidR="00EA74FE" w:rsidRPr="00D60B8C" w:rsidRDefault="00EA74FE" w:rsidP="00B24984">
      <w:pPr>
        <w:spacing w:line="360" w:lineRule="auto"/>
        <w:jc w:val="both"/>
        <w:rPr>
          <w:rFonts w:ascii="Times New Roman" w:hAnsi="Times New Roman"/>
          <w:color w:val="000000" w:themeColor="text1"/>
          <w:sz w:val="24"/>
          <w:szCs w:val="24"/>
        </w:rPr>
      </w:pPr>
    </w:p>
    <w:p w:rsidR="00EA74FE" w:rsidRPr="00D60B8C" w:rsidRDefault="00EA74FE"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4248150" cy="2428875"/>
            <wp:effectExtent l="19050" t="0" r="19050" b="0"/>
            <wp:docPr id="2"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EA74FE" w:rsidRPr="00D60B8C" w:rsidRDefault="00EA74FE" w:rsidP="00B24984">
      <w:pPr>
        <w:pStyle w:val="Legenda"/>
        <w:spacing w:line="360" w:lineRule="auto"/>
        <w:jc w:val="center"/>
        <w:rPr>
          <w:rFonts w:ascii="Times New Roman" w:hAnsi="Times New Roman"/>
          <w:color w:val="000000" w:themeColor="text1"/>
          <w:sz w:val="24"/>
          <w:szCs w:val="24"/>
        </w:rPr>
      </w:pPr>
      <w:bookmarkStart w:id="97" w:name="_Toc277710761"/>
      <w:r w:rsidRPr="00D60B8C">
        <w:rPr>
          <w:rFonts w:ascii="Times New Roman" w:hAnsi="Times New Roman"/>
          <w:sz w:val="24"/>
          <w:szCs w:val="24"/>
        </w:rPr>
        <w:t xml:space="preserve">Gráfico </w:t>
      </w:r>
      <w:r w:rsidR="00E57B07"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Gráfico \* ARABIC </w:instrText>
      </w:r>
      <w:r w:rsidR="00E57B07" w:rsidRPr="00D60B8C">
        <w:rPr>
          <w:rFonts w:ascii="Times New Roman" w:hAnsi="Times New Roman"/>
          <w:sz w:val="24"/>
          <w:szCs w:val="24"/>
        </w:rPr>
        <w:fldChar w:fldCharType="separate"/>
      </w:r>
      <w:r w:rsidR="00550B42">
        <w:rPr>
          <w:rFonts w:ascii="Times New Roman" w:hAnsi="Times New Roman"/>
          <w:noProof/>
          <w:sz w:val="24"/>
          <w:szCs w:val="24"/>
        </w:rPr>
        <w:t>1</w:t>
      </w:r>
      <w:r w:rsidR="00E57B07" w:rsidRPr="00D60B8C">
        <w:rPr>
          <w:rFonts w:ascii="Times New Roman" w:hAnsi="Times New Roman"/>
          <w:sz w:val="24"/>
          <w:szCs w:val="24"/>
        </w:rPr>
        <w:fldChar w:fldCharType="end"/>
      </w:r>
      <w:r w:rsidRPr="00D60B8C">
        <w:rPr>
          <w:rFonts w:ascii="Times New Roman" w:hAnsi="Times New Roman"/>
          <w:sz w:val="24"/>
          <w:szCs w:val="24"/>
        </w:rPr>
        <w:t>: Percentual do sexo dos entrevistados</w:t>
      </w:r>
      <w:bookmarkEnd w:id="97"/>
    </w:p>
    <w:p w:rsidR="00EA74FE" w:rsidRPr="00D60B8C" w:rsidRDefault="00EA74FE" w:rsidP="00B24984">
      <w:pPr>
        <w:spacing w:line="360" w:lineRule="auto"/>
        <w:jc w:val="both"/>
        <w:rPr>
          <w:rFonts w:ascii="Times New Roman" w:hAnsi="Times New Roman"/>
          <w:color w:val="000000" w:themeColor="text1"/>
          <w:sz w:val="24"/>
          <w:szCs w:val="24"/>
        </w:rPr>
      </w:pPr>
    </w:p>
    <w:p w:rsidR="00EA74FE" w:rsidRPr="00D60B8C" w:rsidRDefault="00EA74FE"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lastRenderedPageBreak/>
        <w:drawing>
          <wp:inline distT="0" distB="0" distL="0" distR="0">
            <wp:extent cx="4572000" cy="2743200"/>
            <wp:effectExtent l="19050" t="0" r="19050" b="0"/>
            <wp:docPr id="8"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EA74FE" w:rsidRPr="00D60B8C" w:rsidRDefault="00EA74FE" w:rsidP="00B24984">
      <w:pPr>
        <w:pStyle w:val="Legenda"/>
        <w:spacing w:line="360" w:lineRule="auto"/>
        <w:jc w:val="center"/>
        <w:rPr>
          <w:rFonts w:ascii="Times New Roman" w:hAnsi="Times New Roman"/>
          <w:color w:val="000000" w:themeColor="text1"/>
          <w:sz w:val="24"/>
          <w:szCs w:val="24"/>
        </w:rPr>
      </w:pPr>
      <w:bookmarkStart w:id="98" w:name="_Toc277710762"/>
      <w:r w:rsidRPr="00D60B8C">
        <w:rPr>
          <w:rFonts w:ascii="Times New Roman" w:hAnsi="Times New Roman"/>
          <w:sz w:val="24"/>
          <w:szCs w:val="24"/>
        </w:rPr>
        <w:t xml:space="preserve">Gráfico </w:t>
      </w:r>
      <w:r w:rsidR="00E57B07"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Gráfico \* ARABIC </w:instrText>
      </w:r>
      <w:r w:rsidR="00E57B07" w:rsidRPr="00D60B8C">
        <w:rPr>
          <w:rFonts w:ascii="Times New Roman" w:hAnsi="Times New Roman"/>
          <w:sz w:val="24"/>
          <w:szCs w:val="24"/>
        </w:rPr>
        <w:fldChar w:fldCharType="separate"/>
      </w:r>
      <w:r w:rsidR="00550B42">
        <w:rPr>
          <w:rFonts w:ascii="Times New Roman" w:hAnsi="Times New Roman"/>
          <w:noProof/>
          <w:sz w:val="24"/>
          <w:szCs w:val="24"/>
        </w:rPr>
        <w:t>2</w:t>
      </w:r>
      <w:r w:rsidR="00E57B07" w:rsidRPr="00D60B8C">
        <w:rPr>
          <w:rFonts w:ascii="Times New Roman" w:hAnsi="Times New Roman"/>
          <w:sz w:val="24"/>
          <w:szCs w:val="24"/>
        </w:rPr>
        <w:fldChar w:fldCharType="end"/>
      </w:r>
      <w:r w:rsidRPr="00D60B8C">
        <w:rPr>
          <w:rFonts w:ascii="Times New Roman" w:hAnsi="Times New Roman"/>
          <w:sz w:val="24"/>
          <w:szCs w:val="24"/>
        </w:rPr>
        <w:t>: Percentual da idade dos entrevistados</w:t>
      </w:r>
      <w:bookmarkEnd w:id="98"/>
    </w:p>
    <w:p w:rsidR="00EA74FE" w:rsidRPr="00D60B8C" w:rsidRDefault="00EA74FE" w:rsidP="00B24984">
      <w:pPr>
        <w:spacing w:line="360" w:lineRule="auto"/>
        <w:jc w:val="both"/>
        <w:rPr>
          <w:rFonts w:ascii="Times New Roman" w:hAnsi="Times New Roman"/>
          <w:color w:val="000000" w:themeColor="text1"/>
          <w:sz w:val="24"/>
          <w:szCs w:val="24"/>
        </w:rPr>
      </w:pPr>
    </w:p>
    <w:p w:rsidR="00625946" w:rsidRPr="00D60B8C" w:rsidRDefault="00625946" w:rsidP="00B24984">
      <w:pPr>
        <w:spacing w:line="360" w:lineRule="auto"/>
        <w:ind w:firstLine="360"/>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Os testes foram realizados na seguinte ordem:</w:t>
      </w:r>
    </w:p>
    <w:p w:rsidR="00625946" w:rsidRPr="00D60B8C" w:rsidRDefault="00625946" w:rsidP="00B24984">
      <w:pPr>
        <w:pStyle w:val="PargrafodaLista"/>
        <w:numPr>
          <w:ilvl w:val="0"/>
          <w:numId w:val="4"/>
        </w:numPr>
        <w:spacing w:line="360" w:lineRule="auto"/>
        <w:jc w:val="both"/>
        <w:rPr>
          <w:rFonts w:ascii="Times New Roman" w:eastAsia="Calibri" w:hAnsi="Times New Roman" w:cs="Times New Roman"/>
          <w:color w:val="000000" w:themeColor="text1"/>
          <w:sz w:val="24"/>
          <w:szCs w:val="24"/>
        </w:rPr>
      </w:pPr>
      <w:r w:rsidRPr="00D60B8C">
        <w:rPr>
          <w:rFonts w:ascii="Times New Roman" w:hAnsi="Times New Roman" w:cs="Times New Roman"/>
          <w:color w:val="000000" w:themeColor="text1"/>
          <w:sz w:val="24"/>
          <w:szCs w:val="24"/>
        </w:rPr>
        <w:t>Teste das telas de Cadastro</w:t>
      </w:r>
    </w:p>
    <w:p w:rsidR="00625946" w:rsidRPr="00D60B8C" w:rsidRDefault="00625946" w:rsidP="00B24984">
      <w:pPr>
        <w:pStyle w:val="PargrafodaLista"/>
        <w:numPr>
          <w:ilvl w:val="0"/>
          <w:numId w:val="4"/>
        </w:numPr>
        <w:spacing w:line="360" w:lineRule="auto"/>
        <w:jc w:val="both"/>
        <w:rPr>
          <w:rFonts w:ascii="Times New Roman" w:eastAsia="Calibri" w:hAnsi="Times New Roman" w:cs="Times New Roman"/>
          <w:color w:val="000000" w:themeColor="text1"/>
          <w:sz w:val="24"/>
          <w:szCs w:val="24"/>
        </w:rPr>
      </w:pPr>
      <w:r w:rsidRPr="00D60B8C">
        <w:rPr>
          <w:rFonts w:ascii="Times New Roman" w:hAnsi="Times New Roman" w:cs="Times New Roman"/>
          <w:color w:val="000000" w:themeColor="text1"/>
          <w:sz w:val="24"/>
          <w:szCs w:val="24"/>
        </w:rPr>
        <w:t>Teste na Entrada e Saída do Parque</w:t>
      </w:r>
    </w:p>
    <w:p w:rsidR="00625946" w:rsidRPr="00D06008" w:rsidRDefault="00625946" w:rsidP="00B24984">
      <w:pPr>
        <w:pStyle w:val="PargrafodaLista"/>
        <w:numPr>
          <w:ilvl w:val="0"/>
          <w:numId w:val="4"/>
        </w:numPr>
        <w:spacing w:line="360" w:lineRule="auto"/>
        <w:jc w:val="both"/>
        <w:rPr>
          <w:rFonts w:ascii="Times New Roman" w:eastAsia="Calibri" w:hAnsi="Times New Roman" w:cs="Times New Roman"/>
          <w:color w:val="000000" w:themeColor="text1"/>
          <w:sz w:val="24"/>
          <w:szCs w:val="24"/>
        </w:rPr>
      </w:pPr>
      <w:r w:rsidRPr="00D60B8C">
        <w:rPr>
          <w:rFonts w:ascii="Times New Roman" w:hAnsi="Times New Roman" w:cs="Times New Roman"/>
          <w:color w:val="000000" w:themeColor="text1"/>
          <w:sz w:val="24"/>
          <w:szCs w:val="24"/>
        </w:rPr>
        <w:t>Teste na Entrada da Fila</w:t>
      </w:r>
    </w:p>
    <w:p w:rsidR="00D06008" w:rsidRPr="00D06008" w:rsidRDefault="00D06008" w:rsidP="00B24984">
      <w:pPr>
        <w:pStyle w:val="PargrafodaLista"/>
        <w:numPr>
          <w:ilvl w:val="0"/>
          <w:numId w:val="4"/>
        </w:numPr>
        <w:spacing w:line="360" w:lineRule="auto"/>
        <w:jc w:val="both"/>
        <w:rPr>
          <w:rFonts w:ascii="Times New Roman" w:eastAsia="Calibri" w:hAnsi="Times New Roman" w:cs="Times New Roman"/>
          <w:color w:val="000000" w:themeColor="text1"/>
          <w:sz w:val="24"/>
          <w:szCs w:val="24"/>
        </w:rPr>
      </w:pPr>
      <w:r>
        <w:rPr>
          <w:rFonts w:ascii="Times New Roman" w:hAnsi="Times New Roman" w:cs="Times New Roman"/>
          <w:color w:val="000000" w:themeColor="text1"/>
          <w:sz w:val="24"/>
          <w:szCs w:val="24"/>
        </w:rPr>
        <w:t>Teste na Entrada do Brinquedo</w:t>
      </w:r>
    </w:p>
    <w:p w:rsidR="00D06008" w:rsidRPr="00D60B8C" w:rsidRDefault="00D06008" w:rsidP="00B24984">
      <w:pPr>
        <w:pStyle w:val="PargrafodaLista"/>
        <w:numPr>
          <w:ilvl w:val="0"/>
          <w:numId w:val="4"/>
        </w:numPr>
        <w:spacing w:line="360" w:lineRule="auto"/>
        <w:jc w:val="both"/>
        <w:rPr>
          <w:rFonts w:ascii="Times New Roman" w:eastAsia="Calibri" w:hAnsi="Times New Roman" w:cs="Times New Roman"/>
          <w:color w:val="000000" w:themeColor="text1"/>
          <w:sz w:val="24"/>
          <w:szCs w:val="24"/>
        </w:rPr>
      </w:pPr>
      <w:r>
        <w:rPr>
          <w:rFonts w:ascii="Times New Roman" w:hAnsi="Times New Roman" w:cs="Times New Roman"/>
          <w:color w:val="000000" w:themeColor="text1"/>
          <w:sz w:val="24"/>
          <w:szCs w:val="24"/>
        </w:rPr>
        <w:t>Teste na Execução do Brinquedo</w:t>
      </w:r>
    </w:p>
    <w:p w:rsidR="00625946" w:rsidRPr="00D60B8C" w:rsidRDefault="00625946" w:rsidP="00B24984">
      <w:pPr>
        <w:pStyle w:val="PargrafodaLista"/>
        <w:numPr>
          <w:ilvl w:val="0"/>
          <w:numId w:val="4"/>
        </w:numPr>
        <w:spacing w:line="360" w:lineRule="auto"/>
        <w:jc w:val="both"/>
        <w:rPr>
          <w:rFonts w:ascii="Times New Roman" w:eastAsia="Calibri" w:hAnsi="Times New Roman" w:cs="Times New Roman"/>
          <w:color w:val="000000" w:themeColor="text1"/>
          <w:sz w:val="24"/>
          <w:szCs w:val="24"/>
        </w:rPr>
      </w:pPr>
      <w:r w:rsidRPr="00D60B8C">
        <w:rPr>
          <w:rFonts w:ascii="Times New Roman" w:hAnsi="Times New Roman" w:cs="Times New Roman"/>
          <w:color w:val="000000" w:themeColor="text1"/>
          <w:sz w:val="24"/>
          <w:szCs w:val="24"/>
        </w:rPr>
        <w:t>Testes gerais na aplicação</w:t>
      </w:r>
    </w:p>
    <w:p w:rsidR="00815B00" w:rsidRDefault="00815B00" w:rsidP="00B24984">
      <w:pPr>
        <w:spacing w:line="360" w:lineRule="auto"/>
        <w:jc w:val="both"/>
        <w:rPr>
          <w:rFonts w:ascii="Times New Roman" w:hAnsi="Times New Roman"/>
          <w:b/>
          <w:color w:val="000000" w:themeColor="text1"/>
          <w:sz w:val="24"/>
          <w:szCs w:val="24"/>
        </w:rPr>
      </w:pPr>
    </w:p>
    <w:p w:rsidR="00D06008" w:rsidRPr="00D06008" w:rsidRDefault="00D06008" w:rsidP="00D06008">
      <w:pPr>
        <w:pStyle w:val="PargrafodaLista"/>
        <w:numPr>
          <w:ilvl w:val="2"/>
          <w:numId w:val="3"/>
        </w:numPr>
        <w:spacing w:line="360" w:lineRule="auto"/>
        <w:jc w:val="both"/>
        <w:outlineLvl w:val="2"/>
        <w:rPr>
          <w:rFonts w:ascii="Times New Roman" w:hAnsi="Times New Roman"/>
          <w:b/>
          <w:color w:val="000000" w:themeColor="text1"/>
          <w:sz w:val="24"/>
          <w:szCs w:val="24"/>
        </w:rPr>
      </w:pPr>
      <w:bookmarkStart w:id="99" w:name="_Toc277712176"/>
      <w:r w:rsidRPr="00D06008">
        <w:rPr>
          <w:rFonts w:ascii="Times New Roman" w:hAnsi="Times New Roman" w:cs="Times New Roman"/>
          <w:b/>
          <w:color w:val="000000" w:themeColor="text1"/>
          <w:sz w:val="24"/>
          <w:szCs w:val="24"/>
        </w:rPr>
        <w:t>Testes das Telas de Cadastro</w:t>
      </w:r>
      <w:bookmarkEnd w:id="99"/>
    </w:p>
    <w:p w:rsidR="008C48E9" w:rsidRPr="00D60B8C" w:rsidRDefault="008C48E9"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As telas de cadastro incluem cadastro de brinquedos, cadastro de terminal de consulta, cadastro de catraca, cadastro de código de barras.</w:t>
      </w:r>
      <w:r w:rsidR="006A752A" w:rsidRPr="00D60B8C">
        <w:rPr>
          <w:rFonts w:ascii="Times New Roman" w:hAnsi="Times New Roman"/>
          <w:color w:val="000000" w:themeColor="text1"/>
          <w:sz w:val="24"/>
          <w:szCs w:val="24"/>
        </w:rPr>
        <w:t xml:space="preserve"> Para testar os usuários cadastraram novos itens, editaram os que existiam, apagaram o cadastro de alguns, visualizaram maiores detalhes e realizaram pesquisas para localizar itens já cadastrados.</w:t>
      </w:r>
    </w:p>
    <w:p w:rsidR="00815B00" w:rsidRDefault="008C48E9"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A tabela abaixo representa a </w:t>
      </w:r>
      <w:r w:rsidR="006A752A" w:rsidRPr="00D60B8C">
        <w:rPr>
          <w:rFonts w:ascii="Times New Roman" w:hAnsi="Times New Roman"/>
          <w:color w:val="000000" w:themeColor="text1"/>
          <w:sz w:val="24"/>
          <w:szCs w:val="24"/>
        </w:rPr>
        <w:t xml:space="preserve">quantidade de todos os conceitos obtidos para cada uma das questões </w:t>
      </w:r>
      <w:r w:rsidRPr="00D60B8C">
        <w:rPr>
          <w:rFonts w:ascii="Times New Roman" w:hAnsi="Times New Roman"/>
          <w:color w:val="000000" w:themeColor="text1"/>
          <w:sz w:val="24"/>
          <w:szCs w:val="24"/>
        </w:rPr>
        <w:t>respondid</w:t>
      </w:r>
      <w:r w:rsidR="006A752A" w:rsidRPr="00D60B8C">
        <w:rPr>
          <w:rFonts w:ascii="Times New Roman" w:hAnsi="Times New Roman"/>
          <w:color w:val="000000" w:themeColor="text1"/>
          <w:sz w:val="24"/>
          <w:szCs w:val="24"/>
        </w:rPr>
        <w:t>a</w:t>
      </w:r>
      <w:r w:rsidRPr="00D60B8C">
        <w:rPr>
          <w:rFonts w:ascii="Times New Roman" w:hAnsi="Times New Roman"/>
          <w:color w:val="000000" w:themeColor="text1"/>
          <w:sz w:val="24"/>
          <w:szCs w:val="24"/>
        </w:rPr>
        <w:t>s após testarem todas as Telas de Cadastro da Aplicação.</w:t>
      </w:r>
    </w:p>
    <w:p w:rsidR="00D06008" w:rsidRPr="00D60B8C" w:rsidRDefault="00D06008" w:rsidP="00B24984">
      <w:pPr>
        <w:spacing w:line="360" w:lineRule="auto"/>
        <w:ind w:firstLine="708"/>
        <w:jc w:val="both"/>
        <w:rPr>
          <w:rFonts w:ascii="Times New Roman" w:hAnsi="Times New Roman"/>
          <w:color w:val="000000" w:themeColor="text1"/>
          <w:sz w:val="24"/>
          <w:szCs w:val="24"/>
        </w:rPr>
      </w:pPr>
    </w:p>
    <w:tbl>
      <w:tblPr>
        <w:tblW w:w="7105" w:type="dxa"/>
        <w:jc w:val="center"/>
        <w:tblInd w:w="53" w:type="dxa"/>
        <w:tblCellMar>
          <w:left w:w="70" w:type="dxa"/>
          <w:right w:w="70" w:type="dxa"/>
        </w:tblCellMar>
        <w:tblLook w:val="04A0"/>
      </w:tblPr>
      <w:tblGrid>
        <w:gridCol w:w="2285"/>
        <w:gridCol w:w="709"/>
        <w:gridCol w:w="851"/>
        <w:gridCol w:w="850"/>
        <w:gridCol w:w="851"/>
        <w:gridCol w:w="850"/>
        <w:gridCol w:w="709"/>
      </w:tblGrid>
      <w:tr w:rsidR="006A752A" w:rsidRPr="00D60B8C" w:rsidTr="00815B00">
        <w:trPr>
          <w:trHeight w:val="300"/>
          <w:jc w:val="center"/>
        </w:trPr>
        <w:tc>
          <w:tcPr>
            <w:tcW w:w="2285"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hideMark/>
          </w:tcPr>
          <w:p w:rsidR="006A752A" w:rsidRPr="00D60B8C" w:rsidRDefault="006A752A"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lastRenderedPageBreak/>
              <w:t> </w:t>
            </w:r>
          </w:p>
        </w:tc>
        <w:tc>
          <w:tcPr>
            <w:tcW w:w="4820" w:type="dxa"/>
            <w:gridSpan w:val="6"/>
            <w:tcBorders>
              <w:top w:val="single" w:sz="4" w:space="0" w:color="auto"/>
              <w:left w:val="nil"/>
              <w:bottom w:val="single" w:sz="4" w:space="0" w:color="auto"/>
              <w:right w:val="single" w:sz="4" w:space="0" w:color="000000"/>
            </w:tcBorders>
            <w:shd w:val="clear" w:color="auto" w:fill="A6A6A6" w:themeFill="background1" w:themeFillShade="A6"/>
            <w:noWrap/>
            <w:vAlign w:val="bottom"/>
            <w:hideMark/>
          </w:tcPr>
          <w:p w:rsidR="006A752A" w:rsidRPr="00D60B8C" w:rsidRDefault="006A752A" w:rsidP="00B24984">
            <w:pPr>
              <w:spacing w:after="0" w:line="36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Conceito</w:t>
            </w:r>
          </w:p>
        </w:tc>
      </w:tr>
      <w:tr w:rsidR="006A752A" w:rsidRPr="00D60B8C" w:rsidTr="00815B00">
        <w:trPr>
          <w:trHeight w:val="315"/>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6A752A" w:rsidRPr="00D60B8C" w:rsidRDefault="006A752A" w:rsidP="00B24984">
            <w:pPr>
              <w:spacing w:after="0" w:line="36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Número da Questão</w:t>
            </w:r>
          </w:p>
        </w:tc>
        <w:tc>
          <w:tcPr>
            <w:tcW w:w="709" w:type="dxa"/>
            <w:tcBorders>
              <w:top w:val="nil"/>
              <w:left w:val="nil"/>
              <w:bottom w:val="single" w:sz="8" w:space="0" w:color="auto"/>
              <w:right w:val="single" w:sz="8" w:space="0" w:color="auto"/>
            </w:tcBorders>
            <w:shd w:val="clear" w:color="000000" w:fill="FF0000"/>
            <w:noWrap/>
            <w:vAlign w:val="bottom"/>
            <w:hideMark/>
          </w:tcPr>
          <w:p w:rsidR="006A752A" w:rsidRPr="00D60B8C" w:rsidRDefault="006A752A"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w:t>
            </w:r>
          </w:p>
        </w:tc>
        <w:tc>
          <w:tcPr>
            <w:tcW w:w="851" w:type="dxa"/>
            <w:tcBorders>
              <w:top w:val="nil"/>
              <w:left w:val="nil"/>
              <w:bottom w:val="single" w:sz="8" w:space="0" w:color="auto"/>
              <w:right w:val="single" w:sz="8" w:space="0" w:color="auto"/>
            </w:tcBorders>
            <w:shd w:val="clear" w:color="000000" w:fill="E46D0A"/>
            <w:noWrap/>
            <w:vAlign w:val="bottom"/>
            <w:hideMark/>
          </w:tcPr>
          <w:p w:rsidR="006A752A" w:rsidRPr="00D60B8C" w:rsidRDefault="006A752A"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1</w:t>
            </w:r>
          </w:p>
        </w:tc>
        <w:tc>
          <w:tcPr>
            <w:tcW w:w="850" w:type="dxa"/>
            <w:tcBorders>
              <w:top w:val="nil"/>
              <w:left w:val="nil"/>
              <w:bottom w:val="single" w:sz="8" w:space="0" w:color="auto"/>
              <w:right w:val="single" w:sz="8" w:space="0" w:color="auto"/>
            </w:tcBorders>
            <w:shd w:val="clear" w:color="000000" w:fill="FFFF00"/>
            <w:noWrap/>
            <w:vAlign w:val="bottom"/>
            <w:hideMark/>
          </w:tcPr>
          <w:p w:rsidR="006A752A" w:rsidRPr="00D60B8C" w:rsidRDefault="006A752A"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2</w:t>
            </w:r>
          </w:p>
        </w:tc>
        <w:tc>
          <w:tcPr>
            <w:tcW w:w="851" w:type="dxa"/>
            <w:tcBorders>
              <w:top w:val="nil"/>
              <w:left w:val="nil"/>
              <w:bottom w:val="single" w:sz="8" w:space="0" w:color="auto"/>
              <w:right w:val="single" w:sz="8" w:space="0" w:color="auto"/>
            </w:tcBorders>
            <w:shd w:val="clear" w:color="000000" w:fill="C2D69A"/>
            <w:noWrap/>
            <w:vAlign w:val="bottom"/>
            <w:hideMark/>
          </w:tcPr>
          <w:p w:rsidR="006A752A" w:rsidRPr="00D60B8C" w:rsidRDefault="006A752A"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w:t>
            </w:r>
          </w:p>
        </w:tc>
        <w:tc>
          <w:tcPr>
            <w:tcW w:w="850" w:type="dxa"/>
            <w:tcBorders>
              <w:top w:val="nil"/>
              <w:left w:val="nil"/>
              <w:bottom w:val="single" w:sz="8" w:space="0" w:color="auto"/>
              <w:right w:val="single" w:sz="8" w:space="0" w:color="auto"/>
            </w:tcBorders>
            <w:shd w:val="clear" w:color="000000" w:fill="00B050"/>
            <w:noWrap/>
            <w:vAlign w:val="bottom"/>
            <w:hideMark/>
          </w:tcPr>
          <w:p w:rsidR="006A752A" w:rsidRPr="00D60B8C" w:rsidRDefault="006A752A"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4</w:t>
            </w:r>
          </w:p>
        </w:tc>
        <w:tc>
          <w:tcPr>
            <w:tcW w:w="709" w:type="dxa"/>
            <w:tcBorders>
              <w:top w:val="nil"/>
              <w:left w:val="nil"/>
              <w:bottom w:val="single" w:sz="8" w:space="0" w:color="auto"/>
              <w:right w:val="single" w:sz="8" w:space="0" w:color="auto"/>
            </w:tcBorders>
            <w:shd w:val="clear" w:color="000000" w:fill="75923C"/>
            <w:noWrap/>
            <w:vAlign w:val="bottom"/>
            <w:hideMark/>
          </w:tcPr>
          <w:p w:rsidR="006A752A" w:rsidRPr="00D60B8C" w:rsidRDefault="006A752A"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5</w:t>
            </w:r>
          </w:p>
        </w:tc>
      </w:tr>
      <w:tr w:rsidR="006A752A" w:rsidRPr="00D60B8C" w:rsidTr="00815B00">
        <w:trPr>
          <w:trHeight w:val="300"/>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6A752A" w:rsidRPr="00D60B8C" w:rsidRDefault="006A752A" w:rsidP="00B24984">
            <w:pPr>
              <w:spacing w:after="0" w:line="36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1</w:t>
            </w:r>
          </w:p>
        </w:tc>
        <w:tc>
          <w:tcPr>
            <w:tcW w:w="709" w:type="dxa"/>
            <w:tcBorders>
              <w:top w:val="single" w:sz="4" w:space="0" w:color="auto"/>
              <w:left w:val="nil"/>
              <w:bottom w:val="single" w:sz="4" w:space="0" w:color="auto"/>
              <w:right w:val="single" w:sz="4" w:space="0" w:color="auto"/>
            </w:tcBorders>
            <w:shd w:val="clear" w:color="auto" w:fill="auto"/>
            <w:noWrap/>
            <w:vAlign w:val="bottom"/>
            <w:hideMark/>
          </w:tcPr>
          <w:p w:rsidR="006A752A" w:rsidRPr="00D60B8C" w:rsidRDefault="006A752A"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6A752A" w:rsidRPr="00D60B8C" w:rsidRDefault="006A752A"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0" w:type="dxa"/>
            <w:tcBorders>
              <w:top w:val="single" w:sz="4" w:space="0" w:color="auto"/>
              <w:left w:val="nil"/>
              <w:bottom w:val="single" w:sz="4" w:space="0" w:color="auto"/>
              <w:right w:val="single" w:sz="4" w:space="0" w:color="auto"/>
            </w:tcBorders>
            <w:shd w:val="clear" w:color="auto" w:fill="auto"/>
            <w:noWrap/>
            <w:vAlign w:val="bottom"/>
            <w:hideMark/>
          </w:tcPr>
          <w:p w:rsidR="006A752A" w:rsidRPr="00D60B8C" w:rsidRDefault="006A752A"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6A752A" w:rsidRPr="00D60B8C" w:rsidRDefault="00E21F80"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4</w:t>
            </w:r>
          </w:p>
        </w:tc>
        <w:tc>
          <w:tcPr>
            <w:tcW w:w="850" w:type="dxa"/>
            <w:tcBorders>
              <w:top w:val="single" w:sz="4" w:space="0" w:color="auto"/>
              <w:left w:val="nil"/>
              <w:bottom w:val="single" w:sz="4" w:space="0" w:color="auto"/>
              <w:right w:val="single" w:sz="4" w:space="0" w:color="auto"/>
            </w:tcBorders>
            <w:shd w:val="clear" w:color="auto" w:fill="auto"/>
            <w:noWrap/>
            <w:vAlign w:val="bottom"/>
            <w:hideMark/>
          </w:tcPr>
          <w:p w:rsidR="006A752A" w:rsidRPr="00D60B8C" w:rsidRDefault="00E21F80"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11</w:t>
            </w:r>
          </w:p>
        </w:tc>
        <w:tc>
          <w:tcPr>
            <w:tcW w:w="709" w:type="dxa"/>
            <w:tcBorders>
              <w:top w:val="single" w:sz="4" w:space="0" w:color="auto"/>
              <w:left w:val="nil"/>
              <w:bottom w:val="single" w:sz="4" w:space="0" w:color="auto"/>
              <w:right w:val="single" w:sz="4" w:space="0" w:color="auto"/>
            </w:tcBorders>
            <w:shd w:val="clear" w:color="auto" w:fill="auto"/>
            <w:noWrap/>
            <w:vAlign w:val="bottom"/>
            <w:hideMark/>
          </w:tcPr>
          <w:p w:rsidR="006A752A" w:rsidRPr="00D60B8C" w:rsidRDefault="006A752A"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6A752A" w:rsidRPr="00D60B8C" w:rsidTr="00815B00">
        <w:trPr>
          <w:trHeight w:val="300"/>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6A752A" w:rsidRPr="00D60B8C" w:rsidRDefault="006A752A" w:rsidP="00B24984">
            <w:pPr>
              <w:spacing w:after="0" w:line="36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2</w:t>
            </w:r>
          </w:p>
        </w:tc>
        <w:tc>
          <w:tcPr>
            <w:tcW w:w="709" w:type="dxa"/>
            <w:tcBorders>
              <w:top w:val="nil"/>
              <w:left w:val="nil"/>
              <w:bottom w:val="single" w:sz="4" w:space="0" w:color="auto"/>
              <w:right w:val="single" w:sz="4" w:space="0" w:color="auto"/>
            </w:tcBorders>
            <w:shd w:val="clear" w:color="auto" w:fill="auto"/>
            <w:noWrap/>
            <w:vAlign w:val="bottom"/>
            <w:hideMark/>
          </w:tcPr>
          <w:p w:rsidR="006A752A" w:rsidRPr="00D60B8C" w:rsidRDefault="006A752A"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6A752A" w:rsidRPr="00D60B8C" w:rsidRDefault="006A752A"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0" w:type="dxa"/>
            <w:tcBorders>
              <w:top w:val="nil"/>
              <w:left w:val="nil"/>
              <w:bottom w:val="single" w:sz="4" w:space="0" w:color="auto"/>
              <w:right w:val="single" w:sz="4" w:space="0" w:color="auto"/>
            </w:tcBorders>
            <w:shd w:val="clear" w:color="auto" w:fill="auto"/>
            <w:noWrap/>
            <w:vAlign w:val="bottom"/>
            <w:hideMark/>
          </w:tcPr>
          <w:p w:rsidR="006A752A" w:rsidRPr="00D60B8C" w:rsidRDefault="006A752A"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6A752A" w:rsidRPr="00D60B8C" w:rsidRDefault="00E21F80"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4</w:t>
            </w:r>
          </w:p>
        </w:tc>
        <w:tc>
          <w:tcPr>
            <w:tcW w:w="850" w:type="dxa"/>
            <w:tcBorders>
              <w:top w:val="nil"/>
              <w:left w:val="nil"/>
              <w:bottom w:val="single" w:sz="4" w:space="0" w:color="auto"/>
              <w:right w:val="single" w:sz="4" w:space="0" w:color="auto"/>
            </w:tcBorders>
            <w:shd w:val="clear" w:color="auto" w:fill="auto"/>
            <w:noWrap/>
            <w:vAlign w:val="bottom"/>
            <w:hideMark/>
          </w:tcPr>
          <w:p w:rsidR="006A752A" w:rsidRPr="00D60B8C" w:rsidRDefault="00E21F80"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9</w:t>
            </w:r>
          </w:p>
        </w:tc>
        <w:tc>
          <w:tcPr>
            <w:tcW w:w="709" w:type="dxa"/>
            <w:tcBorders>
              <w:top w:val="nil"/>
              <w:left w:val="nil"/>
              <w:bottom w:val="single" w:sz="4" w:space="0" w:color="auto"/>
              <w:right w:val="single" w:sz="4" w:space="0" w:color="auto"/>
            </w:tcBorders>
            <w:shd w:val="clear" w:color="auto" w:fill="auto"/>
            <w:noWrap/>
            <w:vAlign w:val="bottom"/>
            <w:hideMark/>
          </w:tcPr>
          <w:p w:rsidR="006A752A" w:rsidRPr="00D60B8C" w:rsidRDefault="00E21F80"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2</w:t>
            </w:r>
          </w:p>
        </w:tc>
      </w:tr>
      <w:tr w:rsidR="006A752A" w:rsidRPr="00D60B8C" w:rsidTr="00815B00">
        <w:trPr>
          <w:trHeight w:val="300"/>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6A752A" w:rsidRPr="00D60B8C" w:rsidRDefault="006A752A" w:rsidP="00B24984">
            <w:pPr>
              <w:spacing w:after="0" w:line="36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3</w:t>
            </w:r>
          </w:p>
        </w:tc>
        <w:tc>
          <w:tcPr>
            <w:tcW w:w="709" w:type="dxa"/>
            <w:tcBorders>
              <w:top w:val="nil"/>
              <w:left w:val="nil"/>
              <w:bottom w:val="single" w:sz="4" w:space="0" w:color="auto"/>
              <w:right w:val="single" w:sz="4" w:space="0" w:color="auto"/>
            </w:tcBorders>
            <w:shd w:val="clear" w:color="auto" w:fill="auto"/>
            <w:noWrap/>
            <w:vAlign w:val="bottom"/>
            <w:hideMark/>
          </w:tcPr>
          <w:p w:rsidR="006A752A" w:rsidRPr="00D60B8C" w:rsidRDefault="006A752A"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6A752A" w:rsidRPr="00D60B8C" w:rsidRDefault="006A752A"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0" w:type="dxa"/>
            <w:tcBorders>
              <w:top w:val="nil"/>
              <w:left w:val="nil"/>
              <w:bottom w:val="single" w:sz="4" w:space="0" w:color="auto"/>
              <w:right w:val="single" w:sz="4" w:space="0" w:color="auto"/>
            </w:tcBorders>
            <w:shd w:val="clear" w:color="auto" w:fill="auto"/>
            <w:noWrap/>
            <w:vAlign w:val="bottom"/>
            <w:hideMark/>
          </w:tcPr>
          <w:p w:rsidR="006A752A" w:rsidRPr="00D60B8C" w:rsidRDefault="00E21F80"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1</w:t>
            </w:r>
          </w:p>
        </w:tc>
        <w:tc>
          <w:tcPr>
            <w:tcW w:w="851" w:type="dxa"/>
            <w:tcBorders>
              <w:top w:val="nil"/>
              <w:left w:val="nil"/>
              <w:bottom w:val="single" w:sz="4" w:space="0" w:color="auto"/>
              <w:right w:val="single" w:sz="4" w:space="0" w:color="auto"/>
            </w:tcBorders>
            <w:shd w:val="clear" w:color="auto" w:fill="auto"/>
            <w:noWrap/>
            <w:vAlign w:val="bottom"/>
            <w:hideMark/>
          </w:tcPr>
          <w:p w:rsidR="006A752A" w:rsidRPr="00D60B8C" w:rsidRDefault="00E21F80"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w:t>
            </w:r>
          </w:p>
        </w:tc>
        <w:tc>
          <w:tcPr>
            <w:tcW w:w="850" w:type="dxa"/>
            <w:tcBorders>
              <w:top w:val="nil"/>
              <w:left w:val="nil"/>
              <w:bottom w:val="single" w:sz="4" w:space="0" w:color="auto"/>
              <w:right w:val="single" w:sz="4" w:space="0" w:color="auto"/>
            </w:tcBorders>
            <w:shd w:val="clear" w:color="auto" w:fill="auto"/>
            <w:noWrap/>
            <w:vAlign w:val="bottom"/>
            <w:hideMark/>
          </w:tcPr>
          <w:p w:rsidR="006A752A" w:rsidRPr="00D60B8C" w:rsidRDefault="00E21F80"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8</w:t>
            </w:r>
          </w:p>
        </w:tc>
        <w:tc>
          <w:tcPr>
            <w:tcW w:w="709" w:type="dxa"/>
            <w:tcBorders>
              <w:top w:val="nil"/>
              <w:left w:val="nil"/>
              <w:bottom w:val="single" w:sz="4" w:space="0" w:color="auto"/>
              <w:right w:val="single" w:sz="4" w:space="0" w:color="auto"/>
            </w:tcBorders>
            <w:shd w:val="clear" w:color="auto" w:fill="auto"/>
            <w:noWrap/>
            <w:vAlign w:val="bottom"/>
            <w:hideMark/>
          </w:tcPr>
          <w:p w:rsidR="006A752A" w:rsidRPr="00D60B8C" w:rsidRDefault="006A752A"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w:t>
            </w:r>
          </w:p>
        </w:tc>
      </w:tr>
      <w:tr w:rsidR="006A752A" w:rsidRPr="00D60B8C" w:rsidTr="00815B00">
        <w:trPr>
          <w:trHeight w:val="300"/>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6A752A" w:rsidRPr="00D60B8C" w:rsidRDefault="006A752A" w:rsidP="00B24984">
            <w:pPr>
              <w:spacing w:after="0" w:line="36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4</w:t>
            </w:r>
          </w:p>
        </w:tc>
        <w:tc>
          <w:tcPr>
            <w:tcW w:w="709" w:type="dxa"/>
            <w:tcBorders>
              <w:top w:val="nil"/>
              <w:left w:val="nil"/>
              <w:bottom w:val="single" w:sz="4" w:space="0" w:color="auto"/>
              <w:right w:val="single" w:sz="4" w:space="0" w:color="auto"/>
            </w:tcBorders>
            <w:shd w:val="clear" w:color="auto" w:fill="auto"/>
            <w:noWrap/>
            <w:vAlign w:val="bottom"/>
            <w:hideMark/>
          </w:tcPr>
          <w:p w:rsidR="006A752A" w:rsidRPr="00D60B8C" w:rsidRDefault="006A752A"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6A752A" w:rsidRPr="00D60B8C" w:rsidRDefault="006A752A"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0" w:type="dxa"/>
            <w:tcBorders>
              <w:top w:val="nil"/>
              <w:left w:val="nil"/>
              <w:bottom w:val="single" w:sz="4" w:space="0" w:color="auto"/>
              <w:right w:val="single" w:sz="4" w:space="0" w:color="auto"/>
            </w:tcBorders>
            <w:shd w:val="clear" w:color="auto" w:fill="auto"/>
            <w:noWrap/>
            <w:vAlign w:val="bottom"/>
            <w:hideMark/>
          </w:tcPr>
          <w:p w:rsidR="006A752A" w:rsidRPr="00D60B8C" w:rsidRDefault="00E21F80"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1</w:t>
            </w:r>
          </w:p>
        </w:tc>
        <w:tc>
          <w:tcPr>
            <w:tcW w:w="851" w:type="dxa"/>
            <w:tcBorders>
              <w:top w:val="nil"/>
              <w:left w:val="nil"/>
              <w:bottom w:val="single" w:sz="4" w:space="0" w:color="auto"/>
              <w:right w:val="single" w:sz="4" w:space="0" w:color="auto"/>
            </w:tcBorders>
            <w:shd w:val="clear" w:color="auto" w:fill="auto"/>
            <w:noWrap/>
            <w:vAlign w:val="bottom"/>
            <w:hideMark/>
          </w:tcPr>
          <w:p w:rsidR="006A752A" w:rsidRPr="00D60B8C" w:rsidRDefault="00E21F80"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w:t>
            </w:r>
          </w:p>
        </w:tc>
        <w:tc>
          <w:tcPr>
            <w:tcW w:w="850" w:type="dxa"/>
            <w:tcBorders>
              <w:top w:val="nil"/>
              <w:left w:val="nil"/>
              <w:bottom w:val="single" w:sz="4" w:space="0" w:color="auto"/>
              <w:right w:val="single" w:sz="4" w:space="0" w:color="auto"/>
            </w:tcBorders>
            <w:shd w:val="clear" w:color="auto" w:fill="auto"/>
            <w:noWrap/>
            <w:vAlign w:val="bottom"/>
            <w:hideMark/>
          </w:tcPr>
          <w:p w:rsidR="006A752A" w:rsidRPr="00D60B8C" w:rsidRDefault="00E21F80"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9</w:t>
            </w:r>
          </w:p>
        </w:tc>
        <w:tc>
          <w:tcPr>
            <w:tcW w:w="709" w:type="dxa"/>
            <w:tcBorders>
              <w:top w:val="nil"/>
              <w:left w:val="nil"/>
              <w:bottom w:val="single" w:sz="4" w:space="0" w:color="auto"/>
              <w:right w:val="single" w:sz="4" w:space="0" w:color="auto"/>
            </w:tcBorders>
            <w:shd w:val="clear" w:color="auto" w:fill="auto"/>
            <w:noWrap/>
            <w:vAlign w:val="bottom"/>
            <w:hideMark/>
          </w:tcPr>
          <w:p w:rsidR="006A752A" w:rsidRPr="00D60B8C" w:rsidRDefault="00E21F80" w:rsidP="00B24984">
            <w:pPr>
              <w:keepNext/>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2</w:t>
            </w:r>
            <w:r w:rsidR="006A752A" w:rsidRPr="00D60B8C">
              <w:rPr>
                <w:rFonts w:ascii="Times New Roman" w:eastAsia="Times New Roman" w:hAnsi="Times New Roman"/>
                <w:color w:val="000000"/>
                <w:sz w:val="24"/>
                <w:szCs w:val="24"/>
                <w:lang w:eastAsia="pt-BR"/>
              </w:rPr>
              <w:t> </w:t>
            </w:r>
          </w:p>
        </w:tc>
      </w:tr>
    </w:tbl>
    <w:p w:rsidR="006864ED" w:rsidRPr="00D60B8C" w:rsidRDefault="008040E6" w:rsidP="00B24984">
      <w:pPr>
        <w:pStyle w:val="Legenda"/>
        <w:spacing w:line="360" w:lineRule="auto"/>
        <w:jc w:val="center"/>
        <w:rPr>
          <w:rFonts w:ascii="Times New Roman" w:hAnsi="Times New Roman"/>
          <w:color w:val="000000" w:themeColor="text1"/>
          <w:sz w:val="24"/>
          <w:szCs w:val="24"/>
        </w:rPr>
      </w:pPr>
      <w:bookmarkStart w:id="100" w:name="_Toc277710712"/>
      <w:r w:rsidRPr="00D60B8C">
        <w:rPr>
          <w:rFonts w:ascii="Times New Roman" w:hAnsi="Times New Roman"/>
          <w:sz w:val="24"/>
          <w:szCs w:val="24"/>
        </w:rPr>
        <w:t xml:space="preserve">Tabela </w:t>
      </w:r>
      <w:r w:rsidR="00E57B07"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Tabela \* ARABIC </w:instrText>
      </w:r>
      <w:r w:rsidR="00E57B07" w:rsidRPr="00D60B8C">
        <w:rPr>
          <w:rFonts w:ascii="Times New Roman" w:hAnsi="Times New Roman"/>
          <w:sz w:val="24"/>
          <w:szCs w:val="24"/>
        </w:rPr>
        <w:fldChar w:fldCharType="separate"/>
      </w:r>
      <w:r w:rsidR="00550B42">
        <w:rPr>
          <w:rFonts w:ascii="Times New Roman" w:hAnsi="Times New Roman"/>
          <w:noProof/>
          <w:sz w:val="24"/>
          <w:szCs w:val="24"/>
        </w:rPr>
        <w:t>5</w:t>
      </w:r>
      <w:r w:rsidR="00E57B07" w:rsidRPr="00D60B8C">
        <w:rPr>
          <w:rFonts w:ascii="Times New Roman" w:hAnsi="Times New Roman"/>
          <w:sz w:val="24"/>
          <w:szCs w:val="24"/>
        </w:rPr>
        <w:fldChar w:fldCharType="end"/>
      </w:r>
      <w:r w:rsidRPr="00D60B8C">
        <w:rPr>
          <w:rFonts w:ascii="Times New Roman" w:hAnsi="Times New Roman"/>
          <w:sz w:val="24"/>
          <w:szCs w:val="24"/>
        </w:rPr>
        <w:t>: Testes das telas de Cadastro</w:t>
      </w:r>
      <w:bookmarkEnd w:id="100"/>
    </w:p>
    <w:p w:rsidR="006864ED" w:rsidRPr="00D60B8C" w:rsidRDefault="00E62C6A"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tabela</w:t>
      </w:r>
      <w:r w:rsidR="006864ED" w:rsidRPr="00D60B8C">
        <w:rPr>
          <w:rFonts w:ascii="Times New Roman" w:hAnsi="Times New Roman"/>
          <w:color w:val="000000" w:themeColor="text1"/>
          <w:sz w:val="24"/>
          <w:szCs w:val="24"/>
        </w:rPr>
        <w:t xml:space="preserve"> abaixo contém a </w:t>
      </w:r>
      <w:r w:rsidRPr="00D60B8C">
        <w:rPr>
          <w:rFonts w:ascii="Times New Roman" w:hAnsi="Times New Roman"/>
          <w:color w:val="000000" w:themeColor="text1"/>
          <w:sz w:val="24"/>
          <w:szCs w:val="24"/>
        </w:rPr>
        <w:t>média</w:t>
      </w:r>
      <w:r w:rsidR="006864ED" w:rsidRPr="00D60B8C">
        <w:rPr>
          <w:rFonts w:ascii="Times New Roman" w:hAnsi="Times New Roman"/>
          <w:color w:val="000000" w:themeColor="text1"/>
          <w:sz w:val="24"/>
          <w:szCs w:val="24"/>
        </w:rPr>
        <w:t xml:space="preserve"> obt</w:t>
      </w:r>
      <w:r w:rsidRPr="00D60B8C">
        <w:rPr>
          <w:rFonts w:ascii="Times New Roman" w:hAnsi="Times New Roman"/>
          <w:color w:val="000000" w:themeColor="text1"/>
          <w:sz w:val="24"/>
          <w:szCs w:val="24"/>
        </w:rPr>
        <w:t>ida com os resultados da tabela e o gráfico contém o percentual das avaliações para cada item do questionário:</w:t>
      </w:r>
    </w:p>
    <w:tbl>
      <w:tblPr>
        <w:tblW w:w="1740" w:type="dxa"/>
        <w:jc w:val="center"/>
        <w:tblInd w:w="65" w:type="dxa"/>
        <w:tblCellMar>
          <w:left w:w="70" w:type="dxa"/>
          <w:right w:w="70" w:type="dxa"/>
        </w:tblCellMar>
        <w:tblLook w:val="04A0"/>
      </w:tblPr>
      <w:tblGrid>
        <w:gridCol w:w="980"/>
        <w:gridCol w:w="800"/>
      </w:tblGrid>
      <w:tr w:rsidR="00E62C6A" w:rsidRPr="00D60B8C" w:rsidTr="00815B00">
        <w:trPr>
          <w:trHeight w:val="330"/>
          <w:jc w:val="center"/>
        </w:trPr>
        <w:tc>
          <w:tcPr>
            <w:tcW w:w="940" w:type="dxa"/>
            <w:tcBorders>
              <w:top w:val="single" w:sz="4" w:space="0" w:color="auto"/>
              <w:left w:val="single" w:sz="4" w:space="0" w:color="auto"/>
              <w:bottom w:val="single" w:sz="4" w:space="0" w:color="auto"/>
              <w:right w:val="single" w:sz="4" w:space="0" w:color="auto"/>
            </w:tcBorders>
            <w:shd w:val="clear" w:color="000000" w:fill="A5A5A5"/>
            <w:noWrap/>
            <w:vAlign w:val="bottom"/>
            <w:hideMark/>
          </w:tcPr>
          <w:p w:rsidR="00E62C6A" w:rsidRPr="00D60B8C" w:rsidRDefault="00E62C6A" w:rsidP="00B24984">
            <w:pPr>
              <w:spacing w:after="0" w:line="360" w:lineRule="auto"/>
              <w:jc w:val="both"/>
              <w:rPr>
                <w:rFonts w:ascii="Times New Roman" w:eastAsia="Times New Roman" w:hAnsi="Times New Roman"/>
                <w:b/>
                <w:bCs/>
                <w:color w:val="000000"/>
                <w:sz w:val="24"/>
                <w:szCs w:val="24"/>
                <w:lang w:eastAsia="pt-BR"/>
              </w:rPr>
            </w:pPr>
            <w:r w:rsidRPr="00D60B8C">
              <w:rPr>
                <w:rFonts w:ascii="Times New Roman" w:eastAsia="Times New Roman" w:hAnsi="Times New Roman"/>
                <w:b/>
                <w:bCs/>
                <w:color w:val="000000"/>
                <w:sz w:val="24"/>
                <w:szCs w:val="24"/>
                <w:lang w:eastAsia="pt-BR"/>
              </w:rPr>
              <w:t>Questão</w:t>
            </w:r>
          </w:p>
        </w:tc>
        <w:tc>
          <w:tcPr>
            <w:tcW w:w="800" w:type="dxa"/>
            <w:tcBorders>
              <w:top w:val="single" w:sz="4" w:space="0" w:color="auto"/>
              <w:left w:val="nil"/>
              <w:bottom w:val="single" w:sz="4" w:space="0" w:color="auto"/>
              <w:right w:val="single" w:sz="4" w:space="0" w:color="auto"/>
            </w:tcBorders>
            <w:shd w:val="clear" w:color="000000" w:fill="A5A5A5"/>
            <w:noWrap/>
            <w:vAlign w:val="bottom"/>
            <w:hideMark/>
          </w:tcPr>
          <w:p w:rsidR="00E62C6A" w:rsidRPr="00D60B8C" w:rsidRDefault="00E62C6A" w:rsidP="00B24984">
            <w:pPr>
              <w:spacing w:after="0" w:line="360" w:lineRule="auto"/>
              <w:jc w:val="both"/>
              <w:rPr>
                <w:rFonts w:ascii="Times New Roman" w:eastAsia="Times New Roman" w:hAnsi="Times New Roman"/>
                <w:b/>
                <w:bCs/>
                <w:color w:val="000000"/>
                <w:sz w:val="24"/>
                <w:szCs w:val="24"/>
                <w:lang w:eastAsia="pt-BR"/>
              </w:rPr>
            </w:pPr>
            <w:r w:rsidRPr="00D60B8C">
              <w:rPr>
                <w:rFonts w:ascii="Times New Roman" w:eastAsia="Times New Roman" w:hAnsi="Times New Roman"/>
                <w:b/>
                <w:bCs/>
                <w:color w:val="000000"/>
                <w:sz w:val="24"/>
                <w:szCs w:val="24"/>
                <w:lang w:eastAsia="pt-BR"/>
              </w:rPr>
              <w:t>Média</w:t>
            </w:r>
          </w:p>
        </w:tc>
      </w:tr>
      <w:tr w:rsidR="00E62C6A" w:rsidRPr="00D60B8C" w:rsidTr="00815B00">
        <w:trPr>
          <w:trHeight w:val="330"/>
          <w:jc w:val="center"/>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E62C6A" w:rsidRPr="00D60B8C" w:rsidRDefault="00E62C6A"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1</w:t>
            </w:r>
          </w:p>
        </w:tc>
        <w:tc>
          <w:tcPr>
            <w:tcW w:w="800" w:type="dxa"/>
            <w:tcBorders>
              <w:top w:val="nil"/>
              <w:left w:val="nil"/>
              <w:bottom w:val="single" w:sz="4" w:space="0" w:color="auto"/>
              <w:right w:val="single" w:sz="4" w:space="0" w:color="auto"/>
            </w:tcBorders>
            <w:shd w:val="clear" w:color="auto" w:fill="auto"/>
            <w:noWrap/>
            <w:vAlign w:val="bottom"/>
            <w:hideMark/>
          </w:tcPr>
          <w:p w:rsidR="00E62C6A" w:rsidRPr="00D60B8C" w:rsidRDefault="00E62C6A"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3,7</w:t>
            </w:r>
          </w:p>
        </w:tc>
      </w:tr>
      <w:tr w:rsidR="00E62C6A" w:rsidRPr="00D60B8C" w:rsidTr="00815B00">
        <w:trPr>
          <w:trHeight w:val="330"/>
          <w:jc w:val="center"/>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E62C6A" w:rsidRPr="00D60B8C" w:rsidRDefault="00E62C6A"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2</w:t>
            </w:r>
          </w:p>
        </w:tc>
        <w:tc>
          <w:tcPr>
            <w:tcW w:w="800" w:type="dxa"/>
            <w:tcBorders>
              <w:top w:val="nil"/>
              <w:left w:val="nil"/>
              <w:bottom w:val="single" w:sz="4" w:space="0" w:color="auto"/>
              <w:right w:val="single" w:sz="4" w:space="0" w:color="auto"/>
            </w:tcBorders>
            <w:shd w:val="clear" w:color="auto" w:fill="auto"/>
            <w:noWrap/>
            <w:vAlign w:val="bottom"/>
            <w:hideMark/>
          </w:tcPr>
          <w:p w:rsidR="00E62C6A" w:rsidRPr="00D60B8C" w:rsidRDefault="00E62C6A"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3,8</w:t>
            </w:r>
          </w:p>
        </w:tc>
      </w:tr>
      <w:tr w:rsidR="00E62C6A" w:rsidRPr="00D60B8C" w:rsidTr="00815B00">
        <w:trPr>
          <w:trHeight w:val="330"/>
          <w:jc w:val="center"/>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E62C6A" w:rsidRPr="00D60B8C" w:rsidRDefault="00E62C6A"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w:t>
            </w:r>
          </w:p>
        </w:tc>
        <w:tc>
          <w:tcPr>
            <w:tcW w:w="800" w:type="dxa"/>
            <w:tcBorders>
              <w:top w:val="nil"/>
              <w:left w:val="nil"/>
              <w:bottom w:val="single" w:sz="4" w:space="0" w:color="auto"/>
              <w:right w:val="single" w:sz="4" w:space="0" w:color="auto"/>
            </w:tcBorders>
            <w:shd w:val="clear" w:color="auto" w:fill="auto"/>
            <w:noWrap/>
            <w:vAlign w:val="bottom"/>
            <w:hideMark/>
          </w:tcPr>
          <w:p w:rsidR="00E62C6A" w:rsidRPr="00D60B8C" w:rsidRDefault="00E62C6A"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3,8</w:t>
            </w:r>
          </w:p>
        </w:tc>
      </w:tr>
      <w:tr w:rsidR="00E62C6A" w:rsidRPr="00D60B8C" w:rsidTr="00815B00">
        <w:trPr>
          <w:trHeight w:val="330"/>
          <w:jc w:val="center"/>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E62C6A" w:rsidRPr="00D60B8C" w:rsidRDefault="00E62C6A"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4</w:t>
            </w:r>
          </w:p>
        </w:tc>
        <w:tc>
          <w:tcPr>
            <w:tcW w:w="800" w:type="dxa"/>
            <w:tcBorders>
              <w:top w:val="nil"/>
              <w:left w:val="nil"/>
              <w:bottom w:val="single" w:sz="4" w:space="0" w:color="auto"/>
              <w:right w:val="single" w:sz="4" w:space="0" w:color="auto"/>
            </w:tcBorders>
            <w:shd w:val="clear" w:color="auto" w:fill="auto"/>
            <w:noWrap/>
            <w:vAlign w:val="bottom"/>
            <w:hideMark/>
          </w:tcPr>
          <w:p w:rsidR="00E62C6A" w:rsidRPr="00D60B8C" w:rsidRDefault="00E62C6A" w:rsidP="00B24984">
            <w:pPr>
              <w:keepNext/>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3,8</w:t>
            </w:r>
          </w:p>
        </w:tc>
      </w:tr>
    </w:tbl>
    <w:p w:rsidR="006864ED" w:rsidRDefault="00E62C6A" w:rsidP="00B24984">
      <w:pPr>
        <w:pStyle w:val="Legenda"/>
        <w:spacing w:line="360" w:lineRule="auto"/>
        <w:jc w:val="center"/>
        <w:rPr>
          <w:rFonts w:ascii="Times New Roman" w:hAnsi="Times New Roman"/>
          <w:sz w:val="24"/>
          <w:szCs w:val="24"/>
        </w:rPr>
      </w:pPr>
      <w:bookmarkStart w:id="101" w:name="_Toc277710713"/>
      <w:r w:rsidRPr="00D60B8C">
        <w:rPr>
          <w:rFonts w:ascii="Times New Roman" w:hAnsi="Times New Roman"/>
          <w:sz w:val="24"/>
          <w:szCs w:val="24"/>
        </w:rPr>
        <w:t xml:space="preserve">Tabela </w:t>
      </w:r>
      <w:r w:rsidR="00E57B07"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Tabela \* ARABIC </w:instrText>
      </w:r>
      <w:r w:rsidR="00E57B07" w:rsidRPr="00D60B8C">
        <w:rPr>
          <w:rFonts w:ascii="Times New Roman" w:hAnsi="Times New Roman"/>
          <w:sz w:val="24"/>
          <w:szCs w:val="24"/>
        </w:rPr>
        <w:fldChar w:fldCharType="separate"/>
      </w:r>
      <w:r w:rsidR="00550B42">
        <w:rPr>
          <w:rFonts w:ascii="Times New Roman" w:hAnsi="Times New Roman"/>
          <w:noProof/>
          <w:sz w:val="24"/>
          <w:szCs w:val="24"/>
        </w:rPr>
        <w:t>6</w:t>
      </w:r>
      <w:r w:rsidR="00E57B07" w:rsidRPr="00D60B8C">
        <w:rPr>
          <w:rFonts w:ascii="Times New Roman" w:hAnsi="Times New Roman"/>
          <w:sz w:val="24"/>
          <w:szCs w:val="24"/>
        </w:rPr>
        <w:fldChar w:fldCharType="end"/>
      </w:r>
      <w:r w:rsidRPr="00D60B8C">
        <w:rPr>
          <w:rFonts w:ascii="Times New Roman" w:hAnsi="Times New Roman"/>
          <w:sz w:val="24"/>
          <w:szCs w:val="24"/>
        </w:rPr>
        <w:t>: Média da avaliação das telas de cadastro</w:t>
      </w:r>
      <w:bookmarkEnd w:id="101"/>
    </w:p>
    <w:p w:rsidR="00815B00" w:rsidRPr="00815B00" w:rsidRDefault="00815B00" w:rsidP="00B24984">
      <w:pPr>
        <w:spacing w:line="360" w:lineRule="auto"/>
      </w:pPr>
    </w:p>
    <w:p w:rsidR="00E62C6A" w:rsidRPr="00D60B8C" w:rsidRDefault="00E62C6A"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4410075" cy="2505075"/>
            <wp:effectExtent l="19050" t="0" r="9525" b="0"/>
            <wp:docPr id="17" name="Gráfico 3"/>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E62C6A" w:rsidRDefault="00E62C6A" w:rsidP="00B24984">
      <w:pPr>
        <w:pStyle w:val="Legenda"/>
        <w:spacing w:line="360" w:lineRule="auto"/>
        <w:jc w:val="center"/>
        <w:rPr>
          <w:rFonts w:ascii="Times New Roman" w:hAnsi="Times New Roman"/>
          <w:sz w:val="24"/>
          <w:szCs w:val="24"/>
        </w:rPr>
      </w:pPr>
      <w:bookmarkStart w:id="102" w:name="_Toc277710763"/>
      <w:r w:rsidRPr="00D60B8C">
        <w:rPr>
          <w:rFonts w:ascii="Times New Roman" w:hAnsi="Times New Roman"/>
          <w:sz w:val="24"/>
          <w:szCs w:val="24"/>
        </w:rPr>
        <w:t xml:space="preserve">Gráfico </w:t>
      </w:r>
      <w:r w:rsidR="00E57B07"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Gráfico \* ARABIC </w:instrText>
      </w:r>
      <w:r w:rsidR="00E57B07" w:rsidRPr="00D60B8C">
        <w:rPr>
          <w:rFonts w:ascii="Times New Roman" w:hAnsi="Times New Roman"/>
          <w:sz w:val="24"/>
          <w:szCs w:val="24"/>
        </w:rPr>
        <w:fldChar w:fldCharType="separate"/>
      </w:r>
      <w:r w:rsidR="00550B42">
        <w:rPr>
          <w:rFonts w:ascii="Times New Roman" w:hAnsi="Times New Roman"/>
          <w:noProof/>
          <w:sz w:val="24"/>
          <w:szCs w:val="24"/>
        </w:rPr>
        <w:t>3</w:t>
      </w:r>
      <w:r w:rsidR="00E57B07" w:rsidRPr="00D60B8C">
        <w:rPr>
          <w:rFonts w:ascii="Times New Roman" w:hAnsi="Times New Roman"/>
          <w:sz w:val="24"/>
          <w:szCs w:val="24"/>
        </w:rPr>
        <w:fldChar w:fldCharType="end"/>
      </w:r>
      <w:r w:rsidRPr="00D60B8C">
        <w:rPr>
          <w:rFonts w:ascii="Times New Roman" w:hAnsi="Times New Roman"/>
          <w:sz w:val="24"/>
          <w:szCs w:val="24"/>
        </w:rPr>
        <w:t>: Percentual da avaliação das telas de cadastro</w:t>
      </w:r>
      <w:bookmarkEnd w:id="102"/>
    </w:p>
    <w:p w:rsidR="00D06008" w:rsidRDefault="00D06008" w:rsidP="00D06008"/>
    <w:p w:rsidR="00D06008" w:rsidRDefault="00D06008" w:rsidP="00D06008"/>
    <w:p w:rsidR="00D06008" w:rsidRPr="00D06008" w:rsidRDefault="00D06008" w:rsidP="00D06008"/>
    <w:p w:rsidR="00D06008" w:rsidRPr="00D06008" w:rsidRDefault="00D06008" w:rsidP="00D06008">
      <w:pPr>
        <w:pStyle w:val="PargrafodaLista"/>
        <w:numPr>
          <w:ilvl w:val="2"/>
          <w:numId w:val="3"/>
        </w:numPr>
        <w:spacing w:line="360" w:lineRule="auto"/>
        <w:jc w:val="both"/>
        <w:outlineLvl w:val="2"/>
        <w:rPr>
          <w:rFonts w:ascii="Times New Roman" w:hAnsi="Times New Roman" w:cs="Times New Roman"/>
          <w:b/>
          <w:color w:val="000000" w:themeColor="text1"/>
          <w:sz w:val="24"/>
          <w:szCs w:val="24"/>
        </w:rPr>
      </w:pPr>
      <w:bookmarkStart w:id="103" w:name="_Toc277712177"/>
      <w:r w:rsidRPr="00D06008">
        <w:rPr>
          <w:rFonts w:ascii="Times New Roman" w:hAnsi="Times New Roman" w:cs="Times New Roman"/>
          <w:b/>
          <w:color w:val="000000" w:themeColor="text1"/>
          <w:sz w:val="24"/>
          <w:szCs w:val="24"/>
        </w:rPr>
        <w:lastRenderedPageBreak/>
        <w:t>Teste na Entrada e Saída do Parque</w:t>
      </w:r>
      <w:bookmarkEnd w:id="103"/>
    </w:p>
    <w:p w:rsidR="004545EB" w:rsidRPr="00D60B8C" w:rsidRDefault="006864ED"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Para testar a entrada e saída do parque de diversão</w:t>
      </w:r>
      <w:r w:rsidR="00B26692">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os usuários fizeram o pap</w:t>
      </w:r>
      <w:r w:rsidR="00B26692">
        <w:rPr>
          <w:rFonts w:ascii="Times New Roman" w:hAnsi="Times New Roman"/>
          <w:color w:val="000000" w:themeColor="text1"/>
          <w:sz w:val="24"/>
          <w:szCs w:val="24"/>
        </w:rPr>
        <w:t>el do atendente na portaria do parque de d</w:t>
      </w:r>
      <w:r w:rsidRPr="00D60B8C">
        <w:rPr>
          <w:rFonts w:ascii="Times New Roman" w:hAnsi="Times New Roman"/>
          <w:color w:val="000000" w:themeColor="text1"/>
          <w:sz w:val="24"/>
          <w:szCs w:val="24"/>
        </w:rPr>
        <w:t xml:space="preserve">iversão, então o papel dele era cadastrar novos clientes, alterar </w:t>
      </w:r>
      <w:r w:rsidR="004545EB" w:rsidRPr="00D60B8C">
        <w:rPr>
          <w:rFonts w:ascii="Times New Roman" w:hAnsi="Times New Roman"/>
          <w:color w:val="000000" w:themeColor="text1"/>
          <w:sz w:val="24"/>
          <w:szCs w:val="24"/>
        </w:rPr>
        <w:t>cadastro, pesquisar clientes já cadastrados e associar o cliente a um código de barras na entrada do Parque e quando ele saísse deveria desassociar esse código de barras com o cliente. Além de poderem analisar todo o hist</w:t>
      </w:r>
      <w:r w:rsidR="00B26692">
        <w:rPr>
          <w:rFonts w:ascii="Times New Roman" w:hAnsi="Times New Roman"/>
          <w:color w:val="000000" w:themeColor="text1"/>
          <w:sz w:val="24"/>
          <w:szCs w:val="24"/>
        </w:rPr>
        <w:t>órico de visitas do cliente no p</w:t>
      </w:r>
      <w:r w:rsidR="004545EB" w:rsidRPr="00D60B8C">
        <w:rPr>
          <w:rFonts w:ascii="Times New Roman" w:hAnsi="Times New Roman"/>
          <w:color w:val="000000" w:themeColor="text1"/>
          <w:sz w:val="24"/>
          <w:szCs w:val="24"/>
        </w:rPr>
        <w:t>arque.</w:t>
      </w:r>
    </w:p>
    <w:p w:rsidR="004545EB" w:rsidRDefault="004545EB"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tabela abaixo representa a quantidade de todos os conceitos obtidos para cada uma das questões respondidas após testarem a</w:t>
      </w:r>
      <w:r w:rsidR="002B3334">
        <w:rPr>
          <w:rFonts w:ascii="Times New Roman" w:hAnsi="Times New Roman"/>
          <w:color w:val="000000" w:themeColor="text1"/>
          <w:sz w:val="24"/>
          <w:szCs w:val="24"/>
        </w:rPr>
        <w:t xml:space="preserve"> entrada e saída do cliente do parque de d</w:t>
      </w:r>
      <w:r w:rsidRPr="00D60B8C">
        <w:rPr>
          <w:rFonts w:ascii="Times New Roman" w:hAnsi="Times New Roman"/>
          <w:color w:val="000000" w:themeColor="text1"/>
          <w:sz w:val="24"/>
          <w:szCs w:val="24"/>
        </w:rPr>
        <w:t>iversão.</w:t>
      </w:r>
    </w:p>
    <w:tbl>
      <w:tblPr>
        <w:tblW w:w="7534" w:type="dxa"/>
        <w:jc w:val="center"/>
        <w:tblInd w:w="53" w:type="dxa"/>
        <w:tblCellMar>
          <w:left w:w="70" w:type="dxa"/>
          <w:right w:w="70" w:type="dxa"/>
        </w:tblCellMar>
        <w:tblLook w:val="04A0"/>
      </w:tblPr>
      <w:tblGrid>
        <w:gridCol w:w="2285"/>
        <w:gridCol w:w="588"/>
        <w:gridCol w:w="851"/>
        <w:gridCol w:w="851"/>
        <w:gridCol w:w="851"/>
        <w:gridCol w:w="1114"/>
        <w:gridCol w:w="994"/>
      </w:tblGrid>
      <w:tr w:rsidR="004545EB" w:rsidRPr="00D60B8C" w:rsidTr="00186C43">
        <w:trPr>
          <w:trHeight w:val="277"/>
          <w:jc w:val="center"/>
        </w:trPr>
        <w:tc>
          <w:tcPr>
            <w:tcW w:w="2285"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5249" w:type="dxa"/>
            <w:gridSpan w:val="6"/>
            <w:tcBorders>
              <w:top w:val="single" w:sz="4" w:space="0" w:color="auto"/>
              <w:left w:val="nil"/>
              <w:bottom w:val="single" w:sz="4" w:space="0" w:color="auto"/>
              <w:right w:val="single" w:sz="4" w:space="0" w:color="000000"/>
            </w:tcBorders>
            <w:shd w:val="clear" w:color="auto" w:fill="A6A6A6" w:themeFill="background1" w:themeFillShade="A6"/>
            <w:noWrap/>
            <w:vAlign w:val="bottom"/>
            <w:hideMark/>
          </w:tcPr>
          <w:p w:rsidR="004545EB" w:rsidRPr="00D60B8C" w:rsidRDefault="004545EB" w:rsidP="00B24984">
            <w:pPr>
              <w:spacing w:after="0" w:line="36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Conceito</w:t>
            </w:r>
          </w:p>
        </w:tc>
      </w:tr>
      <w:tr w:rsidR="002B3334" w:rsidRPr="00D60B8C" w:rsidTr="002B3334">
        <w:trPr>
          <w:trHeight w:val="291"/>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4545EB" w:rsidRPr="00D60B8C" w:rsidRDefault="004545EB" w:rsidP="00B24984">
            <w:pPr>
              <w:spacing w:after="0" w:line="36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Número</w:t>
            </w:r>
            <w:r w:rsidR="002B3334">
              <w:rPr>
                <w:rFonts w:ascii="Times New Roman" w:eastAsia="Times New Roman" w:hAnsi="Times New Roman"/>
                <w:b/>
                <w:color w:val="000000"/>
                <w:sz w:val="24"/>
                <w:szCs w:val="24"/>
                <w:lang w:eastAsia="pt-BR"/>
              </w:rPr>
              <w:t xml:space="preserve"> </w:t>
            </w:r>
            <w:r w:rsidRPr="00D60B8C">
              <w:rPr>
                <w:rFonts w:ascii="Times New Roman" w:eastAsia="Times New Roman" w:hAnsi="Times New Roman"/>
                <w:b/>
                <w:color w:val="000000"/>
                <w:sz w:val="24"/>
                <w:szCs w:val="24"/>
                <w:lang w:eastAsia="pt-BR"/>
              </w:rPr>
              <w:t>da Questão</w:t>
            </w:r>
          </w:p>
        </w:tc>
        <w:tc>
          <w:tcPr>
            <w:tcW w:w="588" w:type="dxa"/>
            <w:tcBorders>
              <w:top w:val="nil"/>
              <w:left w:val="nil"/>
              <w:bottom w:val="single" w:sz="8" w:space="0" w:color="auto"/>
              <w:right w:val="single" w:sz="8" w:space="0" w:color="auto"/>
            </w:tcBorders>
            <w:shd w:val="clear" w:color="000000" w:fill="FF0000"/>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w:t>
            </w:r>
          </w:p>
        </w:tc>
        <w:tc>
          <w:tcPr>
            <w:tcW w:w="851" w:type="dxa"/>
            <w:tcBorders>
              <w:top w:val="nil"/>
              <w:left w:val="nil"/>
              <w:bottom w:val="single" w:sz="8" w:space="0" w:color="auto"/>
              <w:right w:val="single" w:sz="8" w:space="0" w:color="auto"/>
            </w:tcBorders>
            <w:shd w:val="clear" w:color="000000" w:fill="E46D0A"/>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1</w:t>
            </w:r>
          </w:p>
        </w:tc>
        <w:tc>
          <w:tcPr>
            <w:tcW w:w="851" w:type="dxa"/>
            <w:tcBorders>
              <w:top w:val="nil"/>
              <w:left w:val="nil"/>
              <w:bottom w:val="single" w:sz="8" w:space="0" w:color="auto"/>
              <w:right w:val="single" w:sz="8" w:space="0" w:color="auto"/>
            </w:tcBorders>
            <w:shd w:val="clear" w:color="000000" w:fill="FFFF00"/>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2</w:t>
            </w:r>
          </w:p>
        </w:tc>
        <w:tc>
          <w:tcPr>
            <w:tcW w:w="851" w:type="dxa"/>
            <w:tcBorders>
              <w:top w:val="nil"/>
              <w:left w:val="nil"/>
              <w:bottom w:val="single" w:sz="8" w:space="0" w:color="auto"/>
              <w:right w:val="single" w:sz="8" w:space="0" w:color="auto"/>
            </w:tcBorders>
            <w:shd w:val="clear" w:color="000000" w:fill="C2D69A"/>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w:t>
            </w:r>
          </w:p>
        </w:tc>
        <w:tc>
          <w:tcPr>
            <w:tcW w:w="1114" w:type="dxa"/>
            <w:tcBorders>
              <w:top w:val="nil"/>
              <w:left w:val="nil"/>
              <w:bottom w:val="single" w:sz="8" w:space="0" w:color="auto"/>
              <w:right w:val="single" w:sz="8" w:space="0" w:color="auto"/>
            </w:tcBorders>
            <w:shd w:val="clear" w:color="000000" w:fill="00B050"/>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4</w:t>
            </w:r>
          </w:p>
        </w:tc>
        <w:tc>
          <w:tcPr>
            <w:tcW w:w="994" w:type="dxa"/>
            <w:tcBorders>
              <w:top w:val="nil"/>
              <w:left w:val="nil"/>
              <w:bottom w:val="single" w:sz="8" w:space="0" w:color="auto"/>
              <w:right w:val="single" w:sz="8" w:space="0" w:color="auto"/>
            </w:tcBorders>
            <w:shd w:val="clear" w:color="000000" w:fill="75923C"/>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5</w:t>
            </w:r>
          </w:p>
        </w:tc>
      </w:tr>
      <w:tr w:rsidR="002B3334" w:rsidRPr="00D60B8C" w:rsidTr="002B3334">
        <w:trPr>
          <w:trHeight w:val="277"/>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4545EB" w:rsidRPr="00D60B8C" w:rsidRDefault="004545EB" w:rsidP="00B24984">
            <w:pPr>
              <w:spacing w:after="0" w:line="36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1</w:t>
            </w:r>
          </w:p>
        </w:tc>
        <w:tc>
          <w:tcPr>
            <w:tcW w:w="588" w:type="dxa"/>
            <w:tcBorders>
              <w:top w:val="single" w:sz="4" w:space="0" w:color="auto"/>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2</w:t>
            </w:r>
          </w:p>
        </w:tc>
        <w:tc>
          <w:tcPr>
            <w:tcW w:w="1114" w:type="dxa"/>
            <w:tcBorders>
              <w:top w:val="single" w:sz="4" w:space="0" w:color="auto"/>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8</w:t>
            </w:r>
          </w:p>
        </w:tc>
        <w:tc>
          <w:tcPr>
            <w:tcW w:w="994" w:type="dxa"/>
            <w:tcBorders>
              <w:top w:val="single" w:sz="4" w:space="0" w:color="auto"/>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5</w:t>
            </w:r>
          </w:p>
        </w:tc>
      </w:tr>
      <w:tr w:rsidR="002B3334" w:rsidRPr="00D60B8C" w:rsidTr="002B3334">
        <w:trPr>
          <w:trHeight w:val="277"/>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4545EB" w:rsidRPr="00D60B8C" w:rsidRDefault="004545EB" w:rsidP="00B24984">
            <w:pPr>
              <w:spacing w:after="0" w:line="36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2</w:t>
            </w:r>
          </w:p>
        </w:tc>
        <w:tc>
          <w:tcPr>
            <w:tcW w:w="588"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2</w:t>
            </w:r>
          </w:p>
        </w:tc>
        <w:tc>
          <w:tcPr>
            <w:tcW w:w="851" w:type="dxa"/>
            <w:tcBorders>
              <w:top w:val="nil"/>
              <w:left w:val="nil"/>
              <w:bottom w:val="single" w:sz="4" w:space="0" w:color="auto"/>
              <w:right w:val="single" w:sz="4" w:space="0" w:color="auto"/>
            </w:tcBorders>
            <w:shd w:val="clear" w:color="auto" w:fill="auto"/>
            <w:noWrap/>
            <w:vAlign w:val="bottom"/>
            <w:hideMark/>
          </w:tcPr>
          <w:p w:rsidR="004545EB" w:rsidRPr="00D60B8C" w:rsidRDefault="0029571F"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4</w:t>
            </w:r>
          </w:p>
        </w:tc>
        <w:tc>
          <w:tcPr>
            <w:tcW w:w="1114"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6</w:t>
            </w:r>
          </w:p>
        </w:tc>
        <w:tc>
          <w:tcPr>
            <w:tcW w:w="994" w:type="dxa"/>
            <w:tcBorders>
              <w:top w:val="nil"/>
              <w:left w:val="nil"/>
              <w:bottom w:val="single" w:sz="4" w:space="0" w:color="auto"/>
              <w:right w:val="single" w:sz="4" w:space="0" w:color="auto"/>
            </w:tcBorders>
            <w:shd w:val="clear" w:color="auto" w:fill="auto"/>
            <w:noWrap/>
            <w:vAlign w:val="bottom"/>
            <w:hideMark/>
          </w:tcPr>
          <w:p w:rsidR="004545EB" w:rsidRPr="00D60B8C" w:rsidRDefault="0029571F"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w:t>
            </w:r>
          </w:p>
        </w:tc>
      </w:tr>
      <w:tr w:rsidR="002B3334" w:rsidRPr="00D60B8C" w:rsidTr="002B3334">
        <w:trPr>
          <w:trHeight w:val="277"/>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4545EB" w:rsidRPr="00D60B8C" w:rsidRDefault="004545EB" w:rsidP="00B24984">
            <w:pPr>
              <w:spacing w:after="0" w:line="36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3</w:t>
            </w:r>
          </w:p>
        </w:tc>
        <w:tc>
          <w:tcPr>
            <w:tcW w:w="588"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w:t>
            </w:r>
          </w:p>
        </w:tc>
        <w:tc>
          <w:tcPr>
            <w:tcW w:w="851"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4</w:t>
            </w:r>
          </w:p>
        </w:tc>
        <w:tc>
          <w:tcPr>
            <w:tcW w:w="1114"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6</w:t>
            </w:r>
          </w:p>
        </w:tc>
        <w:tc>
          <w:tcPr>
            <w:tcW w:w="994"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2</w:t>
            </w:r>
          </w:p>
        </w:tc>
      </w:tr>
      <w:tr w:rsidR="002B3334" w:rsidRPr="00D60B8C" w:rsidTr="002B3334">
        <w:trPr>
          <w:trHeight w:val="277"/>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4545EB" w:rsidRPr="00D60B8C" w:rsidRDefault="004545EB" w:rsidP="00B24984">
            <w:pPr>
              <w:spacing w:after="0" w:line="36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4</w:t>
            </w:r>
          </w:p>
        </w:tc>
        <w:tc>
          <w:tcPr>
            <w:tcW w:w="588"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5</w:t>
            </w:r>
          </w:p>
        </w:tc>
        <w:tc>
          <w:tcPr>
            <w:tcW w:w="1114"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10</w:t>
            </w:r>
          </w:p>
        </w:tc>
        <w:tc>
          <w:tcPr>
            <w:tcW w:w="994"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2B3334" w:rsidRPr="00D60B8C" w:rsidTr="002B3334">
        <w:trPr>
          <w:trHeight w:val="277"/>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4545EB" w:rsidRPr="00D60B8C" w:rsidRDefault="004545EB" w:rsidP="00B24984">
            <w:pPr>
              <w:spacing w:after="0" w:line="36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5</w:t>
            </w:r>
          </w:p>
        </w:tc>
        <w:tc>
          <w:tcPr>
            <w:tcW w:w="588"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5</w:t>
            </w:r>
          </w:p>
        </w:tc>
        <w:tc>
          <w:tcPr>
            <w:tcW w:w="1114"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8</w:t>
            </w:r>
          </w:p>
        </w:tc>
        <w:tc>
          <w:tcPr>
            <w:tcW w:w="994"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B24984">
            <w:pPr>
              <w:keepNext/>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2</w:t>
            </w:r>
          </w:p>
        </w:tc>
      </w:tr>
    </w:tbl>
    <w:p w:rsidR="004545EB" w:rsidRDefault="008040E6" w:rsidP="00B24984">
      <w:pPr>
        <w:pStyle w:val="Legenda"/>
        <w:spacing w:line="360" w:lineRule="auto"/>
        <w:jc w:val="center"/>
        <w:rPr>
          <w:rFonts w:ascii="Times New Roman" w:hAnsi="Times New Roman"/>
          <w:sz w:val="24"/>
          <w:szCs w:val="24"/>
        </w:rPr>
      </w:pPr>
      <w:bookmarkStart w:id="104" w:name="_Toc277710714"/>
      <w:r w:rsidRPr="00D60B8C">
        <w:rPr>
          <w:rFonts w:ascii="Times New Roman" w:hAnsi="Times New Roman"/>
          <w:sz w:val="24"/>
          <w:szCs w:val="24"/>
        </w:rPr>
        <w:t xml:space="preserve">Tabela </w:t>
      </w:r>
      <w:r w:rsidR="00E57B07"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Tabela \* ARABIC </w:instrText>
      </w:r>
      <w:r w:rsidR="00E57B07" w:rsidRPr="00D60B8C">
        <w:rPr>
          <w:rFonts w:ascii="Times New Roman" w:hAnsi="Times New Roman"/>
          <w:sz w:val="24"/>
          <w:szCs w:val="24"/>
        </w:rPr>
        <w:fldChar w:fldCharType="separate"/>
      </w:r>
      <w:r w:rsidR="00550B42">
        <w:rPr>
          <w:rFonts w:ascii="Times New Roman" w:hAnsi="Times New Roman"/>
          <w:noProof/>
          <w:sz w:val="24"/>
          <w:szCs w:val="24"/>
        </w:rPr>
        <w:t>7</w:t>
      </w:r>
      <w:r w:rsidR="00E57B07" w:rsidRPr="00D60B8C">
        <w:rPr>
          <w:rFonts w:ascii="Times New Roman" w:hAnsi="Times New Roman"/>
          <w:sz w:val="24"/>
          <w:szCs w:val="24"/>
        </w:rPr>
        <w:fldChar w:fldCharType="end"/>
      </w:r>
      <w:r w:rsidRPr="00D60B8C">
        <w:rPr>
          <w:rFonts w:ascii="Times New Roman" w:hAnsi="Times New Roman"/>
          <w:sz w:val="24"/>
          <w:szCs w:val="24"/>
        </w:rPr>
        <w:t>: Testes da Entrada e Saída do Parque de Diversão</w:t>
      </w:r>
      <w:bookmarkEnd w:id="104"/>
    </w:p>
    <w:p w:rsidR="002B3334" w:rsidRPr="002B3334" w:rsidRDefault="002B3334" w:rsidP="00B24984">
      <w:pPr>
        <w:spacing w:line="360" w:lineRule="auto"/>
      </w:pPr>
    </w:p>
    <w:p w:rsidR="0045369F" w:rsidRDefault="0045369F"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tabela abaixo contém a média obtida com os resultados da tabela e o gráfico contém o percentual das avaliações para cada item do questionário:</w:t>
      </w:r>
    </w:p>
    <w:p w:rsidR="002B3334" w:rsidRPr="00D60B8C" w:rsidRDefault="002B3334" w:rsidP="00B24984">
      <w:pPr>
        <w:spacing w:line="360" w:lineRule="auto"/>
        <w:ind w:firstLine="708"/>
        <w:jc w:val="both"/>
        <w:rPr>
          <w:rFonts w:ascii="Times New Roman" w:hAnsi="Times New Roman"/>
          <w:color w:val="000000" w:themeColor="text1"/>
          <w:sz w:val="24"/>
          <w:szCs w:val="24"/>
        </w:rPr>
      </w:pPr>
    </w:p>
    <w:tbl>
      <w:tblPr>
        <w:tblW w:w="1614" w:type="dxa"/>
        <w:jc w:val="center"/>
        <w:tblInd w:w="65" w:type="dxa"/>
        <w:tblCellMar>
          <w:left w:w="70" w:type="dxa"/>
          <w:right w:w="70" w:type="dxa"/>
        </w:tblCellMar>
        <w:tblLook w:val="04A0"/>
      </w:tblPr>
      <w:tblGrid>
        <w:gridCol w:w="980"/>
        <w:gridCol w:w="794"/>
      </w:tblGrid>
      <w:tr w:rsidR="0045369F" w:rsidRPr="00D60B8C" w:rsidTr="002B3334">
        <w:trPr>
          <w:trHeight w:val="315"/>
          <w:jc w:val="center"/>
        </w:trPr>
        <w:tc>
          <w:tcPr>
            <w:tcW w:w="889" w:type="dxa"/>
            <w:tcBorders>
              <w:top w:val="single" w:sz="4" w:space="0" w:color="auto"/>
              <w:left w:val="single" w:sz="4" w:space="0" w:color="auto"/>
              <w:bottom w:val="single" w:sz="4" w:space="0" w:color="auto"/>
              <w:right w:val="single" w:sz="4" w:space="0" w:color="auto"/>
            </w:tcBorders>
            <w:shd w:val="clear" w:color="000000" w:fill="A5A5A5"/>
            <w:noWrap/>
            <w:vAlign w:val="bottom"/>
            <w:hideMark/>
          </w:tcPr>
          <w:p w:rsidR="0045369F" w:rsidRPr="00D60B8C" w:rsidRDefault="0045369F" w:rsidP="00B24984">
            <w:pPr>
              <w:spacing w:after="0" w:line="360" w:lineRule="auto"/>
              <w:jc w:val="both"/>
              <w:rPr>
                <w:rFonts w:ascii="Times New Roman" w:eastAsia="Times New Roman" w:hAnsi="Times New Roman"/>
                <w:b/>
                <w:bCs/>
                <w:color w:val="000000"/>
                <w:sz w:val="24"/>
                <w:szCs w:val="24"/>
                <w:lang w:eastAsia="pt-BR"/>
              </w:rPr>
            </w:pPr>
            <w:r w:rsidRPr="00D60B8C">
              <w:rPr>
                <w:rFonts w:ascii="Times New Roman" w:eastAsia="Times New Roman" w:hAnsi="Times New Roman"/>
                <w:b/>
                <w:bCs/>
                <w:color w:val="000000"/>
                <w:sz w:val="24"/>
                <w:szCs w:val="24"/>
                <w:lang w:eastAsia="pt-BR"/>
              </w:rPr>
              <w:t>Questão</w:t>
            </w:r>
          </w:p>
        </w:tc>
        <w:tc>
          <w:tcPr>
            <w:tcW w:w="725" w:type="dxa"/>
            <w:tcBorders>
              <w:top w:val="single" w:sz="4" w:space="0" w:color="auto"/>
              <w:left w:val="nil"/>
              <w:bottom w:val="single" w:sz="4" w:space="0" w:color="auto"/>
              <w:right w:val="single" w:sz="4" w:space="0" w:color="auto"/>
            </w:tcBorders>
            <w:shd w:val="clear" w:color="000000" w:fill="A5A5A5"/>
            <w:noWrap/>
            <w:vAlign w:val="bottom"/>
            <w:hideMark/>
          </w:tcPr>
          <w:p w:rsidR="0045369F" w:rsidRPr="00D60B8C" w:rsidRDefault="0045369F" w:rsidP="00B24984">
            <w:pPr>
              <w:spacing w:after="0" w:line="360" w:lineRule="auto"/>
              <w:jc w:val="both"/>
              <w:rPr>
                <w:rFonts w:ascii="Times New Roman" w:eastAsia="Times New Roman" w:hAnsi="Times New Roman"/>
                <w:b/>
                <w:bCs/>
                <w:color w:val="000000"/>
                <w:sz w:val="24"/>
                <w:szCs w:val="24"/>
                <w:lang w:eastAsia="pt-BR"/>
              </w:rPr>
            </w:pPr>
            <w:r w:rsidRPr="00D60B8C">
              <w:rPr>
                <w:rFonts w:ascii="Times New Roman" w:eastAsia="Times New Roman" w:hAnsi="Times New Roman"/>
                <w:b/>
                <w:bCs/>
                <w:color w:val="000000"/>
                <w:sz w:val="24"/>
                <w:szCs w:val="24"/>
                <w:lang w:eastAsia="pt-BR"/>
              </w:rPr>
              <w:t>Média</w:t>
            </w:r>
          </w:p>
        </w:tc>
      </w:tr>
      <w:tr w:rsidR="0045369F" w:rsidRPr="00D60B8C" w:rsidTr="002B3334">
        <w:trPr>
          <w:trHeight w:val="315"/>
          <w:jc w:val="center"/>
        </w:trPr>
        <w:tc>
          <w:tcPr>
            <w:tcW w:w="889" w:type="dxa"/>
            <w:tcBorders>
              <w:top w:val="nil"/>
              <w:left w:val="single" w:sz="4" w:space="0" w:color="auto"/>
              <w:bottom w:val="single" w:sz="4" w:space="0" w:color="auto"/>
              <w:right w:val="single" w:sz="4" w:space="0" w:color="auto"/>
            </w:tcBorders>
            <w:shd w:val="clear" w:color="auto" w:fill="auto"/>
            <w:noWrap/>
            <w:vAlign w:val="bottom"/>
            <w:hideMark/>
          </w:tcPr>
          <w:p w:rsidR="0045369F" w:rsidRPr="00D60B8C" w:rsidRDefault="0045369F"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1</w:t>
            </w:r>
          </w:p>
        </w:tc>
        <w:tc>
          <w:tcPr>
            <w:tcW w:w="725" w:type="dxa"/>
            <w:tcBorders>
              <w:top w:val="nil"/>
              <w:left w:val="nil"/>
              <w:bottom w:val="single" w:sz="4" w:space="0" w:color="auto"/>
              <w:right w:val="single" w:sz="4" w:space="0" w:color="auto"/>
            </w:tcBorders>
            <w:shd w:val="clear" w:color="auto" w:fill="auto"/>
            <w:noWrap/>
            <w:vAlign w:val="bottom"/>
            <w:hideMark/>
          </w:tcPr>
          <w:p w:rsidR="0045369F" w:rsidRPr="00D60B8C" w:rsidRDefault="0045369F"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4,2</w:t>
            </w:r>
          </w:p>
        </w:tc>
      </w:tr>
      <w:tr w:rsidR="0045369F" w:rsidRPr="00D60B8C" w:rsidTr="002B3334">
        <w:trPr>
          <w:trHeight w:val="315"/>
          <w:jc w:val="center"/>
        </w:trPr>
        <w:tc>
          <w:tcPr>
            <w:tcW w:w="889" w:type="dxa"/>
            <w:tcBorders>
              <w:top w:val="nil"/>
              <w:left w:val="single" w:sz="4" w:space="0" w:color="auto"/>
              <w:bottom w:val="single" w:sz="4" w:space="0" w:color="auto"/>
              <w:right w:val="single" w:sz="4" w:space="0" w:color="auto"/>
            </w:tcBorders>
            <w:shd w:val="clear" w:color="auto" w:fill="auto"/>
            <w:noWrap/>
            <w:vAlign w:val="bottom"/>
            <w:hideMark/>
          </w:tcPr>
          <w:p w:rsidR="0045369F" w:rsidRPr="00D60B8C" w:rsidRDefault="0045369F"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2</w:t>
            </w:r>
          </w:p>
        </w:tc>
        <w:tc>
          <w:tcPr>
            <w:tcW w:w="725" w:type="dxa"/>
            <w:tcBorders>
              <w:top w:val="nil"/>
              <w:left w:val="nil"/>
              <w:bottom w:val="single" w:sz="4" w:space="0" w:color="auto"/>
              <w:right w:val="single" w:sz="4" w:space="0" w:color="auto"/>
            </w:tcBorders>
            <w:shd w:val="clear" w:color="auto" w:fill="auto"/>
            <w:noWrap/>
            <w:vAlign w:val="bottom"/>
            <w:hideMark/>
          </w:tcPr>
          <w:p w:rsidR="0045369F" w:rsidRPr="00D60B8C" w:rsidRDefault="0045369F"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3,6</w:t>
            </w:r>
          </w:p>
        </w:tc>
      </w:tr>
      <w:tr w:rsidR="0045369F" w:rsidRPr="00D60B8C" w:rsidTr="002B3334">
        <w:trPr>
          <w:trHeight w:val="315"/>
          <w:jc w:val="center"/>
        </w:trPr>
        <w:tc>
          <w:tcPr>
            <w:tcW w:w="889" w:type="dxa"/>
            <w:tcBorders>
              <w:top w:val="nil"/>
              <w:left w:val="single" w:sz="4" w:space="0" w:color="auto"/>
              <w:bottom w:val="single" w:sz="4" w:space="0" w:color="auto"/>
              <w:right w:val="single" w:sz="4" w:space="0" w:color="auto"/>
            </w:tcBorders>
            <w:shd w:val="clear" w:color="auto" w:fill="auto"/>
            <w:noWrap/>
            <w:vAlign w:val="bottom"/>
            <w:hideMark/>
          </w:tcPr>
          <w:p w:rsidR="0045369F" w:rsidRPr="00D60B8C" w:rsidRDefault="0045369F"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w:t>
            </w:r>
          </w:p>
        </w:tc>
        <w:tc>
          <w:tcPr>
            <w:tcW w:w="725" w:type="dxa"/>
            <w:tcBorders>
              <w:top w:val="nil"/>
              <w:left w:val="nil"/>
              <w:bottom w:val="single" w:sz="4" w:space="0" w:color="auto"/>
              <w:right w:val="single" w:sz="4" w:space="0" w:color="auto"/>
            </w:tcBorders>
            <w:shd w:val="clear" w:color="auto" w:fill="auto"/>
            <w:noWrap/>
            <w:vAlign w:val="bottom"/>
            <w:hideMark/>
          </w:tcPr>
          <w:p w:rsidR="0045369F" w:rsidRPr="00D60B8C" w:rsidRDefault="0045369F"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3,4</w:t>
            </w:r>
          </w:p>
        </w:tc>
      </w:tr>
      <w:tr w:rsidR="0045369F" w:rsidRPr="00D60B8C" w:rsidTr="002B3334">
        <w:trPr>
          <w:trHeight w:val="315"/>
          <w:jc w:val="center"/>
        </w:trPr>
        <w:tc>
          <w:tcPr>
            <w:tcW w:w="889" w:type="dxa"/>
            <w:tcBorders>
              <w:top w:val="nil"/>
              <w:left w:val="single" w:sz="4" w:space="0" w:color="auto"/>
              <w:bottom w:val="single" w:sz="4" w:space="0" w:color="auto"/>
              <w:right w:val="single" w:sz="4" w:space="0" w:color="auto"/>
            </w:tcBorders>
            <w:shd w:val="clear" w:color="auto" w:fill="auto"/>
            <w:noWrap/>
            <w:vAlign w:val="bottom"/>
            <w:hideMark/>
          </w:tcPr>
          <w:p w:rsidR="0045369F" w:rsidRPr="00D60B8C" w:rsidRDefault="0045369F"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4</w:t>
            </w:r>
          </w:p>
        </w:tc>
        <w:tc>
          <w:tcPr>
            <w:tcW w:w="725" w:type="dxa"/>
            <w:tcBorders>
              <w:top w:val="nil"/>
              <w:left w:val="nil"/>
              <w:bottom w:val="single" w:sz="4" w:space="0" w:color="auto"/>
              <w:right w:val="single" w:sz="4" w:space="0" w:color="auto"/>
            </w:tcBorders>
            <w:shd w:val="clear" w:color="auto" w:fill="auto"/>
            <w:noWrap/>
            <w:vAlign w:val="bottom"/>
            <w:hideMark/>
          </w:tcPr>
          <w:p w:rsidR="0045369F" w:rsidRPr="00D60B8C" w:rsidRDefault="0045369F"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3,6</w:t>
            </w:r>
          </w:p>
        </w:tc>
      </w:tr>
      <w:tr w:rsidR="0045369F" w:rsidRPr="00D60B8C" w:rsidTr="002B3334">
        <w:trPr>
          <w:trHeight w:val="315"/>
          <w:jc w:val="center"/>
        </w:trPr>
        <w:tc>
          <w:tcPr>
            <w:tcW w:w="889" w:type="dxa"/>
            <w:tcBorders>
              <w:top w:val="nil"/>
              <w:left w:val="single" w:sz="4" w:space="0" w:color="auto"/>
              <w:bottom w:val="single" w:sz="4" w:space="0" w:color="auto"/>
              <w:right w:val="single" w:sz="4" w:space="0" w:color="auto"/>
            </w:tcBorders>
            <w:shd w:val="clear" w:color="auto" w:fill="auto"/>
            <w:noWrap/>
            <w:vAlign w:val="bottom"/>
            <w:hideMark/>
          </w:tcPr>
          <w:p w:rsidR="0045369F" w:rsidRPr="00D60B8C" w:rsidRDefault="0045369F"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5</w:t>
            </w:r>
          </w:p>
        </w:tc>
        <w:tc>
          <w:tcPr>
            <w:tcW w:w="725" w:type="dxa"/>
            <w:tcBorders>
              <w:top w:val="nil"/>
              <w:left w:val="nil"/>
              <w:bottom w:val="single" w:sz="4" w:space="0" w:color="auto"/>
              <w:right w:val="single" w:sz="4" w:space="0" w:color="auto"/>
            </w:tcBorders>
            <w:shd w:val="clear" w:color="auto" w:fill="auto"/>
            <w:noWrap/>
            <w:vAlign w:val="bottom"/>
            <w:hideMark/>
          </w:tcPr>
          <w:p w:rsidR="0045369F" w:rsidRPr="00D60B8C" w:rsidRDefault="0045369F" w:rsidP="00B24984">
            <w:pPr>
              <w:keepNext/>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3,8</w:t>
            </w:r>
          </w:p>
        </w:tc>
      </w:tr>
    </w:tbl>
    <w:p w:rsidR="00481810" w:rsidRDefault="0045369F" w:rsidP="00B24984">
      <w:pPr>
        <w:pStyle w:val="Legenda"/>
        <w:spacing w:line="360" w:lineRule="auto"/>
        <w:jc w:val="center"/>
        <w:rPr>
          <w:rFonts w:ascii="Times New Roman" w:hAnsi="Times New Roman"/>
          <w:sz w:val="24"/>
          <w:szCs w:val="24"/>
        </w:rPr>
      </w:pPr>
      <w:bookmarkStart w:id="105" w:name="_Toc277710715"/>
      <w:r w:rsidRPr="00D60B8C">
        <w:rPr>
          <w:rFonts w:ascii="Times New Roman" w:hAnsi="Times New Roman"/>
          <w:sz w:val="24"/>
          <w:szCs w:val="24"/>
        </w:rPr>
        <w:t xml:space="preserve">Tabela </w:t>
      </w:r>
      <w:r w:rsidR="00E57B07"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Tabela \* ARABIC </w:instrText>
      </w:r>
      <w:r w:rsidR="00E57B07" w:rsidRPr="00D60B8C">
        <w:rPr>
          <w:rFonts w:ascii="Times New Roman" w:hAnsi="Times New Roman"/>
          <w:sz w:val="24"/>
          <w:szCs w:val="24"/>
        </w:rPr>
        <w:fldChar w:fldCharType="separate"/>
      </w:r>
      <w:r w:rsidR="00550B42">
        <w:rPr>
          <w:rFonts w:ascii="Times New Roman" w:hAnsi="Times New Roman"/>
          <w:noProof/>
          <w:sz w:val="24"/>
          <w:szCs w:val="24"/>
        </w:rPr>
        <w:t>8</w:t>
      </w:r>
      <w:r w:rsidR="00E57B07" w:rsidRPr="00D60B8C">
        <w:rPr>
          <w:rFonts w:ascii="Times New Roman" w:hAnsi="Times New Roman"/>
          <w:sz w:val="24"/>
          <w:szCs w:val="24"/>
        </w:rPr>
        <w:fldChar w:fldCharType="end"/>
      </w:r>
      <w:r w:rsidRPr="00D60B8C">
        <w:rPr>
          <w:rFonts w:ascii="Times New Roman" w:hAnsi="Times New Roman"/>
          <w:sz w:val="24"/>
          <w:szCs w:val="24"/>
        </w:rPr>
        <w:t>: Média da avaliação da entrada e saída do parque</w:t>
      </w:r>
      <w:bookmarkEnd w:id="105"/>
    </w:p>
    <w:p w:rsidR="002B3334" w:rsidRPr="002B3334" w:rsidRDefault="002B3334" w:rsidP="00B24984">
      <w:pPr>
        <w:spacing w:line="360" w:lineRule="auto"/>
      </w:pPr>
    </w:p>
    <w:p w:rsidR="0045369F" w:rsidRPr="00D60B8C" w:rsidRDefault="0045369F"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lastRenderedPageBreak/>
        <w:drawing>
          <wp:inline distT="0" distB="0" distL="0" distR="0">
            <wp:extent cx="4076700" cy="2381250"/>
            <wp:effectExtent l="19050" t="0" r="19050" b="0"/>
            <wp:docPr id="23" name="Gráfico 4"/>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45369F" w:rsidRDefault="0045369F" w:rsidP="00B24984">
      <w:pPr>
        <w:pStyle w:val="Legenda"/>
        <w:spacing w:line="360" w:lineRule="auto"/>
        <w:jc w:val="center"/>
        <w:rPr>
          <w:rFonts w:ascii="Times New Roman" w:hAnsi="Times New Roman"/>
          <w:sz w:val="24"/>
          <w:szCs w:val="24"/>
        </w:rPr>
      </w:pPr>
      <w:bookmarkStart w:id="106" w:name="_Toc277710764"/>
      <w:r w:rsidRPr="00D60B8C">
        <w:rPr>
          <w:rFonts w:ascii="Times New Roman" w:hAnsi="Times New Roman"/>
          <w:sz w:val="24"/>
          <w:szCs w:val="24"/>
        </w:rPr>
        <w:t xml:space="preserve">Gráfico </w:t>
      </w:r>
      <w:r w:rsidR="00E57B07"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Gráfico \* ARABIC </w:instrText>
      </w:r>
      <w:r w:rsidR="00E57B07" w:rsidRPr="00D60B8C">
        <w:rPr>
          <w:rFonts w:ascii="Times New Roman" w:hAnsi="Times New Roman"/>
          <w:sz w:val="24"/>
          <w:szCs w:val="24"/>
        </w:rPr>
        <w:fldChar w:fldCharType="separate"/>
      </w:r>
      <w:r w:rsidR="00550B42">
        <w:rPr>
          <w:rFonts w:ascii="Times New Roman" w:hAnsi="Times New Roman"/>
          <w:noProof/>
          <w:sz w:val="24"/>
          <w:szCs w:val="24"/>
        </w:rPr>
        <w:t>4</w:t>
      </w:r>
      <w:r w:rsidR="00E57B07" w:rsidRPr="00D60B8C">
        <w:rPr>
          <w:rFonts w:ascii="Times New Roman" w:hAnsi="Times New Roman"/>
          <w:sz w:val="24"/>
          <w:szCs w:val="24"/>
        </w:rPr>
        <w:fldChar w:fldCharType="end"/>
      </w:r>
      <w:r w:rsidRPr="00D60B8C">
        <w:rPr>
          <w:rFonts w:ascii="Times New Roman" w:hAnsi="Times New Roman"/>
          <w:sz w:val="24"/>
          <w:szCs w:val="24"/>
        </w:rPr>
        <w:t>: Percentual da avaliação da entrada e saída do Parque</w:t>
      </w:r>
      <w:bookmarkEnd w:id="106"/>
    </w:p>
    <w:p w:rsidR="002B3334" w:rsidRDefault="002B3334" w:rsidP="00B24984">
      <w:pPr>
        <w:spacing w:line="360" w:lineRule="auto"/>
        <w:jc w:val="both"/>
        <w:rPr>
          <w:rFonts w:ascii="Times New Roman" w:hAnsi="Times New Roman"/>
          <w:b/>
          <w:color w:val="000000" w:themeColor="text1"/>
          <w:sz w:val="24"/>
          <w:szCs w:val="24"/>
        </w:rPr>
      </w:pPr>
    </w:p>
    <w:p w:rsidR="002B3334" w:rsidRPr="00D06008" w:rsidRDefault="00D06008" w:rsidP="00D06008">
      <w:pPr>
        <w:pStyle w:val="PargrafodaLista"/>
        <w:numPr>
          <w:ilvl w:val="2"/>
          <w:numId w:val="3"/>
        </w:numPr>
        <w:spacing w:line="360" w:lineRule="auto"/>
        <w:jc w:val="both"/>
        <w:outlineLvl w:val="2"/>
        <w:rPr>
          <w:rFonts w:ascii="Times New Roman" w:hAnsi="Times New Roman"/>
          <w:b/>
          <w:color w:val="000000" w:themeColor="text1"/>
          <w:sz w:val="24"/>
          <w:szCs w:val="24"/>
        </w:rPr>
      </w:pPr>
      <w:bookmarkStart w:id="107" w:name="_Toc277712178"/>
      <w:r w:rsidRPr="00D06008">
        <w:rPr>
          <w:rFonts w:ascii="Times New Roman" w:hAnsi="Times New Roman" w:cs="Times New Roman"/>
          <w:b/>
          <w:color w:val="000000" w:themeColor="text1"/>
          <w:sz w:val="24"/>
          <w:szCs w:val="24"/>
        </w:rPr>
        <w:t>Teste na Entrada da Fila</w:t>
      </w:r>
      <w:bookmarkEnd w:id="107"/>
    </w:p>
    <w:p w:rsidR="00481810" w:rsidRPr="00D60B8C" w:rsidRDefault="00481810"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Para testar a entrada na fila</w:t>
      </w:r>
      <w:r w:rsidR="002B3334">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os usuários fizeram o papel do cliente se cadastrando para a fila de um brinquedo, esse teste contém apenas o cadastro do cliente na fila do brinquedo, a entrada do cliente no brinquedo, assim como a mensagem avisando que sua vez está próxima será re</w:t>
      </w:r>
      <w:r w:rsidR="002B3334">
        <w:rPr>
          <w:rFonts w:ascii="Times New Roman" w:hAnsi="Times New Roman"/>
          <w:color w:val="000000" w:themeColor="text1"/>
          <w:sz w:val="24"/>
          <w:szCs w:val="24"/>
        </w:rPr>
        <w:t>alizada em outro teste. Para est</w:t>
      </w:r>
      <w:r w:rsidRPr="00D60B8C">
        <w:rPr>
          <w:rFonts w:ascii="Times New Roman" w:hAnsi="Times New Roman"/>
          <w:color w:val="000000" w:themeColor="text1"/>
          <w:sz w:val="24"/>
          <w:szCs w:val="24"/>
        </w:rPr>
        <w:t>e teste só era necessário cadastrar</w:t>
      </w:r>
      <w:r w:rsidR="002B3334">
        <w:rPr>
          <w:rFonts w:ascii="Times New Roman" w:hAnsi="Times New Roman"/>
          <w:color w:val="000000" w:themeColor="text1"/>
          <w:sz w:val="24"/>
          <w:szCs w:val="24"/>
        </w:rPr>
        <w:t>-se</w:t>
      </w:r>
      <w:r w:rsidRPr="00D60B8C">
        <w:rPr>
          <w:rFonts w:ascii="Times New Roman" w:hAnsi="Times New Roman"/>
          <w:color w:val="000000" w:themeColor="text1"/>
          <w:sz w:val="24"/>
          <w:szCs w:val="24"/>
        </w:rPr>
        <w:t xml:space="preserve"> na fila.</w:t>
      </w:r>
    </w:p>
    <w:p w:rsidR="00481810" w:rsidRDefault="00481810"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tabela abaixo representa a quantidade de todos os conceitos obtidos para cada uma das questões respondidas após testarem a entrada do cliente na fila de um brinquedo.</w:t>
      </w:r>
    </w:p>
    <w:p w:rsidR="002B3334" w:rsidRPr="00D60B8C" w:rsidRDefault="002B3334" w:rsidP="00B24984">
      <w:pPr>
        <w:spacing w:line="360" w:lineRule="auto"/>
        <w:ind w:firstLine="708"/>
        <w:jc w:val="both"/>
        <w:rPr>
          <w:rFonts w:ascii="Times New Roman" w:hAnsi="Times New Roman"/>
          <w:color w:val="000000" w:themeColor="text1"/>
          <w:sz w:val="24"/>
          <w:szCs w:val="24"/>
        </w:rPr>
      </w:pPr>
    </w:p>
    <w:tbl>
      <w:tblPr>
        <w:tblW w:w="7105" w:type="dxa"/>
        <w:jc w:val="center"/>
        <w:tblInd w:w="53" w:type="dxa"/>
        <w:tblCellMar>
          <w:left w:w="70" w:type="dxa"/>
          <w:right w:w="70" w:type="dxa"/>
        </w:tblCellMar>
        <w:tblLook w:val="04A0"/>
      </w:tblPr>
      <w:tblGrid>
        <w:gridCol w:w="2285"/>
        <w:gridCol w:w="587"/>
        <w:gridCol w:w="851"/>
        <w:gridCol w:w="851"/>
        <w:gridCol w:w="851"/>
        <w:gridCol w:w="829"/>
        <w:gridCol w:w="851"/>
      </w:tblGrid>
      <w:tr w:rsidR="00481810" w:rsidRPr="00D60B8C" w:rsidTr="002B3334">
        <w:trPr>
          <w:trHeight w:val="300"/>
          <w:jc w:val="center"/>
        </w:trPr>
        <w:tc>
          <w:tcPr>
            <w:tcW w:w="2285"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hideMark/>
          </w:tcPr>
          <w:p w:rsidR="00481810" w:rsidRPr="00D60B8C" w:rsidRDefault="00481810" w:rsidP="00B24984">
            <w:pPr>
              <w:spacing w:after="0" w:line="36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 </w:t>
            </w:r>
          </w:p>
        </w:tc>
        <w:tc>
          <w:tcPr>
            <w:tcW w:w="4820" w:type="dxa"/>
            <w:gridSpan w:val="6"/>
            <w:tcBorders>
              <w:top w:val="single" w:sz="4" w:space="0" w:color="auto"/>
              <w:left w:val="nil"/>
              <w:bottom w:val="single" w:sz="4" w:space="0" w:color="auto"/>
              <w:right w:val="single" w:sz="4" w:space="0" w:color="000000"/>
            </w:tcBorders>
            <w:shd w:val="clear" w:color="auto" w:fill="A6A6A6" w:themeFill="background1" w:themeFillShade="A6"/>
            <w:noWrap/>
            <w:vAlign w:val="bottom"/>
            <w:hideMark/>
          </w:tcPr>
          <w:p w:rsidR="00481810" w:rsidRPr="00D60B8C" w:rsidRDefault="00481810" w:rsidP="00B24984">
            <w:pPr>
              <w:spacing w:after="0" w:line="36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Conceito</w:t>
            </w:r>
          </w:p>
        </w:tc>
      </w:tr>
      <w:tr w:rsidR="00481810" w:rsidRPr="00D60B8C" w:rsidTr="002B3334">
        <w:trPr>
          <w:trHeight w:val="315"/>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481810" w:rsidRPr="00D60B8C" w:rsidRDefault="00481810" w:rsidP="00B24984">
            <w:pPr>
              <w:spacing w:after="0" w:line="36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Número da Questão</w:t>
            </w:r>
          </w:p>
        </w:tc>
        <w:tc>
          <w:tcPr>
            <w:tcW w:w="587" w:type="dxa"/>
            <w:tcBorders>
              <w:top w:val="nil"/>
              <w:left w:val="nil"/>
              <w:bottom w:val="single" w:sz="8" w:space="0" w:color="auto"/>
              <w:right w:val="single" w:sz="8" w:space="0" w:color="auto"/>
            </w:tcBorders>
            <w:shd w:val="clear" w:color="000000" w:fill="FF0000"/>
            <w:noWrap/>
            <w:vAlign w:val="bottom"/>
            <w:hideMark/>
          </w:tcPr>
          <w:p w:rsidR="00481810" w:rsidRPr="00D60B8C" w:rsidRDefault="00481810"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w:t>
            </w:r>
          </w:p>
        </w:tc>
        <w:tc>
          <w:tcPr>
            <w:tcW w:w="851" w:type="dxa"/>
            <w:tcBorders>
              <w:top w:val="nil"/>
              <w:left w:val="nil"/>
              <w:bottom w:val="single" w:sz="8" w:space="0" w:color="auto"/>
              <w:right w:val="single" w:sz="8" w:space="0" w:color="auto"/>
            </w:tcBorders>
            <w:shd w:val="clear" w:color="000000" w:fill="E46D0A"/>
            <w:noWrap/>
            <w:vAlign w:val="bottom"/>
            <w:hideMark/>
          </w:tcPr>
          <w:p w:rsidR="00481810" w:rsidRPr="00D60B8C" w:rsidRDefault="00481810"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1</w:t>
            </w:r>
          </w:p>
        </w:tc>
        <w:tc>
          <w:tcPr>
            <w:tcW w:w="851" w:type="dxa"/>
            <w:tcBorders>
              <w:top w:val="nil"/>
              <w:left w:val="nil"/>
              <w:bottom w:val="single" w:sz="8" w:space="0" w:color="auto"/>
              <w:right w:val="single" w:sz="8" w:space="0" w:color="auto"/>
            </w:tcBorders>
            <w:shd w:val="clear" w:color="000000" w:fill="FFFF00"/>
            <w:noWrap/>
            <w:vAlign w:val="bottom"/>
            <w:hideMark/>
          </w:tcPr>
          <w:p w:rsidR="00481810" w:rsidRPr="00D60B8C" w:rsidRDefault="00481810"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2</w:t>
            </w:r>
          </w:p>
        </w:tc>
        <w:tc>
          <w:tcPr>
            <w:tcW w:w="851" w:type="dxa"/>
            <w:tcBorders>
              <w:top w:val="nil"/>
              <w:left w:val="nil"/>
              <w:bottom w:val="single" w:sz="8" w:space="0" w:color="auto"/>
              <w:right w:val="single" w:sz="8" w:space="0" w:color="auto"/>
            </w:tcBorders>
            <w:shd w:val="clear" w:color="000000" w:fill="C2D69A"/>
            <w:noWrap/>
            <w:vAlign w:val="bottom"/>
            <w:hideMark/>
          </w:tcPr>
          <w:p w:rsidR="00481810" w:rsidRPr="00D60B8C" w:rsidRDefault="00481810"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w:t>
            </w:r>
          </w:p>
        </w:tc>
        <w:tc>
          <w:tcPr>
            <w:tcW w:w="829" w:type="dxa"/>
            <w:tcBorders>
              <w:top w:val="nil"/>
              <w:left w:val="nil"/>
              <w:bottom w:val="single" w:sz="8" w:space="0" w:color="auto"/>
              <w:right w:val="single" w:sz="8" w:space="0" w:color="auto"/>
            </w:tcBorders>
            <w:shd w:val="clear" w:color="000000" w:fill="00B050"/>
            <w:noWrap/>
            <w:vAlign w:val="bottom"/>
            <w:hideMark/>
          </w:tcPr>
          <w:p w:rsidR="00481810" w:rsidRPr="00D60B8C" w:rsidRDefault="00481810"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4</w:t>
            </w:r>
          </w:p>
        </w:tc>
        <w:tc>
          <w:tcPr>
            <w:tcW w:w="851" w:type="dxa"/>
            <w:tcBorders>
              <w:top w:val="nil"/>
              <w:left w:val="nil"/>
              <w:bottom w:val="single" w:sz="8" w:space="0" w:color="auto"/>
              <w:right w:val="single" w:sz="8" w:space="0" w:color="auto"/>
            </w:tcBorders>
            <w:shd w:val="clear" w:color="000000" w:fill="75923C"/>
            <w:noWrap/>
            <w:vAlign w:val="bottom"/>
            <w:hideMark/>
          </w:tcPr>
          <w:p w:rsidR="00481810" w:rsidRPr="00D60B8C" w:rsidRDefault="00481810"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5</w:t>
            </w:r>
          </w:p>
        </w:tc>
      </w:tr>
      <w:tr w:rsidR="00481810" w:rsidRPr="00D60B8C" w:rsidTr="002B3334">
        <w:trPr>
          <w:trHeight w:val="300"/>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481810" w:rsidRPr="00D60B8C" w:rsidRDefault="00481810" w:rsidP="00B24984">
            <w:pPr>
              <w:spacing w:after="0" w:line="36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1</w:t>
            </w:r>
          </w:p>
        </w:tc>
        <w:tc>
          <w:tcPr>
            <w:tcW w:w="587" w:type="dxa"/>
            <w:tcBorders>
              <w:top w:val="single" w:sz="4" w:space="0" w:color="auto"/>
              <w:left w:val="nil"/>
              <w:bottom w:val="single" w:sz="4" w:space="0" w:color="auto"/>
              <w:right w:val="single" w:sz="4" w:space="0" w:color="auto"/>
            </w:tcBorders>
            <w:shd w:val="clear" w:color="auto" w:fill="auto"/>
            <w:noWrap/>
            <w:vAlign w:val="bottom"/>
            <w:hideMark/>
          </w:tcPr>
          <w:p w:rsidR="00481810" w:rsidRPr="00D60B8C" w:rsidRDefault="00481810"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481810" w:rsidRPr="00D60B8C" w:rsidRDefault="00481810"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481810" w:rsidRPr="00D60B8C" w:rsidRDefault="00481810"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481810" w:rsidRPr="00D60B8C" w:rsidRDefault="00481810"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w:t>
            </w:r>
          </w:p>
        </w:tc>
        <w:tc>
          <w:tcPr>
            <w:tcW w:w="829" w:type="dxa"/>
            <w:tcBorders>
              <w:top w:val="single" w:sz="4" w:space="0" w:color="auto"/>
              <w:left w:val="nil"/>
              <w:bottom w:val="single" w:sz="4" w:space="0" w:color="auto"/>
              <w:right w:val="single" w:sz="4" w:space="0" w:color="auto"/>
            </w:tcBorders>
            <w:shd w:val="clear" w:color="auto" w:fill="auto"/>
            <w:noWrap/>
            <w:vAlign w:val="bottom"/>
            <w:hideMark/>
          </w:tcPr>
          <w:p w:rsidR="00481810" w:rsidRPr="00D60B8C" w:rsidRDefault="00481810"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9</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481810" w:rsidRPr="00D60B8C" w:rsidRDefault="00481810"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w:t>
            </w:r>
          </w:p>
        </w:tc>
      </w:tr>
      <w:tr w:rsidR="00481810" w:rsidRPr="00D60B8C" w:rsidTr="002B3334">
        <w:trPr>
          <w:trHeight w:val="300"/>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481810" w:rsidRPr="00D60B8C" w:rsidRDefault="00481810" w:rsidP="00B24984">
            <w:pPr>
              <w:spacing w:after="0" w:line="36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2</w:t>
            </w:r>
          </w:p>
        </w:tc>
        <w:tc>
          <w:tcPr>
            <w:tcW w:w="587" w:type="dxa"/>
            <w:tcBorders>
              <w:top w:val="nil"/>
              <w:left w:val="nil"/>
              <w:bottom w:val="single" w:sz="4" w:space="0" w:color="auto"/>
              <w:right w:val="single" w:sz="4" w:space="0" w:color="auto"/>
            </w:tcBorders>
            <w:shd w:val="clear" w:color="auto" w:fill="auto"/>
            <w:noWrap/>
            <w:vAlign w:val="bottom"/>
            <w:hideMark/>
          </w:tcPr>
          <w:p w:rsidR="00481810" w:rsidRPr="00D60B8C" w:rsidRDefault="00481810"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81810" w:rsidRPr="00D60B8C" w:rsidRDefault="00481810"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81810" w:rsidRPr="00D60B8C" w:rsidRDefault="00481810"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81810" w:rsidRPr="00D60B8C" w:rsidRDefault="00481810"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2</w:t>
            </w:r>
          </w:p>
        </w:tc>
        <w:tc>
          <w:tcPr>
            <w:tcW w:w="829" w:type="dxa"/>
            <w:tcBorders>
              <w:top w:val="nil"/>
              <w:left w:val="nil"/>
              <w:bottom w:val="single" w:sz="4" w:space="0" w:color="auto"/>
              <w:right w:val="single" w:sz="4" w:space="0" w:color="auto"/>
            </w:tcBorders>
            <w:shd w:val="clear" w:color="auto" w:fill="auto"/>
            <w:noWrap/>
            <w:vAlign w:val="bottom"/>
            <w:hideMark/>
          </w:tcPr>
          <w:p w:rsidR="00481810" w:rsidRPr="00D60B8C" w:rsidRDefault="00481810"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11</w:t>
            </w:r>
          </w:p>
        </w:tc>
        <w:tc>
          <w:tcPr>
            <w:tcW w:w="851" w:type="dxa"/>
            <w:tcBorders>
              <w:top w:val="nil"/>
              <w:left w:val="nil"/>
              <w:bottom w:val="single" w:sz="4" w:space="0" w:color="auto"/>
              <w:right w:val="single" w:sz="4" w:space="0" w:color="auto"/>
            </w:tcBorders>
            <w:shd w:val="clear" w:color="auto" w:fill="auto"/>
            <w:noWrap/>
            <w:vAlign w:val="bottom"/>
            <w:hideMark/>
          </w:tcPr>
          <w:p w:rsidR="00481810" w:rsidRPr="00D60B8C" w:rsidRDefault="00481810" w:rsidP="00B24984">
            <w:pPr>
              <w:keepNext/>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2</w:t>
            </w:r>
          </w:p>
        </w:tc>
      </w:tr>
    </w:tbl>
    <w:p w:rsidR="00481810" w:rsidRDefault="008040E6" w:rsidP="00B24984">
      <w:pPr>
        <w:pStyle w:val="Legenda"/>
        <w:spacing w:line="360" w:lineRule="auto"/>
        <w:jc w:val="center"/>
        <w:rPr>
          <w:rFonts w:ascii="Times New Roman" w:hAnsi="Times New Roman"/>
          <w:sz w:val="24"/>
          <w:szCs w:val="24"/>
        </w:rPr>
      </w:pPr>
      <w:bookmarkStart w:id="108" w:name="_Toc277710716"/>
      <w:r w:rsidRPr="00D60B8C">
        <w:rPr>
          <w:rFonts w:ascii="Times New Roman" w:hAnsi="Times New Roman"/>
          <w:sz w:val="24"/>
          <w:szCs w:val="24"/>
        </w:rPr>
        <w:t xml:space="preserve">Tabela </w:t>
      </w:r>
      <w:r w:rsidR="00E57B07"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Tabela \* ARABIC </w:instrText>
      </w:r>
      <w:r w:rsidR="00E57B07" w:rsidRPr="00D60B8C">
        <w:rPr>
          <w:rFonts w:ascii="Times New Roman" w:hAnsi="Times New Roman"/>
          <w:sz w:val="24"/>
          <w:szCs w:val="24"/>
        </w:rPr>
        <w:fldChar w:fldCharType="separate"/>
      </w:r>
      <w:r w:rsidR="00550B42">
        <w:rPr>
          <w:rFonts w:ascii="Times New Roman" w:hAnsi="Times New Roman"/>
          <w:noProof/>
          <w:sz w:val="24"/>
          <w:szCs w:val="24"/>
        </w:rPr>
        <w:t>9</w:t>
      </w:r>
      <w:r w:rsidR="00E57B07" w:rsidRPr="00D60B8C">
        <w:rPr>
          <w:rFonts w:ascii="Times New Roman" w:hAnsi="Times New Roman"/>
          <w:sz w:val="24"/>
          <w:szCs w:val="24"/>
        </w:rPr>
        <w:fldChar w:fldCharType="end"/>
      </w:r>
      <w:r w:rsidRPr="00D60B8C">
        <w:rPr>
          <w:rFonts w:ascii="Times New Roman" w:hAnsi="Times New Roman"/>
          <w:sz w:val="24"/>
          <w:szCs w:val="24"/>
        </w:rPr>
        <w:t>: Testes na Entrada da Fila</w:t>
      </w:r>
      <w:bookmarkEnd w:id="108"/>
    </w:p>
    <w:p w:rsidR="002B3334" w:rsidRPr="002B3334" w:rsidRDefault="002B3334" w:rsidP="00B24984">
      <w:pPr>
        <w:spacing w:line="360" w:lineRule="auto"/>
      </w:pPr>
    </w:p>
    <w:p w:rsidR="00801A52" w:rsidRDefault="00801A52"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tabela abaixo contém a média obtida com os resultados da tabela e o gráfico contém o percentual das avaliações para cada item do questionário:</w:t>
      </w:r>
    </w:p>
    <w:p w:rsidR="002B3334" w:rsidRPr="00D60B8C" w:rsidRDefault="002B3334" w:rsidP="00B24984">
      <w:pPr>
        <w:spacing w:line="360" w:lineRule="auto"/>
        <w:ind w:firstLine="708"/>
        <w:jc w:val="both"/>
        <w:rPr>
          <w:rFonts w:ascii="Times New Roman" w:hAnsi="Times New Roman"/>
          <w:color w:val="000000" w:themeColor="text1"/>
          <w:sz w:val="24"/>
          <w:szCs w:val="24"/>
        </w:rPr>
      </w:pPr>
    </w:p>
    <w:tbl>
      <w:tblPr>
        <w:tblW w:w="1780" w:type="dxa"/>
        <w:jc w:val="center"/>
        <w:tblInd w:w="65" w:type="dxa"/>
        <w:tblCellMar>
          <w:left w:w="70" w:type="dxa"/>
          <w:right w:w="70" w:type="dxa"/>
        </w:tblCellMar>
        <w:tblLook w:val="04A0"/>
      </w:tblPr>
      <w:tblGrid>
        <w:gridCol w:w="980"/>
        <w:gridCol w:w="800"/>
      </w:tblGrid>
      <w:tr w:rsidR="00801A52" w:rsidRPr="00D60B8C" w:rsidTr="002B3334">
        <w:trPr>
          <w:trHeight w:val="330"/>
          <w:jc w:val="center"/>
        </w:trPr>
        <w:tc>
          <w:tcPr>
            <w:tcW w:w="980" w:type="dxa"/>
            <w:tcBorders>
              <w:top w:val="single" w:sz="4" w:space="0" w:color="auto"/>
              <w:left w:val="single" w:sz="4" w:space="0" w:color="auto"/>
              <w:bottom w:val="single" w:sz="4" w:space="0" w:color="auto"/>
              <w:right w:val="single" w:sz="4" w:space="0" w:color="auto"/>
            </w:tcBorders>
            <w:shd w:val="clear" w:color="000000" w:fill="A5A5A5"/>
            <w:noWrap/>
            <w:vAlign w:val="bottom"/>
            <w:hideMark/>
          </w:tcPr>
          <w:p w:rsidR="00801A52" w:rsidRPr="00D60B8C" w:rsidRDefault="00801A52" w:rsidP="00B24984">
            <w:pPr>
              <w:spacing w:after="0" w:line="360" w:lineRule="auto"/>
              <w:jc w:val="both"/>
              <w:rPr>
                <w:rFonts w:ascii="Times New Roman" w:eastAsia="Times New Roman" w:hAnsi="Times New Roman"/>
                <w:b/>
                <w:bCs/>
                <w:color w:val="000000"/>
                <w:sz w:val="24"/>
                <w:szCs w:val="24"/>
                <w:lang w:eastAsia="pt-BR"/>
              </w:rPr>
            </w:pPr>
            <w:r w:rsidRPr="00D60B8C">
              <w:rPr>
                <w:rFonts w:ascii="Times New Roman" w:eastAsia="Times New Roman" w:hAnsi="Times New Roman"/>
                <w:b/>
                <w:bCs/>
                <w:color w:val="000000"/>
                <w:sz w:val="24"/>
                <w:szCs w:val="24"/>
                <w:lang w:eastAsia="pt-BR"/>
              </w:rPr>
              <w:lastRenderedPageBreak/>
              <w:t>Questão</w:t>
            </w:r>
          </w:p>
        </w:tc>
        <w:tc>
          <w:tcPr>
            <w:tcW w:w="800" w:type="dxa"/>
            <w:tcBorders>
              <w:top w:val="single" w:sz="4" w:space="0" w:color="auto"/>
              <w:left w:val="nil"/>
              <w:bottom w:val="single" w:sz="4" w:space="0" w:color="auto"/>
              <w:right w:val="single" w:sz="4" w:space="0" w:color="auto"/>
            </w:tcBorders>
            <w:shd w:val="clear" w:color="000000" w:fill="A5A5A5"/>
            <w:noWrap/>
            <w:vAlign w:val="bottom"/>
            <w:hideMark/>
          </w:tcPr>
          <w:p w:rsidR="00801A52" w:rsidRPr="00D60B8C" w:rsidRDefault="00801A52" w:rsidP="00B24984">
            <w:pPr>
              <w:spacing w:after="0" w:line="360" w:lineRule="auto"/>
              <w:jc w:val="both"/>
              <w:rPr>
                <w:rFonts w:ascii="Times New Roman" w:eastAsia="Times New Roman" w:hAnsi="Times New Roman"/>
                <w:b/>
                <w:bCs/>
                <w:color w:val="000000"/>
                <w:sz w:val="24"/>
                <w:szCs w:val="24"/>
                <w:lang w:eastAsia="pt-BR"/>
              </w:rPr>
            </w:pPr>
            <w:r w:rsidRPr="00D60B8C">
              <w:rPr>
                <w:rFonts w:ascii="Times New Roman" w:eastAsia="Times New Roman" w:hAnsi="Times New Roman"/>
                <w:b/>
                <w:bCs/>
                <w:color w:val="000000"/>
                <w:sz w:val="24"/>
                <w:szCs w:val="24"/>
                <w:lang w:eastAsia="pt-BR"/>
              </w:rPr>
              <w:t>Média</w:t>
            </w:r>
          </w:p>
        </w:tc>
      </w:tr>
      <w:tr w:rsidR="00801A52" w:rsidRPr="00D60B8C" w:rsidTr="002B3334">
        <w:trPr>
          <w:trHeight w:val="330"/>
          <w:jc w:val="center"/>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801A52" w:rsidRPr="00D60B8C" w:rsidRDefault="00801A52"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1</w:t>
            </w:r>
          </w:p>
        </w:tc>
        <w:tc>
          <w:tcPr>
            <w:tcW w:w="800" w:type="dxa"/>
            <w:tcBorders>
              <w:top w:val="nil"/>
              <w:left w:val="nil"/>
              <w:bottom w:val="single" w:sz="4" w:space="0" w:color="auto"/>
              <w:right w:val="single" w:sz="4" w:space="0" w:color="auto"/>
            </w:tcBorders>
            <w:shd w:val="clear" w:color="auto" w:fill="auto"/>
            <w:noWrap/>
            <w:vAlign w:val="bottom"/>
            <w:hideMark/>
          </w:tcPr>
          <w:p w:rsidR="00801A52" w:rsidRPr="00D60B8C" w:rsidRDefault="00801A52"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4</w:t>
            </w:r>
          </w:p>
        </w:tc>
      </w:tr>
      <w:tr w:rsidR="00801A52" w:rsidRPr="00D60B8C" w:rsidTr="002B3334">
        <w:trPr>
          <w:trHeight w:val="330"/>
          <w:jc w:val="center"/>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801A52" w:rsidRPr="00D60B8C" w:rsidRDefault="00801A52"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2</w:t>
            </w:r>
          </w:p>
        </w:tc>
        <w:tc>
          <w:tcPr>
            <w:tcW w:w="800" w:type="dxa"/>
            <w:tcBorders>
              <w:top w:val="nil"/>
              <w:left w:val="nil"/>
              <w:bottom w:val="single" w:sz="4" w:space="0" w:color="auto"/>
              <w:right w:val="single" w:sz="4" w:space="0" w:color="auto"/>
            </w:tcBorders>
            <w:shd w:val="clear" w:color="auto" w:fill="auto"/>
            <w:noWrap/>
            <w:vAlign w:val="bottom"/>
            <w:hideMark/>
          </w:tcPr>
          <w:p w:rsidR="00801A52" w:rsidRPr="00D60B8C" w:rsidRDefault="00801A52" w:rsidP="00B24984">
            <w:pPr>
              <w:keepNext/>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4</w:t>
            </w:r>
          </w:p>
        </w:tc>
      </w:tr>
    </w:tbl>
    <w:p w:rsidR="00481810" w:rsidRDefault="00801A52" w:rsidP="00B24984">
      <w:pPr>
        <w:pStyle w:val="Legenda"/>
        <w:spacing w:line="360" w:lineRule="auto"/>
        <w:jc w:val="center"/>
        <w:rPr>
          <w:rFonts w:ascii="Times New Roman" w:hAnsi="Times New Roman"/>
          <w:sz w:val="24"/>
          <w:szCs w:val="24"/>
        </w:rPr>
      </w:pPr>
      <w:bookmarkStart w:id="109" w:name="_Toc277710717"/>
      <w:r w:rsidRPr="00D60B8C">
        <w:rPr>
          <w:rFonts w:ascii="Times New Roman" w:hAnsi="Times New Roman"/>
          <w:sz w:val="24"/>
          <w:szCs w:val="24"/>
        </w:rPr>
        <w:t xml:space="preserve">Tabela </w:t>
      </w:r>
      <w:r w:rsidR="00E57B07"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Tabela \* ARABIC </w:instrText>
      </w:r>
      <w:r w:rsidR="00E57B07" w:rsidRPr="00D60B8C">
        <w:rPr>
          <w:rFonts w:ascii="Times New Roman" w:hAnsi="Times New Roman"/>
          <w:sz w:val="24"/>
          <w:szCs w:val="24"/>
        </w:rPr>
        <w:fldChar w:fldCharType="separate"/>
      </w:r>
      <w:r w:rsidR="00550B42">
        <w:rPr>
          <w:rFonts w:ascii="Times New Roman" w:hAnsi="Times New Roman"/>
          <w:noProof/>
          <w:sz w:val="24"/>
          <w:szCs w:val="24"/>
        </w:rPr>
        <w:t>10</w:t>
      </w:r>
      <w:r w:rsidR="00E57B07" w:rsidRPr="00D60B8C">
        <w:rPr>
          <w:rFonts w:ascii="Times New Roman" w:hAnsi="Times New Roman"/>
          <w:sz w:val="24"/>
          <w:szCs w:val="24"/>
        </w:rPr>
        <w:fldChar w:fldCharType="end"/>
      </w:r>
      <w:r w:rsidRPr="00D60B8C">
        <w:rPr>
          <w:rFonts w:ascii="Times New Roman" w:hAnsi="Times New Roman"/>
          <w:sz w:val="24"/>
          <w:szCs w:val="24"/>
        </w:rPr>
        <w:t>: Média da avaliação da entrada na fila</w:t>
      </w:r>
      <w:bookmarkEnd w:id="109"/>
    </w:p>
    <w:p w:rsidR="002B3334" w:rsidRPr="002B3334" w:rsidRDefault="002B3334" w:rsidP="00B24984">
      <w:pPr>
        <w:spacing w:line="360" w:lineRule="auto"/>
      </w:pPr>
    </w:p>
    <w:p w:rsidR="00801A52" w:rsidRPr="00D60B8C" w:rsidRDefault="00801A52" w:rsidP="00B24984">
      <w:pPr>
        <w:keepNext/>
        <w:spacing w:line="360" w:lineRule="auto"/>
        <w:jc w:val="center"/>
        <w:rPr>
          <w:rFonts w:ascii="Times New Roman" w:hAnsi="Times New Roman"/>
          <w:sz w:val="24"/>
          <w:szCs w:val="24"/>
        </w:rPr>
      </w:pPr>
      <w:r w:rsidRPr="00D60B8C">
        <w:rPr>
          <w:rFonts w:ascii="Times New Roman" w:hAnsi="Times New Roman"/>
          <w:b/>
          <w:noProof/>
          <w:color w:val="000000" w:themeColor="text1"/>
          <w:sz w:val="24"/>
          <w:szCs w:val="24"/>
          <w:lang w:eastAsia="pt-BR"/>
        </w:rPr>
        <w:drawing>
          <wp:inline distT="0" distB="0" distL="0" distR="0">
            <wp:extent cx="4572000" cy="2743200"/>
            <wp:effectExtent l="19050" t="0" r="19050" b="0"/>
            <wp:docPr id="26" name="Gráfico 5"/>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801A52" w:rsidRPr="00D60B8C" w:rsidRDefault="00801A52" w:rsidP="00B24984">
      <w:pPr>
        <w:pStyle w:val="Legenda"/>
        <w:spacing w:line="360" w:lineRule="auto"/>
        <w:jc w:val="center"/>
        <w:rPr>
          <w:rFonts w:ascii="Times New Roman" w:hAnsi="Times New Roman"/>
          <w:b w:val="0"/>
          <w:color w:val="000000" w:themeColor="text1"/>
          <w:sz w:val="24"/>
          <w:szCs w:val="24"/>
        </w:rPr>
      </w:pPr>
      <w:bookmarkStart w:id="110" w:name="_Toc277710765"/>
      <w:r w:rsidRPr="00D60B8C">
        <w:rPr>
          <w:rFonts w:ascii="Times New Roman" w:hAnsi="Times New Roman"/>
          <w:sz w:val="24"/>
          <w:szCs w:val="24"/>
        </w:rPr>
        <w:t xml:space="preserve">Gráfico </w:t>
      </w:r>
      <w:r w:rsidR="00E57B07"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Gráfico \* ARABIC </w:instrText>
      </w:r>
      <w:r w:rsidR="00E57B07" w:rsidRPr="00D60B8C">
        <w:rPr>
          <w:rFonts w:ascii="Times New Roman" w:hAnsi="Times New Roman"/>
          <w:sz w:val="24"/>
          <w:szCs w:val="24"/>
        </w:rPr>
        <w:fldChar w:fldCharType="separate"/>
      </w:r>
      <w:r w:rsidR="00550B42">
        <w:rPr>
          <w:rFonts w:ascii="Times New Roman" w:hAnsi="Times New Roman"/>
          <w:noProof/>
          <w:sz w:val="24"/>
          <w:szCs w:val="24"/>
        </w:rPr>
        <w:t>5</w:t>
      </w:r>
      <w:r w:rsidR="00E57B07" w:rsidRPr="00D60B8C">
        <w:rPr>
          <w:rFonts w:ascii="Times New Roman" w:hAnsi="Times New Roman"/>
          <w:sz w:val="24"/>
          <w:szCs w:val="24"/>
        </w:rPr>
        <w:fldChar w:fldCharType="end"/>
      </w:r>
      <w:r w:rsidRPr="00D60B8C">
        <w:rPr>
          <w:rFonts w:ascii="Times New Roman" w:hAnsi="Times New Roman"/>
          <w:sz w:val="24"/>
          <w:szCs w:val="24"/>
        </w:rPr>
        <w:t>: Percentual da avaliação da entrada na fila</w:t>
      </w:r>
      <w:bookmarkEnd w:id="110"/>
    </w:p>
    <w:p w:rsidR="00801A52" w:rsidRDefault="00801A52" w:rsidP="00B24984">
      <w:pPr>
        <w:spacing w:line="360" w:lineRule="auto"/>
        <w:jc w:val="both"/>
        <w:rPr>
          <w:rFonts w:ascii="Times New Roman" w:hAnsi="Times New Roman"/>
          <w:b/>
          <w:color w:val="000000" w:themeColor="text1"/>
          <w:sz w:val="24"/>
          <w:szCs w:val="24"/>
        </w:rPr>
      </w:pPr>
    </w:p>
    <w:p w:rsidR="00D06008" w:rsidRPr="00D06008" w:rsidRDefault="00D06008" w:rsidP="00D06008">
      <w:pPr>
        <w:pStyle w:val="PargrafodaLista"/>
        <w:numPr>
          <w:ilvl w:val="2"/>
          <w:numId w:val="3"/>
        </w:numPr>
        <w:spacing w:line="360" w:lineRule="auto"/>
        <w:jc w:val="both"/>
        <w:outlineLvl w:val="2"/>
        <w:rPr>
          <w:rFonts w:ascii="Times New Roman" w:hAnsi="Times New Roman" w:cs="Times New Roman"/>
          <w:b/>
          <w:color w:val="000000" w:themeColor="text1"/>
          <w:sz w:val="24"/>
          <w:szCs w:val="24"/>
        </w:rPr>
      </w:pPr>
      <w:bookmarkStart w:id="111" w:name="_Toc277712179"/>
      <w:r w:rsidRPr="00D06008">
        <w:rPr>
          <w:rFonts w:ascii="Times New Roman" w:hAnsi="Times New Roman" w:cs="Times New Roman"/>
          <w:b/>
          <w:color w:val="000000" w:themeColor="text1"/>
          <w:sz w:val="24"/>
          <w:szCs w:val="24"/>
        </w:rPr>
        <w:t>Teste na Entrada do Brinquedo</w:t>
      </w:r>
      <w:bookmarkEnd w:id="111"/>
    </w:p>
    <w:p w:rsidR="00D06008" w:rsidRPr="00D06008" w:rsidRDefault="00D06008" w:rsidP="00D06008">
      <w:pPr>
        <w:ind w:firstLine="708"/>
        <w:jc w:val="both"/>
        <w:rPr>
          <w:rFonts w:ascii="Times New Roman" w:hAnsi="Times New Roman"/>
          <w:color w:val="000000" w:themeColor="text1"/>
          <w:sz w:val="24"/>
          <w:szCs w:val="24"/>
        </w:rPr>
      </w:pPr>
      <w:r w:rsidRPr="00D06008">
        <w:rPr>
          <w:rFonts w:ascii="Times New Roman" w:hAnsi="Times New Roman"/>
          <w:color w:val="000000" w:themeColor="text1"/>
          <w:sz w:val="24"/>
          <w:szCs w:val="24"/>
        </w:rPr>
        <w:t xml:space="preserve">Para testar a entrada do brinquedo os usuários fizeram novamente o papel do cliente. Esse teste contém não só o momento da entrada no brinquedo, mas também o momento em que o sistema informa ao cliente que sua vez está chegando, por isso para prosseguir nesse teste o cliente já deveria estar cadastrado na fila e aguardando até ser chamado para sua vez. </w:t>
      </w:r>
    </w:p>
    <w:p w:rsidR="00D06008" w:rsidRDefault="00D06008" w:rsidP="00D06008">
      <w:pPr>
        <w:jc w:val="both"/>
        <w:rPr>
          <w:rFonts w:ascii="Times New Roman" w:hAnsi="Times New Roman"/>
          <w:color w:val="000000" w:themeColor="text1"/>
          <w:sz w:val="24"/>
          <w:szCs w:val="24"/>
        </w:rPr>
      </w:pPr>
      <w:r>
        <w:rPr>
          <w:rFonts w:ascii="Times New Roman" w:hAnsi="Times New Roman"/>
          <w:color w:val="000000" w:themeColor="text1"/>
          <w:sz w:val="24"/>
          <w:szCs w:val="24"/>
        </w:rPr>
        <w:t>Um ponto do teste que devia ser muito bem analisada era exatamente essa chamada do sistema através de uma mensagem SMS, informando que a vez do cliente estava próxima. O motivo da atenção é que por ser um serviço SMS existem muitos fatores que podem interferir no resultado, como por exemplo, disponibilidade de serviço no celular, a transmissão de dados da operadora não estar com problema, compatibilidade do envio de SMS do nosso sistema pela operadora. No entanto, durante as simulações não ocorreram grandes problemas, todas as mensagens foram entregues. Apenas duas mensagens chegaram com um atraso relativamente pequeno, o que não iria interferir no estado do cliente na fila, mas se acontecesse um atraso maior poderia até comprometer o estado do cliente na fila.</w:t>
      </w:r>
    </w:p>
    <w:p w:rsidR="00D06008" w:rsidRDefault="00D06008" w:rsidP="00D06008">
      <w:pPr>
        <w:jc w:val="both"/>
        <w:rPr>
          <w:rFonts w:ascii="Times New Roman" w:hAnsi="Times New Roman"/>
          <w:color w:val="000000" w:themeColor="text1"/>
          <w:sz w:val="24"/>
          <w:szCs w:val="24"/>
        </w:rPr>
      </w:pPr>
      <w:r>
        <w:rPr>
          <w:rFonts w:ascii="Times New Roman" w:hAnsi="Times New Roman"/>
          <w:color w:val="000000" w:themeColor="text1"/>
          <w:sz w:val="24"/>
          <w:szCs w:val="24"/>
        </w:rPr>
        <w:lastRenderedPageBreak/>
        <w:t>A tabela abaixo representa a quantidade de todos os conceitos obtidos para cada uma das questões respondidas após testarem a entrada no brinquedo.</w:t>
      </w:r>
    </w:p>
    <w:p w:rsidR="009F6507" w:rsidRDefault="009F6507" w:rsidP="00D06008">
      <w:pPr>
        <w:jc w:val="both"/>
        <w:rPr>
          <w:rFonts w:ascii="Times New Roman" w:hAnsi="Times New Roman"/>
          <w:color w:val="000000" w:themeColor="text1"/>
          <w:sz w:val="24"/>
          <w:szCs w:val="24"/>
        </w:rPr>
      </w:pPr>
    </w:p>
    <w:tbl>
      <w:tblPr>
        <w:tblW w:w="7105" w:type="dxa"/>
        <w:jc w:val="center"/>
        <w:tblInd w:w="53" w:type="dxa"/>
        <w:tblCellMar>
          <w:left w:w="70" w:type="dxa"/>
          <w:right w:w="70" w:type="dxa"/>
        </w:tblCellMar>
        <w:tblLook w:val="04A0"/>
      </w:tblPr>
      <w:tblGrid>
        <w:gridCol w:w="2285"/>
        <w:gridCol w:w="587"/>
        <w:gridCol w:w="851"/>
        <w:gridCol w:w="851"/>
        <w:gridCol w:w="851"/>
        <w:gridCol w:w="829"/>
        <w:gridCol w:w="851"/>
      </w:tblGrid>
      <w:tr w:rsidR="00D06008" w:rsidRPr="00D60B8C" w:rsidTr="00D06008">
        <w:trPr>
          <w:trHeight w:val="300"/>
          <w:jc w:val="center"/>
        </w:trPr>
        <w:tc>
          <w:tcPr>
            <w:tcW w:w="2285"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hideMark/>
          </w:tcPr>
          <w:p w:rsidR="00D06008" w:rsidRPr="00D60B8C" w:rsidRDefault="00D06008" w:rsidP="00D06008">
            <w:pPr>
              <w:spacing w:after="0" w:line="24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 </w:t>
            </w:r>
          </w:p>
        </w:tc>
        <w:tc>
          <w:tcPr>
            <w:tcW w:w="4820" w:type="dxa"/>
            <w:gridSpan w:val="6"/>
            <w:tcBorders>
              <w:top w:val="single" w:sz="4" w:space="0" w:color="auto"/>
              <w:left w:val="nil"/>
              <w:bottom w:val="single" w:sz="4" w:space="0" w:color="auto"/>
              <w:right w:val="single" w:sz="4" w:space="0" w:color="000000"/>
            </w:tcBorders>
            <w:shd w:val="clear" w:color="auto" w:fill="A6A6A6" w:themeFill="background1" w:themeFillShade="A6"/>
            <w:noWrap/>
            <w:vAlign w:val="bottom"/>
            <w:hideMark/>
          </w:tcPr>
          <w:p w:rsidR="00D06008" w:rsidRPr="00D60B8C" w:rsidRDefault="00D06008" w:rsidP="00D06008">
            <w:pPr>
              <w:spacing w:after="0" w:line="24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Conceito</w:t>
            </w:r>
          </w:p>
        </w:tc>
      </w:tr>
      <w:tr w:rsidR="00D06008" w:rsidRPr="00D60B8C" w:rsidTr="00D06008">
        <w:trPr>
          <w:trHeight w:val="315"/>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D06008" w:rsidRPr="00D60B8C" w:rsidRDefault="00D06008" w:rsidP="00D06008">
            <w:pPr>
              <w:spacing w:after="0" w:line="24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Número da Questão</w:t>
            </w:r>
          </w:p>
        </w:tc>
        <w:tc>
          <w:tcPr>
            <w:tcW w:w="587" w:type="dxa"/>
            <w:tcBorders>
              <w:top w:val="nil"/>
              <w:left w:val="nil"/>
              <w:bottom w:val="single" w:sz="8" w:space="0" w:color="auto"/>
              <w:right w:val="single" w:sz="8" w:space="0" w:color="auto"/>
            </w:tcBorders>
            <w:shd w:val="clear" w:color="000000" w:fill="FF0000"/>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w:t>
            </w:r>
          </w:p>
        </w:tc>
        <w:tc>
          <w:tcPr>
            <w:tcW w:w="851" w:type="dxa"/>
            <w:tcBorders>
              <w:top w:val="nil"/>
              <w:left w:val="nil"/>
              <w:bottom w:val="single" w:sz="8" w:space="0" w:color="auto"/>
              <w:right w:val="single" w:sz="8" w:space="0" w:color="auto"/>
            </w:tcBorders>
            <w:shd w:val="clear" w:color="000000" w:fill="E46D0A"/>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1</w:t>
            </w:r>
          </w:p>
        </w:tc>
        <w:tc>
          <w:tcPr>
            <w:tcW w:w="851" w:type="dxa"/>
            <w:tcBorders>
              <w:top w:val="nil"/>
              <w:left w:val="nil"/>
              <w:bottom w:val="single" w:sz="8" w:space="0" w:color="auto"/>
              <w:right w:val="single" w:sz="8" w:space="0" w:color="auto"/>
            </w:tcBorders>
            <w:shd w:val="clear" w:color="000000" w:fill="FFFF00"/>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2</w:t>
            </w:r>
          </w:p>
        </w:tc>
        <w:tc>
          <w:tcPr>
            <w:tcW w:w="851" w:type="dxa"/>
            <w:tcBorders>
              <w:top w:val="nil"/>
              <w:left w:val="nil"/>
              <w:bottom w:val="single" w:sz="8" w:space="0" w:color="auto"/>
              <w:right w:val="single" w:sz="8" w:space="0" w:color="auto"/>
            </w:tcBorders>
            <w:shd w:val="clear" w:color="000000" w:fill="C2D69A"/>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w:t>
            </w:r>
          </w:p>
        </w:tc>
        <w:tc>
          <w:tcPr>
            <w:tcW w:w="829" w:type="dxa"/>
            <w:tcBorders>
              <w:top w:val="nil"/>
              <w:left w:val="nil"/>
              <w:bottom w:val="single" w:sz="8" w:space="0" w:color="auto"/>
              <w:right w:val="single" w:sz="8" w:space="0" w:color="auto"/>
            </w:tcBorders>
            <w:shd w:val="clear" w:color="000000" w:fill="00B050"/>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4</w:t>
            </w:r>
          </w:p>
        </w:tc>
        <w:tc>
          <w:tcPr>
            <w:tcW w:w="851" w:type="dxa"/>
            <w:tcBorders>
              <w:top w:val="nil"/>
              <w:left w:val="nil"/>
              <w:bottom w:val="single" w:sz="8" w:space="0" w:color="auto"/>
              <w:right w:val="single" w:sz="8" w:space="0" w:color="auto"/>
            </w:tcBorders>
            <w:shd w:val="clear" w:color="000000" w:fill="75923C"/>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5</w:t>
            </w:r>
          </w:p>
        </w:tc>
      </w:tr>
      <w:tr w:rsidR="00D06008" w:rsidRPr="00D60B8C" w:rsidTr="00D06008">
        <w:trPr>
          <w:trHeight w:val="300"/>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D06008" w:rsidRPr="00D60B8C" w:rsidRDefault="00D06008" w:rsidP="00D06008">
            <w:pPr>
              <w:spacing w:after="0" w:line="24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1</w:t>
            </w:r>
          </w:p>
        </w:tc>
        <w:tc>
          <w:tcPr>
            <w:tcW w:w="587" w:type="dxa"/>
            <w:tcBorders>
              <w:top w:val="single" w:sz="4" w:space="0" w:color="auto"/>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r>
              <w:rPr>
                <w:rFonts w:ascii="Times New Roman" w:eastAsia="Times New Roman" w:hAnsi="Times New Roman"/>
                <w:color w:val="000000"/>
                <w:sz w:val="24"/>
                <w:szCs w:val="24"/>
                <w:lang w:eastAsia="pt-BR"/>
              </w:rPr>
              <w:t>1</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w:t>
            </w:r>
          </w:p>
        </w:tc>
        <w:tc>
          <w:tcPr>
            <w:tcW w:w="829" w:type="dxa"/>
            <w:tcBorders>
              <w:top w:val="single" w:sz="4" w:space="0" w:color="auto"/>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Pr>
                <w:rFonts w:ascii="Times New Roman" w:eastAsia="Times New Roman" w:hAnsi="Times New Roman"/>
                <w:color w:val="000000"/>
                <w:sz w:val="24"/>
                <w:szCs w:val="24"/>
                <w:lang w:eastAsia="pt-BR"/>
              </w:rPr>
              <w:t>10</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Pr>
                <w:rFonts w:ascii="Times New Roman" w:eastAsia="Times New Roman" w:hAnsi="Times New Roman"/>
                <w:color w:val="000000"/>
                <w:sz w:val="24"/>
                <w:szCs w:val="24"/>
                <w:lang w:eastAsia="pt-BR"/>
              </w:rPr>
              <w:t>1</w:t>
            </w:r>
          </w:p>
        </w:tc>
      </w:tr>
      <w:tr w:rsidR="00D06008" w:rsidRPr="00D60B8C" w:rsidTr="00D06008">
        <w:trPr>
          <w:trHeight w:val="300"/>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D06008" w:rsidRPr="00D60B8C" w:rsidRDefault="00D06008" w:rsidP="00D06008">
            <w:pPr>
              <w:spacing w:after="0" w:line="24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2</w:t>
            </w:r>
          </w:p>
        </w:tc>
        <w:tc>
          <w:tcPr>
            <w:tcW w:w="587" w:type="dxa"/>
            <w:tcBorders>
              <w:top w:val="nil"/>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Pr>
                <w:rFonts w:ascii="Times New Roman" w:eastAsia="Times New Roman" w:hAnsi="Times New Roman"/>
                <w:color w:val="000000"/>
                <w:sz w:val="24"/>
                <w:szCs w:val="24"/>
                <w:lang w:eastAsia="pt-BR"/>
              </w:rPr>
              <w:t>4</w:t>
            </w:r>
          </w:p>
        </w:tc>
        <w:tc>
          <w:tcPr>
            <w:tcW w:w="829" w:type="dxa"/>
            <w:tcBorders>
              <w:top w:val="nil"/>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1</w:t>
            </w:r>
            <w:r>
              <w:rPr>
                <w:rFonts w:ascii="Times New Roman" w:eastAsia="Times New Roman" w:hAnsi="Times New Roman"/>
                <w:color w:val="000000"/>
                <w:sz w:val="24"/>
                <w:szCs w:val="24"/>
                <w:lang w:eastAsia="pt-BR"/>
              </w:rPr>
              <w:t>0</w:t>
            </w:r>
          </w:p>
        </w:tc>
        <w:tc>
          <w:tcPr>
            <w:tcW w:w="851" w:type="dxa"/>
            <w:tcBorders>
              <w:top w:val="nil"/>
              <w:left w:val="nil"/>
              <w:bottom w:val="single" w:sz="4" w:space="0" w:color="auto"/>
              <w:right w:val="single" w:sz="4" w:space="0" w:color="auto"/>
            </w:tcBorders>
            <w:shd w:val="clear" w:color="auto" w:fill="auto"/>
            <w:noWrap/>
            <w:vAlign w:val="bottom"/>
            <w:hideMark/>
          </w:tcPr>
          <w:p w:rsidR="00D06008" w:rsidRPr="00D60B8C" w:rsidRDefault="00D06008" w:rsidP="005F0606">
            <w:pPr>
              <w:keepNext/>
              <w:spacing w:after="0" w:line="240" w:lineRule="auto"/>
              <w:jc w:val="both"/>
              <w:rPr>
                <w:rFonts w:ascii="Times New Roman" w:eastAsia="Times New Roman" w:hAnsi="Times New Roman"/>
                <w:color w:val="000000"/>
                <w:sz w:val="24"/>
                <w:szCs w:val="24"/>
                <w:lang w:eastAsia="pt-BR"/>
              </w:rPr>
            </w:pPr>
            <w:r>
              <w:rPr>
                <w:rFonts w:ascii="Times New Roman" w:eastAsia="Times New Roman" w:hAnsi="Times New Roman"/>
                <w:color w:val="000000"/>
                <w:sz w:val="24"/>
                <w:szCs w:val="24"/>
                <w:lang w:eastAsia="pt-BR"/>
              </w:rPr>
              <w:t>1</w:t>
            </w:r>
          </w:p>
        </w:tc>
      </w:tr>
    </w:tbl>
    <w:p w:rsidR="00D06008" w:rsidRPr="009F6507" w:rsidRDefault="005F0606" w:rsidP="005F0606">
      <w:pPr>
        <w:pStyle w:val="Legenda"/>
        <w:jc w:val="center"/>
        <w:rPr>
          <w:rFonts w:ascii="Times New Roman" w:hAnsi="Times New Roman"/>
          <w:sz w:val="24"/>
          <w:szCs w:val="24"/>
        </w:rPr>
      </w:pPr>
      <w:bookmarkStart w:id="112" w:name="_Toc277710718"/>
      <w:r w:rsidRPr="009F6507">
        <w:rPr>
          <w:rFonts w:ascii="Times New Roman" w:hAnsi="Times New Roman"/>
          <w:sz w:val="24"/>
          <w:szCs w:val="24"/>
        </w:rPr>
        <w:t xml:space="preserve">Tabela </w:t>
      </w:r>
      <w:r w:rsidRPr="009F6507">
        <w:rPr>
          <w:rFonts w:ascii="Times New Roman" w:hAnsi="Times New Roman"/>
          <w:sz w:val="24"/>
          <w:szCs w:val="24"/>
        </w:rPr>
        <w:fldChar w:fldCharType="begin"/>
      </w:r>
      <w:r w:rsidRPr="009F6507">
        <w:rPr>
          <w:rFonts w:ascii="Times New Roman" w:hAnsi="Times New Roman"/>
          <w:sz w:val="24"/>
          <w:szCs w:val="24"/>
        </w:rPr>
        <w:instrText xml:space="preserve"> SEQ Tabela \* ARABIC </w:instrText>
      </w:r>
      <w:r w:rsidRPr="009F6507">
        <w:rPr>
          <w:rFonts w:ascii="Times New Roman" w:hAnsi="Times New Roman"/>
          <w:sz w:val="24"/>
          <w:szCs w:val="24"/>
        </w:rPr>
        <w:fldChar w:fldCharType="separate"/>
      </w:r>
      <w:r w:rsidR="00550B42" w:rsidRPr="009F6507">
        <w:rPr>
          <w:rFonts w:ascii="Times New Roman" w:hAnsi="Times New Roman"/>
          <w:noProof/>
          <w:sz w:val="24"/>
          <w:szCs w:val="24"/>
        </w:rPr>
        <w:t>11</w:t>
      </w:r>
      <w:r w:rsidRPr="009F6507">
        <w:rPr>
          <w:rFonts w:ascii="Times New Roman" w:hAnsi="Times New Roman"/>
          <w:sz w:val="24"/>
          <w:szCs w:val="24"/>
        </w:rPr>
        <w:fldChar w:fldCharType="end"/>
      </w:r>
      <w:r w:rsidRPr="009F6507">
        <w:rPr>
          <w:rFonts w:ascii="Times New Roman" w:hAnsi="Times New Roman"/>
          <w:sz w:val="24"/>
          <w:szCs w:val="24"/>
        </w:rPr>
        <w:t>: Testes na Entrada do Brinquedo</w:t>
      </w:r>
      <w:bookmarkEnd w:id="112"/>
    </w:p>
    <w:p w:rsidR="009F6507" w:rsidRPr="009F6507" w:rsidRDefault="009F6507" w:rsidP="009F6507"/>
    <w:p w:rsidR="00D06008" w:rsidRDefault="00D06008" w:rsidP="00D06008">
      <w:pPr>
        <w:jc w:val="both"/>
        <w:rPr>
          <w:rFonts w:ascii="Times New Roman" w:hAnsi="Times New Roman"/>
          <w:color w:val="000000" w:themeColor="text1"/>
          <w:sz w:val="24"/>
          <w:szCs w:val="24"/>
        </w:rPr>
      </w:pPr>
      <w:r>
        <w:rPr>
          <w:rFonts w:ascii="Times New Roman" w:hAnsi="Times New Roman"/>
          <w:color w:val="000000" w:themeColor="text1"/>
          <w:sz w:val="24"/>
          <w:szCs w:val="24"/>
        </w:rPr>
        <w:t>A tabela abaixo contém a média obtida com os resultados da tabela e o gráfico contém o percentual das avaliações para cada item no questionário:</w:t>
      </w:r>
    </w:p>
    <w:p w:rsidR="009F6507" w:rsidRDefault="009F6507" w:rsidP="00D06008">
      <w:pPr>
        <w:jc w:val="both"/>
        <w:rPr>
          <w:rFonts w:ascii="Times New Roman" w:hAnsi="Times New Roman"/>
          <w:color w:val="000000" w:themeColor="text1"/>
          <w:sz w:val="24"/>
          <w:szCs w:val="24"/>
        </w:rPr>
      </w:pPr>
    </w:p>
    <w:tbl>
      <w:tblPr>
        <w:tblW w:w="1780" w:type="dxa"/>
        <w:jc w:val="center"/>
        <w:tblInd w:w="65" w:type="dxa"/>
        <w:tblCellMar>
          <w:left w:w="70" w:type="dxa"/>
          <w:right w:w="70" w:type="dxa"/>
        </w:tblCellMar>
        <w:tblLook w:val="04A0"/>
      </w:tblPr>
      <w:tblGrid>
        <w:gridCol w:w="980"/>
        <w:gridCol w:w="800"/>
      </w:tblGrid>
      <w:tr w:rsidR="00D06008" w:rsidRPr="00D60B8C" w:rsidTr="00D06008">
        <w:trPr>
          <w:trHeight w:val="330"/>
          <w:jc w:val="center"/>
        </w:trPr>
        <w:tc>
          <w:tcPr>
            <w:tcW w:w="980" w:type="dxa"/>
            <w:tcBorders>
              <w:top w:val="single" w:sz="4" w:space="0" w:color="auto"/>
              <w:left w:val="single" w:sz="4" w:space="0" w:color="auto"/>
              <w:bottom w:val="single" w:sz="4" w:space="0" w:color="auto"/>
              <w:right w:val="single" w:sz="4" w:space="0" w:color="auto"/>
            </w:tcBorders>
            <w:shd w:val="clear" w:color="000000" w:fill="A5A5A5"/>
            <w:noWrap/>
            <w:vAlign w:val="bottom"/>
            <w:hideMark/>
          </w:tcPr>
          <w:p w:rsidR="00D06008" w:rsidRPr="00D60B8C" w:rsidRDefault="00D06008" w:rsidP="00D06008">
            <w:pPr>
              <w:spacing w:after="0" w:line="240" w:lineRule="auto"/>
              <w:jc w:val="both"/>
              <w:rPr>
                <w:rFonts w:ascii="Times New Roman" w:eastAsia="Times New Roman" w:hAnsi="Times New Roman"/>
                <w:b/>
                <w:bCs/>
                <w:color w:val="000000"/>
                <w:sz w:val="24"/>
                <w:szCs w:val="24"/>
                <w:lang w:eastAsia="pt-BR"/>
              </w:rPr>
            </w:pPr>
            <w:r w:rsidRPr="00D60B8C">
              <w:rPr>
                <w:rFonts w:ascii="Times New Roman" w:eastAsia="Times New Roman" w:hAnsi="Times New Roman"/>
                <w:b/>
                <w:bCs/>
                <w:color w:val="000000"/>
                <w:sz w:val="24"/>
                <w:szCs w:val="24"/>
                <w:lang w:eastAsia="pt-BR"/>
              </w:rPr>
              <w:t>Questão</w:t>
            </w:r>
          </w:p>
        </w:tc>
        <w:tc>
          <w:tcPr>
            <w:tcW w:w="800" w:type="dxa"/>
            <w:tcBorders>
              <w:top w:val="single" w:sz="4" w:space="0" w:color="auto"/>
              <w:left w:val="nil"/>
              <w:bottom w:val="single" w:sz="4" w:space="0" w:color="auto"/>
              <w:right w:val="single" w:sz="4" w:space="0" w:color="auto"/>
            </w:tcBorders>
            <w:shd w:val="clear" w:color="000000" w:fill="A5A5A5"/>
            <w:noWrap/>
            <w:vAlign w:val="bottom"/>
            <w:hideMark/>
          </w:tcPr>
          <w:p w:rsidR="00D06008" w:rsidRPr="00D60B8C" w:rsidRDefault="00D06008" w:rsidP="00D06008">
            <w:pPr>
              <w:spacing w:after="0" w:line="240" w:lineRule="auto"/>
              <w:jc w:val="both"/>
              <w:rPr>
                <w:rFonts w:ascii="Times New Roman" w:eastAsia="Times New Roman" w:hAnsi="Times New Roman"/>
                <w:b/>
                <w:bCs/>
                <w:color w:val="000000"/>
                <w:sz w:val="24"/>
                <w:szCs w:val="24"/>
                <w:lang w:eastAsia="pt-BR"/>
              </w:rPr>
            </w:pPr>
            <w:r w:rsidRPr="00D60B8C">
              <w:rPr>
                <w:rFonts w:ascii="Times New Roman" w:eastAsia="Times New Roman" w:hAnsi="Times New Roman"/>
                <w:b/>
                <w:bCs/>
                <w:color w:val="000000"/>
                <w:sz w:val="24"/>
                <w:szCs w:val="24"/>
                <w:lang w:eastAsia="pt-BR"/>
              </w:rPr>
              <w:t>Média</w:t>
            </w:r>
          </w:p>
        </w:tc>
      </w:tr>
      <w:tr w:rsidR="00D06008" w:rsidRPr="00D60B8C" w:rsidTr="00D06008">
        <w:trPr>
          <w:trHeight w:val="330"/>
          <w:jc w:val="center"/>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1</w:t>
            </w:r>
          </w:p>
        </w:tc>
        <w:tc>
          <w:tcPr>
            <w:tcW w:w="800" w:type="dxa"/>
            <w:tcBorders>
              <w:top w:val="nil"/>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Pr>
                <w:rFonts w:ascii="Times New Roman" w:eastAsia="Times New Roman" w:hAnsi="Times New Roman"/>
                <w:color w:val="000000"/>
                <w:sz w:val="24"/>
                <w:szCs w:val="24"/>
                <w:lang w:eastAsia="pt-BR"/>
              </w:rPr>
              <w:t>3,7</w:t>
            </w:r>
          </w:p>
        </w:tc>
      </w:tr>
      <w:tr w:rsidR="00D06008" w:rsidRPr="00D60B8C" w:rsidTr="00D06008">
        <w:trPr>
          <w:trHeight w:val="330"/>
          <w:jc w:val="center"/>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2</w:t>
            </w:r>
          </w:p>
        </w:tc>
        <w:tc>
          <w:tcPr>
            <w:tcW w:w="800" w:type="dxa"/>
            <w:tcBorders>
              <w:top w:val="nil"/>
              <w:left w:val="nil"/>
              <w:bottom w:val="single" w:sz="4" w:space="0" w:color="auto"/>
              <w:right w:val="single" w:sz="4" w:space="0" w:color="auto"/>
            </w:tcBorders>
            <w:shd w:val="clear" w:color="auto" w:fill="auto"/>
            <w:noWrap/>
            <w:vAlign w:val="bottom"/>
            <w:hideMark/>
          </w:tcPr>
          <w:p w:rsidR="00D06008" w:rsidRPr="00D60B8C" w:rsidRDefault="00D06008" w:rsidP="005F0606">
            <w:pPr>
              <w:keepNext/>
              <w:spacing w:after="0" w:line="240" w:lineRule="auto"/>
              <w:jc w:val="both"/>
              <w:rPr>
                <w:rFonts w:ascii="Times New Roman" w:eastAsia="Times New Roman" w:hAnsi="Times New Roman"/>
                <w:color w:val="000000"/>
                <w:sz w:val="24"/>
                <w:szCs w:val="24"/>
                <w:lang w:eastAsia="pt-BR"/>
              </w:rPr>
            </w:pPr>
            <w:r>
              <w:rPr>
                <w:rFonts w:ascii="Times New Roman" w:eastAsia="Times New Roman" w:hAnsi="Times New Roman"/>
                <w:color w:val="000000"/>
                <w:sz w:val="24"/>
                <w:szCs w:val="24"/>
                <w:lang w:eastAsia="pt-BR"/>
              </w:rPr>
              <w:t>3,8</w:t>
            </w:r>
          </w:p>
        </w:tc>
      </w:tr>
    </w:tbl>
    <w:p w:rsidR="00D06008" w:rsidRPr="009F6507" w:rsidRDefault="005F0606" w:rsidP="005F0606">
      <w:pPr>
        <w:pStyle w:val="Legenda"/>
        <w:jc w:val="center"/>
        <w:rPr>
          <w:rFonts w:ascii="Times New Roman" w:hAnsi="Times New Roman"/>
          <w:sz w:val="24"/>
          <w:szCs w:val="24"/>
        </w:rPr>
      </w:pPr>
      <w:bookmarkStart w:id="113" w:name="_Toc277710719"/>
      <w:r w:rsidRPr="009F6507">
        <w:rPr>
          <w:rFonts w:ascii="Times New Roman" w:hAnsi="Times New Roman"/>
          <w:sz w:val="24"/>
          <w:szCs w:val="24"/>
        </w:rPr>
        <w:t xml:space="preserve">Tabela </w:t>
      </w:r>
      <w:r w:rsidRPr="009F6507">
        <w:rPr>
          <w:rFonts w:ascii="Times New Roman" w:hAnsi="Times New Roman"/>
          <w:sz w:val="24"/>
          <w:szCs w:val="24"/>
        </w:rPr>
        <w:fldChar w:fldCharType="begin"/>
      </w:r>
      <w:r w:rsidRPr="009F6507">
        <w:rPr>
          <w:rFonts w:ascii="Times New Roman" w:hAnsi="Times New Roman"/>
          <w:sz w:val="24"/>
          <w:szCs w:val="24"/>
        </w:rPr>
        <w:instrText xml:space="preserve"> SEQ Tabela \* ARABIC </w:instrText>
      </w:r>
      <w:r w:rsidRPr="009F6507">
        <w:rPr>
          <w:rFonts w:ascii="Times New Roman" w:hAnsi="Times New Roman"/>
          <w:sz w:val="24"/>
          <w:szCs w:val="24"/>
        </w:rPr>
        <w:fldChar w:fldCharType="separate"/>
      </w:r>
      <w:r w:rsidR="00550B42" w:rsidRPr="009F6507">
        <w:rPr>
          <w:rFonts w:ascii="Times New Roman" w:hAnsi="Times New Roman"/>
          <w:noProof/>
          <w:sz w:val="24"/>
          <w:szCs w:val="24"/>
        </w:rPr>
        <w:t>12</w:t>
      </w:r>
      <w:r w:rsidRPr="009F6507">
        <w:rPr>
          <w:rFonts w:ascii="Times New Roman" w:hAnsi="Times New Roman"/>
          <w:sz w:val="24"/>
          <w:szCs w:val="24"/>
        </w:rPr>
        <w:fldChar w:fldCharType="end"/>
      </w:r>
      <w:r w:rsidRPr="009F6507">
        <w:rPr>
          <w:rFonts w:ascii="Times New Roman" w:hAnsi="Times New Roman"/>
          <w:sz w:val="24"/>
          <w:szCs w:val="24"/>
        </w:rPr>
        <w:t>: Média da avaliação na Entrada do Brinquedo</w:t>
      </w:r>
      <w:bookmarkEnd w:id="113"/>
    </w:p>
    <w:p w:rsidR="005F0606" w:rsidRPr="005F0606" w:rsidRDefault="005F0606" w:rsidP="005F0606"/>
    <w:p w:rsidR="005F0606" w:rsidRDefault="00D06008" w:rsidP="005F0606">
      <w:pPr>
        <w:keepNext/>
        <w:spacing w:line="360" w:lineRule="auto"/>
        <w:jc w:val="center"/>
        <w:outlineLvl w:val="1"/>
      </w:pPr>
      <w:r w:rsidRPr="00D06008">
        <w:rPr>
          <w:rFonts w:ascii="Times New Roman" w:hAnsi="Times New Roman"/>
          <w:color w:val="000000" w:themeColor="text1"/>
          <w:sz w:val="24"/>
          <w:szCs w:val="24"/>
        </w:rPr>
        <w:drawing>
          <wp:inline distT="0" distB="0" distL="0" distR="0">
            <wp:extent cx="4572000" cy="2705100"/>
            <wp:effectExtent l="19050" t="0" r="19050" b="0"/>
            <wp:docPr id="34"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D06008" w:rsidRPr="009F6507" w:rsidRDefault="005F0606" w:rsidP="005F0606">
      <w:pPr>
        <w:pStyle w:val="Legenda"/>
        <w:jc w:val="center"/>
        <w:rPr>
          <w:rFonts w:ascii="Times New Roman" w:hAnsi="Times New Roman"/>
          <w:color w:val="000000" w:themeColor="text1"/>
          <w:sz w:val="24"/>
          <w:szCs w:val="24"/>
        </w:rPr>
      </w:pPr>
      <w:bookmarkStart w:id="114" w:name="_Toc277710766"/>
      <w:r w:rsidRPr="009F6507">
        <w:rPr>
          <w:rFonts w:ascii="Times New Roman" w:hAnsi="Times New Roman"/>
          <w:sz w:val="24"/>
          <w:szCs w:val="24"/>
        </w:rPr>
        <w:t xml:space="preserve">Gráfico </w:t>
      </w:r>
      <w:r w:rsidRPr="009F6507">
        <w:rPr>
          <w:rFonts w:ascii="Times New Roman" w:hAnsi="Times New Roman"/>
          <w:sz w:val="24"/>
          <w:szCs w:val="24"/>
        </w:rPr>
        <w:fldChar w:fldCharType="begin"/>
      </w:r>
      <w:r w:rsidRPr="009F6507">
        <w:rPr>
          <w:rFonts w:ascii="Times New Roman" w:hAnsi="Times New Roman"/>
          <w:sz w:val="24"/>
          <w:szCs w:val="24"/>
        </w:rPr>
        <w:instrText xml:space="preserve"> SEQ Gráfico \* ARABIC </w:instrText>
      </w:r>
      <w:r w:rsidRPr="009F6507">
        <w:rPr>
          <w:rFonts w:ascii="Times New Roman" w:hAnsi="Times New Roman"/>
          <w:sz w:val="24"/>
          <w:szCs w:val="24"/>
        </w:rPr>
        <w:fldChar w:fldCharType="separate"/>
      </w:r>
      <w:r w:rsidR="00550B42" w:rsidRPr="009F6507">
        <w:rPr>
          <w:rFonts w:ascii="Times New Roman" w:hAnsi="Times New Roman"/>
          <w:noProof/>
          <w:sz w:val="24"/>
          <w:szCs w:val="24"/>
        </w:rPr>
        <w:t>6</w:t>
      </w:r>
      <w:r w:rsidRPr="009F6507">
        <w:rPr>
          <w:rFonts w:ascii="Times New Roman" w:hAnsi="Times New Roman"/>
          <w:sz w:val="24"/>
          <w:szCs w:val="24"/>
        </w:rPr>
        <w:fldChar w:fldCharType="end"/>
      </w:r>
      <w:r w:rsidRPr="009F6507">
        <w:rPr>
          <w:rFonts w:ascii="Times New Roman" w:hAnsi="Times New Roman"/>
          <w:sz w:val="24"/>
          <w:szCs w:val="24"/>
        </w:rPr>
        <w:t>: Percentual da avaliação da Entrada do Brinquedo</w:t>
      </w:r>
      <w:bookmarkEnd w:id="114"/>
    </w:p>
    <w:p w:rsidR="00D06008" w:rsidRDefault="00D06008" w:rsidP="00B24984">
      <w:pPr>
        <w:spacing w:line="360" w:lineRule="auto"/>
        <w:jc w:val="both"/>
        <w:rPr>
          <w:rFonts w:ascii="Times New Roman" w:hAnsi="Times New Roman"/>
          <w:b/>
          <w:color w:val="000000" w:themeColor="text1"/>
          <w:sz w:val="24"/>
          <w:szCs w:val="24"/>
        </w:rPr>
      </w:pPr>
    </w:p>
    <w:p w:rsidR="00D06008" w:rsidRPr="00D06008" w:rsidRDefault="00D06008" w:rsidP="00D06008">
      <w:pPr>
        <w:pStyle w:val="PargrafodaLista"/>
        <w:numPr>
          <w:ilvl w:val="2"/>
          <w:numId w:val="3"/>
        </w:numPr>
        <w:spacing w:line="360" w:lineRule="auto"/>
        <w:jc w:val="both"/>
        <w:outlineLvl w:val="2"/>
        <w:rPr>
          <w:rFonts w:ascii="Times New Roman" w:hAnsi="Times New Roman" w:cs="Times New Roman"/>
          <w:b/>
          <w:color w:val="000000" w:themeColor="text1"/>
          <w:sz w:val="24"/>
          <w:szCs w:val="24"/>
        </w:rPr>
      </w:pPr>
      <w:bookmarkStart w:id="115" w:name="_Toc277712180"/>
      <w:r w:rsidRPr="00D06008">
        <w:rPr>
          <w:rFonts w:ascii="Times New Roman" w:hAnsi="Times New Roman" w:cs="Times New Roman"/>
          <w:b/>
          <w:color w:val="000000" w:themeColor="text1"/>
          <w:sz w:val="24"/>
          <w:szCs w:val="24"/>
        </w:rPr>
        <w:t xml:space="preserve">Teste na </w:t>
      </w:r>
      <w:r>
        <w:rPr>
          <w:rFonts w:ascii="Times New Roman" w:hAnsi="Times New Roman" w:cs="Times New Roman"/>
          <w:b/>
          <w:color w:val="000000" w:themeColor="text1"/>
          <w:sz w:val="24"/>
          <w:szCs w:val="24"/>
        </w:rPr>
        <w:t xml:space="preserve">Execução </w:t>
      </w:r>
      <w:r w:rsidRPr="00D06008">
        <w:rPr>
          <w:rFonts w:ascii="Times New Roman" w:hAnsi="Times New Roman" w:cs="Times New Roman"/>
          <w:b/>
          <w:color w:val="000000" w:themeColor="text1"/>
          <w:sz w:val="24"/>
          <w:szCs w:val="24"/>
        </w:rPr>
        <w:t>do Brinquedo</w:t>
      </w:r>
      <w:bookmarkEnd w:id="115"/>
    </w:p>
    <w:p w:rsidR="00D06008" w:rsidRPr="00D06008" w:rsidRDefault="00D06008" w:rsidP="00D06008">
      <w:pPr>
        <w:ind w:firstLine="708"/>
        <w:jc w:val="both"/>
        <w:rPr>
          <w:rFonts w:ascii="Times New Roman" w:hAnsi="Times New Roman"/>
          <w:color w:val="000000" w:themeColor="text1"/>
          <w:sz w:val="24"/>
          <w:szCs w:val="24"/>
        </w:rPr>
      </w:pPr>
      <w:r w:rsidRPr="00D06008">
        <w:rPr>
          <w:rFonts w:ascii="Times New Roman" w:hAnsi="Times New Roman"/>
          <w:color w:val="000000" w:themeColor="text1"/>
          <w:sz w:val="24"/>
          <w:szCs w:val="24"/>
        </w:rPr>
        <w:t xml:space="preserve">Para testar a Execução do Brinquedo os usuários fizeram o papel do operador do brinquedo e a única ação que deviam tomar era informar o início da execução e o término da </w:t>
      </w:r>
      <w:r w:rsidRPr="00D06008">
        <w:rPr>
          <w:rFonts w:ascii="Times New Roman" w:hAnsi="Times New Roman"/>
          <w:color w:val="000000" w:themeColor="text1"/>
          <w:sz w:val="24"/>
          <w:szCs w:val="24"/>
        </w:rPr>
        <w:lastRenderedPageBreak/>
        <w:t>execução do brinquedo. Além disso, simularam uma ocorrência de erro no brinquedo, tendo que informar o sistema da ocorrência, para o sistema tomar as devidas providencias (avisar aos clientes cadastrados nessa fila sobre o erro).</w:t>
      </w:r>
    </w:p>
    <w:p w:rsidR="00D06008" w:rsidRDefault="00D06008" w:rsidP="00D06008">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A tabela abaixo representa a quantidade de todos os conceitos obtidos para cada uma das questões respondidas após testarem a </w:t>
      </w:r>
      <w:r>
        <w:rPr>
          <w:rFonts w:ascii="Times New Roman" w:hAnsi="Times New Roman"/>
          <w:color w:val="000000" w:themeColor="text1"/>
          <w:sz w:val="24"/>
          <w:szCs w:val="24"/>
        </w:rPr>
        <w:t>execução do</w:t>
      </w:r>
      <w:r w:rsidRPr="00D60B8C">
        <w:rPr>
          <w:rFonts w:ascii="Times New Roman" w:hAnsi="Times New Roman"/>
          <w:color w:val="000000" w:themeColor="text1"/>
          <w:sz w:val="24"/>
          <w:szCs w:val="24"/>
        </w:rPr>
        <w:t xml:space="preserve"> brinquedo.</w:t>
      </w:r>
    </w:p>
    <w:p w:rsidR="009F6507" w:rsidRPr="00D60B8C" w:rsidRDefault="009F6507" w:rsidP="00D06008">
      <w:pPr>
        <w:jc w:val="both"/>
        <w:rPr>
          <w:rFonts w:ascii="Times New Roman" w:hAnsi="Times New Roman"/>
          <w:color w:val="000000" w:themeColor="text1"/>
          <w:sz w:val="24"/>
          <w:szCs w:val="24"/>
        </w:rPr>
      </w:pPr>
    </w:p>
    <w:tbl>
      <w:tblPr>
        <w:tblW w:w="7105" w:type="dxa"/>
        <w:jc w:val="center"/>
        <w:tblInd w:w="53" w:type="dxa"/>
        <w:tblCellMar>
          <w:left w:w="70" w:type="dxa"/>
          <w:right w:w="70" w:type="dxa"/>
        </w:tblCellMar>
        <w:tblLook w:val="04A0"/>
      </w:tblPr>
      <w:tblGrid>
        <w:gridCol w:w="2285"/>
        <w:gridCol w:w="587"/>
        <w:gridCol w:w="851"/>
        <w:gridCol w:w="851"/>
        <w:gridCol w:w="851"/>
        <w:gridCol w:w="829"/>
        <w:gridCol w:w="851"/>
      </w:tblGrid>
      <w:tr w:rsidR="00D06008" w:rsidRPr="00D60B8C" w:rsidTr="00D06008">
        <w:trPr>
          <w:trHeight w:val="300"/>
          <w:jc w:val="center"/>
        </w:trPr>
        <w:tc>
          <w:tcPr>
            <w:tcW w:w="2285"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hideMark/>
          </w:tcPr>
          <w:p w:rsidR="00D06008" w:rsidRPr="00D60B8C" w:rsidRDefault="00D06008" w:rsidP="00D06008">
            <w:pPr>
              <w:spacing w:after="0" w:line="24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 </w:t>
            </w:r>
          </w:p>
        </w:tc>
        <w:tc>
          <w:tcPr>
            <w:tcW w:w="4820" w:type="dxa"/>
            <w:gridSpan w:val="6"/>
            <w:tcBorders>
              <w:top w:val="single" w:sz="4" w:space="0" w:color="auto"/>
              <w:left w:val="nil"/>
              <w:bottom w:val="single" w:sz="4" w:space="0" w:color="auto"/>
              <w:right w:val="single" w:sz="4" w:space="0" w:color="000000"/>
            </w:tcBorders>
            <w:shd w:val="clear" w:color="auto" w:fill="A6A6A6" w:themeFill="background1" w:themeFillShade="A6"/>
            <w:noWrap/>
            <w:vAlign w:val="bottom"/>
            <w:hideMark/>
          </w:tcPr>
          <w:p w:rsidR="00D06008" w:rsidRPr="00D60B8C" w:rsidRDefault="00D06008" w:rsidP="00D06008">
            <w:pPr>
              <w:spacing w:after="0" w:line="24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Conceito</w:t>
            </w:r>
          </w:p>
        </w:tc>
      </w:tr>
      <w:tr w:rsidR="00D06008" w:rsidRPr="00D60B8C" w:rsidTr="00D06008">
        <w:trPr>
          <w:trHeight w:val="315"/>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D06008" w:rsidRPr="00D60B8C" w:rsidRDefault="00D06008" w:rsidP="00D06008">
            <w:pPr>
              <w:spacing w:after="0" w:line="24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Número da Questão</w:t>
            </w:r>
          </w:p>
        </w:tc>
        <w:tc>
          <w:tcPr>
            <w:tcW w:w="587" w:type="dxa"/>
            <w:tcBorders>
              <w:top w:val="nil"/>
              <w:left w:val="nil"/>
              <w:bottom w:val="single" w:sz="8" w:space="0" w:color="auto"/>
              <w:right w:val="single" w:sz="8" w:space="0" w:color="auto"/>
            </w:tcBorders>
            <w:shd w:val="clear" w:color="000000" w:fill="FF0000"/>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w:t>
            </w:r>
          </w:p>
        </w:tc>
        <w:tc>
          <w:tcPr>
            <w:tcW w:w="851" w:type="dxa"/>
            <w:tcBorders>
              <w:top w:val="nil"/>
              <w:left w:val="nil"/>
              <w:bottom w:val="single" w:sz="8" w:space="0" w:color="auto"/>
              <w:right w:val="single" w:sz="8" w:space="0" w:color="auto"/>
            </w:tcBorders>
            <w:shd w:val="clear" w:color="000000" w:fill="E46D0A"/>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1</w:t>
            </w:r>
          </w:p>
        </w:tc>
        <w:tc>
          <w:tcPr>
            <w:tcW w:w="851" w:type="dxa"/>
            <w:tcBorders>
              <w:top w:val="nil"/>
              <w:left w:val="nil"/>
              <w:bottom w:val="single" w:sz="8" w:space="0" w:color="auto"/>
              <w:right w:val="single" w:sz="8" w:space="0" w:color="auto"/>
            </w:tcBorders>
            <w:shd w:val="clear" w:color="000000" w:fill="FFFF00"/>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2</w:t>
            </w:r>
          </w:p>
        </w:tc>
        <w:tc>
          <w:tcPr>
            <w:tcW w:w="851" w:type="dxa"/>
            <w:tcBorders>
              <w:top w:val="nil"/>
              <w:left w:val="nil"/>
              <w:bottom w:val="single" w:sz="8" w:space="0" w:color="auto"/>
              <w:right w:val="single" w:sz="8" w:space="0" w:color="auto"/>
            </w:tcBorders>
            <w:shd w:val="clear" w:color="000000" w:fill="C2D69A"/>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w:t>
            </w:r>
          </w:p>
        </w:tc>
        <w:tc>
          <w:tcPr>
            <w:tcW w:w="829" w:type="dxa"/>
            <w:tcBorders>
              <w:top w:val="nil"/>
              <w:left w:val="nil"/>
              <w:bottom w:val="single" w:sz="8" w:space="0" w:color="auto"/>
              <w:right w:val="single" w:sz="8" w:space="0" w:color="auto"/>
            </w:tcBorders>
            <w:shd w:val="clear" w:color="000000" w:fill="00B050"/>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4</w:t>
            </w:r>
          </w:p>
        </w:tc>
        <w:tc>
          <w:tcPr>
            <w:tcW w:w="851" w:type="dxa"/>
            <w:tcBorders>
              <w:top w:val="nil"/>
              <w:left w:val="nil"/>
              <w:bottom w:val="single" w:sz="8" w:space="0" w:color="auto"/>
              <w:right w:val="single" w:sz="8" w:space="0" w:color="auto"/>
            </w:tcBorders>
            <w:shd w:val="clear" w:color="000000" w:fill="75923C"/>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5</w:t>
            </w:r>
          </w:p>
        </w:tc>
      </w:tr>
      <w:tr w:rsidR="00D06008" w:rsidRPr="00D60B8C" w:rsidTr="00D06008">
        <w:trPr>
          <w:trHeight w:val="300"/>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D06008" w:rsidRPr="00D60B8C" w:rsidRDefault="00D06008" w:rsidP="00D06008">
            <w:pPr>
              <w:spacing w:after="0" w:line="24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1</w:t>
            </w:r>
          </w:p>
        </w:tc>
        <w:tc>
          <w:tcPr>
            <w:tcW w:w="587" w:type="dxa"/>
            <w:tcBorders>
              <w:top w:val="single" w:sz="4" w:space="0" w:color="auto"/>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p>
        </w:tc>
        <w:tc>
          <w:tcPr>
            <w:tcW w:w="829" w:type="dxa"/>
            <w:tcBorders>
              <w:top w:val="single" w:sz="4" w:space="0" w:color="auto"/>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Pr>
                <w:rFonts w:ascii="Times New Roman" w:eastAsia="Times New Roman" w:hAnsi="Times New Roman"/>
                <w:color w:val="000000"/>
                <w:sz w:val="24"/>
                <w:szCs w:val="24"/>
                <w:lang w:eastAsia="pt-BR"/>
              </w:rPr>
              <w:t>11</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Pr>
                <w:rFonts w:ascii="Times New Roman" w:eastAsia="Times New Roman" w:hAnsi="Times New Roman"/>
                <w:color w:val="000000"/>
                <w:sz w:val="24"/>
                <w:szCs w:val="24"/>
                <w:lang w:eastAsia="pt-BR"/>
              </w:rPr>
              <w:t>4</w:t>
            </w:r>
          </w:p>
        </w:tc>
      </w:tr>
      <w:tr w:rsidR="00D06008" w:rsidRPr="00D60B8C" w:rsidTr="00D06008">
        <w:trPr>
          <w:trHeight w:val="300"/>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D06008" w:rsidRPr="00D60B8C" w:rsidRDefault="00D06008" w:rsidP="00D06008">
            <w:pPr>
              <w:spacing w:after="0" w:line="24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2</w:t>
            </w:r>
          </w:p>
        </w:tc>
        <w:tc>
          <w:tcPr>
            <w:tcW w:w="587" w:type="dxa"/>
            <w:tcBorders>
              <w:top w:val="nil"/>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p>
        </w:tc>
        <w:tc>
          <w:tcPr>
            <w:tcW w:w="829" w:type="dxa"/>
            <w:tcBorders>
              <w:top w:val="nil"/>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1</w:t>
            </w:r>
            <w:r>
              <w:rPr>
                <w:rFonts w:ascii="Times New Roman" w:eastAsia="Times New Roman" w:hAnsi="Times New Roman"/>
                <w:color w:val="000000"/>
                <w:sz w:val="24"/>
                <w:szCs w:val="24"/>
                <w:lang w:eastAsia="pt-BR"/>
              </w:rPr>
              <w:t>3</w:t>
            </w:r>
          </w:p>
        </w:tc>
        <w:tc>
          <w:tcPr>
            <w:tcW w:w="851" w:type="dxa"/>
            <w:tcBorders>
              <w:top w:val="nil"/>
              <w:left w:val="nil"/>
              <w:bottom w:val="single" w:sz="4" w:space="0" w:color="auto"/>
              <w:right w:val="single" w:sz="4" w:space="0" w:color="auto"/>
            </w:tcBorders>
            <w:shd w:val="clear" w:color="auto" w:fill="auto"/>
            <w:noWrap/>
            <w:vAlign w:val="bottom"/>
            <w:hideMark/>
          </w:tcPr>
          <w:p w:rsidR="00D06008" w:rsidRPr="00D60B8C" w:rsidRDefault="00D06008" w:rsidP="00550B42">
            <w:pPr>
              <w:keepNext/>
              <w:spacing w:after="0" w:line="240" w:lineRule="auto"/>
              <w:jc w:val="both"/>
              <w:rPr>
                <w:rFonts w:ascii="Times New Roman" w:eastAsia="Times New Roman" w:hAnsi="Times New Roman"/>
                <w:color w:val="000000"/>
                <w:sz w:val="24"/>
                <w:szCs w:val="24"/>
                <w:lang w:eastAsia="pt-BR"/>
              </w:rPr>
            </w:pPr>
            <w:r>
              <w:rPr>
                <w:rFonts w:ascii="Times New Roman" w:eastAsia="Times New Roman" w:hAnsi="Times New Roman"/>
                <w:color w:val="000000"/>
                <w:sz w:val="24"/>
                <w:szCs w:val="24"/>
                <w:lang w:eastAsia="pt-BR"/>
              </w:rPr>
              <w:t>2</w:t>
            </w:r>
          </w:p>
        </w:tc>
      </w:tr>
    </w:tbl>
    <w:p w:rsidR="00D06008" w:rsidRPr="009F6507" w:rsidRDefault="00550B42" w:rsidP="00550B42">
      <w:pPr>
        <w:pStyle w:val="Legenda"/>
        <w:jc w:val="center"/>
        <w:rPr>
          <w:rFonts w:ascii="Times New Roman" w:hAnsi="Times New Roman"/>
          <w:sz w:val="24"/>
          <w:szCs w:val="24"/>
        </w:rPr>
      </w:pPr>
      <w:bookmarkStart w:id="116" w:name="_Toc277710720"/>
      <w:r w:rsidRPr="009F6507">
        <w:rPr>
          <w:rFonts w:ascii="Times New Roman" w:hAnsi="Times New Roman"/>
          <w:sz w:val="24"/>
          <w:szCs w:val="24"/>
        </w:rPr>
        <w:t xml:space="preserve">Tabela </w:t>
      </w:r>
      <w:r w:rsidRPr="009F6507">
        <w:rPr>
          <w:rFonts w:ascii="Times New Roman" w:hAnsi="Times New Roman"/>
          <w:sz w:val="24"/>
          <w:szCs w:val="24"/>
        </w:rPr>
        <w:fldChar w:fldCharType="begin"/>
      </w:r>
      <w:r w:rsidRPr="009F6507">
        <w:rPr>
          <w:rFonts w:ascii="Times New Roman" w:hAnsi="Times New Roman"/>
          <w:sz w:val="24"/>
          <w:szCs w:val="24"/>
        </w:rPr>
        <w:instrText xml:space="preserve"> SEQ Tabela \* ARABIC </w:instrText>
      </w:r>
      <w:r w:rsidRPr="009F6507">
        <w:rPr>
          <w:rFonts w:ascii="Times New Roman" w:hAnsi="Times New Roman"/>
          <w:sz w:val="24"/>
          <w:szCs w:val="24"/>
        </w:rPr>
        <w:fldChar w:fldCharType="separate"/>
      </w:r>
      <w:r w:rsidRPr="009F6507">
        <w:rPr>
          <w:rFonts w:ascii="Times New Roman" w:hAnsi="Times New Roman"/>
          <w:noProof/>
          <w:sz w:val="24"/>
          <w:szCs w:val="24"/>
        </w:rPr>
        <w:t>13</w:t>
      </w:r>
      <w:r w:rsidRPr="009F6507">
        <w:rPr>
          <w:rFonts w:ascii="Times New Roman" w:hAnsi="Times New Roman"/>
          <w:sz w:val="24"/>
          <w:szCs w:val="24"/>
        </w:rPr>
        <w:fldChar w:fldCharType="end"/>
      </w:r>
      <w:r w:rsidRPr="009F6507">
        <w:rPr>
          <w:rFonts w:ascii="Times New Roman" w:hAnsi="Times New Roman"/>
          <w:sz w:val="24"/>
          <w:szCs w:val="24"/>
        </w:rPr>
        <w:t>: Testes na Execução do Brinquedo</w:t>
      </w:r>
      <w:bookmarkEnd w:id="116"/>
    </w:p>
    <w:p w:rsidR="009F6507" w:rsidRPr="009F6507" w:rsidRDefault="009F6507" w:rsidP="009F6507"/>
    <w:p w:rsidR="00D06008" w:rsidRDefault="00D06008" w:rsidP="00D06008">
      <w:pPr>
        <w:jc w:val="both"/>
        <w:rPr>
          <w:rFonts w:ascii="Times New Roman" w:hAnsi="Times New Roman"/>
          <w:color w:val="000000" w:themeColor="text1"/>
          <w:sz w:val="24"/>
          <w:szCs w:val="24"/>
        </w:rPr>
      </w:pPr>
      <w:r>
        <w:rPr>
          <w:rFonts w:ascii="Times New Roman" w:hAnsi="Times New Roman"/>
          <w:color w:val="000000" w:themeColor="text1"/>
          <w:sz w:val="24"/>
          <w:szCs w:val="24"/>
        </w:rPr>
        <w:t>A tabela abaixo contém a média obtida com os resultados da tabela e o gráfico contém o percentual das avaliações para cada item no questionário:</w:t>
      </w:r>
    </w:p>
    <w:p w:rsidR="009F6507" w:rsidRDefault="009F6507" w:rsidP="00D06008">
      <w:pPr>
        <w:jc w:val="both"/>
        <w:rPr>
          <w:rFonts w:ascii="Times New Roman" w:hAnsi="Times New Roman"/>
          <w:color w:val="000000" w:themeColor="text1"/>
          <w:sz w:val="24"/>
          <w:szCs w:val="24"/>
        </w:rPr>
      </w:pPr>
    </w:p>
    <w:tbl>
      <w:tblPr>
        <w:tblW w:w="1780" w:type="dxa"/>
        <w:jc w:val="center"/>
        <w:tblInd w:w="65" w:type="dxa"/>
        <w:tblCellMar>
          <w:left w:w="70" w:type="dxa"/>
          <w:right w:w="70" w:type="dxa"/>
        </w:tblCellMar>
        <w:tblLook w:val="04A0"/>
      </w:tblPr>
      <w:tblGrid>
        <w:gridCol w:w="980"/>
        <w:gridCol w:w="800"/>
      </w:tblGrid>
      <w:tr w:rsidR="00D06008" w:rsidRPr="00D60B8C" w:rsidTr="00D06008">
        <w:trPr>
          <w:trHeight w:val="330"/>
          <w:jc w:val="center"/>
        </w:trPr>
        <w:tc>
          <w:tcPr>
            <w:tcW w:w="980" w:type="dxa"/>
            <w:tcBorders>
              <w:top w:val="single" w:sz="4" w:space="0" w:color="auto"/>
              <w:left w:val="single" w:sz="4" w:space="0" w:color="auto"/>
              <w:bottom w:val="single" w:sz="4" w:space="0" w:color="auto"/>
              <w:right w:val="single" w:sz="4" w:space="0" w:color="auto"/>
            </w:tcBorders>
            <w:shd w:val="clear" w:color="000000" w:fill="A5A5A5"/>
            <w:noWrap/>
            <w:vAlign w:val="bottom"/>
            <w:hideMark/>
          </w:tcPr>
          <w:p w:rsidR="00D06008" w:rsidRPr="00D60B8C" w:rsidRDefault="00D06008" w:rsidP="00D06008">
            <w:pPr>
              <w:spacing w:after="0" w:line="240" w:lineRule="auto"/>
              <w:jc w:val="both"/>
              <w:rPr>
                <w:rFonts w:ascii="Times New Roman" w:eastAsia="Times New Roman" w:hAnsi="Times New Roman"/>
                <w:b/>
                <w:bCs/>
                <w:color w:val="000000"/>
                <w:sz w:val="24"/>
                <w:szCs w:val="24"/>
                <w:lang w:eastAsia="pt-BR"/>
              </w:rPr>
            </w:pPr>
            <w:r w:rsidRPr="00D60B8C">
              <w:rPr>
                <w:rFonts w:ascii="Times New Roman" w:eastAsia="Times New Roman" w:hAnsi="Times New Roman"/>
                <w:b/>
                <w:bCs/>
                <w:color w:val="000000"/>
                <w:sz w:val="24"/>
                <w:szCs w:val="24"/>
                <w:lang w:eastAsia="pt-BR"/>
              </w:rPr>
              <w:t>Questão</w:t>
            </w:r>
          </w:p>
        </w:tc>
        <w:tc>
          <w:tcPr>
            <w:tcW w:w="800" w:type="dxa"/>
            <w:tcBorders>
              <w:top w:val="single" w:sz="4" w:space="0" w:color="auto"/>
              <w:left w:val="nil"/>
              <w:bottom w:val="single" w:sz="4" w:space="0" w:color="auto"/>
              <w:right w:val="single" w:sz="4" w:space="0" w:color="auto"/>
            </w:tcBorders>
            <w:shd w:val="clear" w:color="000000" w:fill="A5A5A5"/>
            <w:noWrap/>
            <w:vAlign w:val="bottom"/>
            <w:hideMark/>
          </w:tcPr>
          <w:p w:rsidR="00D06008" w:rsidRPr="00D60B8C" w:rsidRDefault="00D06008" w:rsidP="00D06008">
            <w:pPr>
              <w:spacing w:after="0" w:line="240" w:lineRule="auto"/>
              <w:jc w:val="both"/>
              <w:rPr>
                <w:rFonts w:ascii="Times New Roman" w:eastAsia="Times New Roman" w:hAnsi="Times New Roman"/>
                <w:b/>
                <w:bCs/>
                <w:color w:val="000000"/>
                <w:sz w:val="24"/>
                <w:szCs w:val="24"/>
                <w:lang w:eastAsia="pt-BR"/>
              </w:rPr>
            </w:pPr>
            <w:r w:rsidRPr="00D60B8C">
              <w:rPr>
                <w:rFonts w:ascii="Times New Roman" w:eastAsia="Times New Roman" w:hAnsi="Times New Roman"/>
                <w:b/>
                <w:bCs/>
                <w:color w:val="000000"/>
                <w:sz w:val="24"/>
                <w:szCs w:val="24"/>
                <w:lang w:eastAsia="pt-BR"/>
              </w:rPr>
              <w:t>Média</w:t>
            </w:r>
          </w:p>
        </w:tc>
      </w:tr>
      <w:tr w:rsidR="00D06008" w:rsidRPr="00D60B8C" w:rsidTr="00D06008">
        <w:trPr>
          <w:trHeight w:val="330"/>
          <w:jc w:val="center"/>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1</w:t>
            </w:r>
          </w:p>
        </w:tc>
        <w:tc>
          <w:tcPr>
            <w:tcW w:w="800" w:type="dxa"/>
            <w:tcBorders>
              <w:top w:val="nil"/>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Pr>
                <w:rFonts w:ascii="Times New Roman" w:eastAsia="Times New Roman" w:hAnsi="Times New Roman"/>
                <w:color w:val="000000"/>
                <w:sz w:val="24"/>
                <w:szCs w:val="24"/>
                <w:lang w:eastAsia="pt-BR"/>
              </w:rPr>
              <w:t>4,2</w:t>
            </w:r>
          </w:p>
        </w:tc>
      </w:tr>
      <w:tr w:rsidR="00D06008" w:rsidRPr="00D60B8C" w:rsidTr="00D06008">
        <w:trPr>
          <w:trHeight w:val="330"/>
          <w:jc w:val="center"/>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2</w:t>
            </w:r>
          </w:p>
        </w:tc>
        <w:tc>
          <w:tcPr>
            <w:tcW w:w="800" w:type="dxa"/>
            <w:tcBorders>
              <w:top w:val="nil"/>
              <w:left w:val="nil"/>
              <w:bottom w:val="single" w:sz="4" w:space="0" w:color="auto"/>
              <w:right w:val="single" w:sz="4" w:space="0" w:color="auto"/>
            </w:tcBorders>
            <w:shd w:val="clear" w:color="auto" w:fill="auto"/>
            <w:noWrap/>
            <w:vAlign w:val="bottom"/>
            <w:hideMark/>
          </w:tcPr>
          <w:p w:rsidR="00D06008" w:rsidRPr="00D60B8C" w:rsidRDefault="00D06008" w:rsidP="00550B42">
            <w:pPr>
              <w:keepNext/>
              <w:spacing w:after="0" w:line="240" w:lineRule="auto"/>
              <w:jc w:val="both"/>
              <w:rPr>
                <w:rFonts w:ascii="Times New Roman" w:eastAsia="Times New Roman" w:hAnsi="Times New Roman"/>
                <w:color w:val="000000"/>
                <w:sz w:val="24"/>
                <w:szCs w:val="24"/>
                <w:lang w:eastAsia="pt-BR"/>
              </w:rPr>
            </w:pPr>
            <w:r>
              <w:rPr>
                <w:rFonts w:ascii="Times New Roman" w:eastAsia="Times New Roman" w:hAnsi="Times New Roman"/>
                <w:color w:val="000000"/>
                <w:sz w:val="24"/>
                <w:szCs w:val="24"/>
                <w:lang w:eastAsia="pt-BR"/>
              </w:rPr>
              <w:t>4,1</w:t>
            </w:r>
          </w:p>
        </w:tc>
      </w:tr>
    </w:tbl>
    <w:p w:rsidR="00D06008" w:rsidRPr="009F6507" w:rsidRDefault="00550B42" w:rsidP="00550B42">
      <w:pPr>
        <w:pStyle w:val="Legenda"/>
        <w:jc w:val="center"/>
        <w:rPr>
          <w:rFonts w:ascii="Times New Roman" w:hAnsi="Times New Roman"/>
          <w:sz w:val="24"/>
          <w:szCs w:val="24"/>
        </w:rPr>
      </w:pPr>
      <w:bookmarkStart w:id="117" w:name="_Toc277710721"/>
      <w:r w:rsidRPr="009F6507">
        <w:rPr>
          <w:rFonts w:ascii="Times New Roman" w:hAnsi="Times New Roman"/>
          <w:sz w:val="24"/>
          <w:szCs w:val="24"/>
        </w:rPr>
        <w:t xml:space="preserve">Tabela </w:t>
      </w:r>
      <w:r w:rsidRPr="009F6507">
        <w:rPr>
          <w:rFonts w:ascii="Times New Roman" w:hAnsi="Times New Roman"/>
          <w:sz w:val="24"/>
          <w:szCs w:val="24"/>
        </w:rPr>
        <w:fldChar w:fldCharType="begin"/>
      </w:r>
      <w:r w:rsidRPr="009F6507">
        <w:rPr>
          <w:rFonts w:ascii="Times New Roman" w:hAnsi="Times New Roman"/>
          <w:sz w:val="24"/>
          <w:szCs w:val="24"/>
        </w:rPr>
        <w:instrText xml:space="preserve"> SEQ Tabela \* ARABIC </w:instrText>
      </w:r>
      <w:r w:rsidRPr="009F6507">
        <w:rPr>
          <w:rFonts w:ascii="Times New Roman" w:hAnsi="Times New Roman"/>
          <w:sz w:val="24"/>
          <w:szCs w:val="24"/>
        </w:rPr>
        <w:fldChar w:fldCharType="separate"/>
      </w:r>
      <w:r w:rsidRPr="009F6507">
        <w:rPr>
          <w:rFonts w:ascii="Times New Roman" w:hAnsi="Times New Roman"/>
          <w:noProof/>
          <w:sz w:val="24"/>
          <w:szCs w:val="24"/>
        </w:rPr>
        <w:t>14</w:t>
      </w:r>
      <w:r w:rsidRPr="009F6507">
        <w:rPr>
          <w:rFonts w:ascii="Times New Roman" w:hAnsi="Times New Roman"/>
          <w:sz w:val="24"/>
          <w:szCs w:val="24"/>
        </w:rPr>
        <w:fldChar w:fldCharType="end"/>
      </w:r>
      <w:r w:rsidRPr="009F6507">
        <w:rPr>
          <w:rFonts w:ascii="Times New Roman" w:hAnsi="Times New Roman"/>
          <w:sz w:val="24"/>
          <w:szCs w:val="24"/>
        </w:rPr>
        <w:t>: Média da avaliação da Execução do Brinquedo</w:t>
      </w:r>
      <w:bookmarkEnd w:id="117"/>
    </w:p>
    <w:p w:rsidR="00550B42" w:rsidRPr="00550B42" w:rsidRDefault="00550B42" w:rsidP="00550B42"/>
    <w:p w:rsidR="00550B42" w:rsidRDefault="00D06008" w:rsidP="00550B42">
      <w:pPr>
        <w:keepNext/>
        <w:spacing w:line="360" w:lineRule="auto"/>
        <w:jc w:val="center"/>
      </w:pPr>
      <w:r w:rsidRPr="00D06008">
        <w:rPr>
          <w:rFonts w:ascii="Times New Roman" w:hAnsi="Times New Roman"/>
          <w:b/>
          <w:color w:val="000000" w:themeColor="text1"/>
          <w:sz w:val="24"/>
          <w:szCs w:val="24"/>
        </w:rPr>
        <w:drawing>
          <wp:inline distT="0" distB="0" distL="0" distR="0">
            <wp:extent cx="4572000" cy="2705100"/>
            <wp:effectExtent l="19050" t="0" r="19050" b="0"/>
            <wp:docPr id="36"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2B3334" w:rsidRPr="009F6507" w:rsidRDefault="00550B42" w:rsidP="00550B42">
      <w:pPr>
        <w:pStyle w:val="Legenda"/>
        <w:jc w:val="center"/>
        <w:rPr>
          <w:rFonts w:ascii="Times New Roman" w:hAnsi="Times New Roman"/>
          <w:b w:val="0"/>
          <w:color w:val="000000" w:themeColor="text1"/>
          <w:sz w:val="24"/>
          <w:szCs w:val="24"/>
        </w:rPr>
      </w:pPr>
      <w:bookmarkStart w:id="118" w:name="_Toc277710767"/>
      <w:r w:rsidRPr="009F6507">
        <w:rPr>
          <w:rFonts w:ascii="Times New Roman" w:hAnsi="Times New Roman"/>
          <w:sz w:val="24"/>
          <w:szCs w:val="24"/>
        </w:rPr>
        <w:t xml:space="preserve">Gráfico </w:t>
      </w:r>
      <w:r w:rsidRPr="009F6507">
        <w:rPr>
          <w:rFonts w:ascii="Times New Roman" w:hAnsi="Times New Roman"/>
          <w:sz w:val="24"/>
          <w:szCs w:val="24"/>
        </w:rPr>
        <w:fldChar w:fldCharType="begin"/>
      </w:r>
      <w:r w:rsidRPr="009F6507">
        <w:rPr>
          <w:rFonts w:ascii="Times New Roman" w:hAnsi="Times New Roman"/>
          <w:sz w:val="24"/>
          <w:szCs w:val="24"/>
        </w:rPr>
        <w:instrText xml:space="preserve"> SEQ Gráfico \* ARABIC </w:instrText>
      </w:r>
      <w:r w:rsidRPr="009F6507">
        <w:rPr>
          <w:rFonts w:ascii="Times New Roman" w:hAnsi="Times New Roman"/>
          <w:sz w:val="24"/>
          <w:szCs w:val="24"/>
        </w:rPr>
        <w:fldChar w:fldCharType="separate"/>
      </w:r>
      <w:r w:rsidRPr="009F6507">
        <w:rPr>
          <w:rFonts w:ascii="Times New Roman" w:hAnsi="Times New Roman"/>
          <w:noProof/>
          <w:sz w:val="24"/>
          <w:szCs w:val="24"/>
        </w:rPr>
        <w:t>7</w:t>
      </w:r>
      <w:r w:rsidRPr="009F6507">
        <w:rPr>
          <w:rFonts w:ascii="Times New Roman" w:hAnsi="Times New Roman"/>
          <w:sz w:val="24"/>
          <w:szCs w:val="24"/>
        </w:rPr>
        <w:fldChar w:fldCharType="end"/>
      </w:r>
      <w:r w:rsidRPr="009F6507">
        <w:rPr>
          <w:rFonts w:ascii="Times New Roman" w:hAnsi="Times New Roman"/>
          <w:sz w:val="24"/>
          <w:szCs w:val="24"/>
        </w:rPr>
        <w:t>: Percentual da avaliação da Execução do Brinquedo</w:t>
      </w:r>
      <w:bookmarkEnd w:id="118"/>
    </w:p>
    <w:p w:rsidR="00D06008" w:rsidRDefault="00D06008" w:rsidP="00D06008">
      <w:pPr>
        <w:spacing w:line="360" w:lineRule="auto"/>
        <w:jc w:val="center"/>
        <w:rPr>
          <w:rFonts w:ascii="Times New Roman" w:hAnsi="Times New Roman"/>
          <w:b/>
          <w:color w:val="000000" w:themeColor="text1"/>
          <w:sz w:val="24"/>
          <w:szCs w:val="24"/>
        </w:rPr>
      </w:pPr>
    </w:p>
    <w:p w:rsidR="009F6507" w:rsidRPr="00D60B8C" w:rsidRDefault="009F6507" w:rsidP="00D06008">
      <w:pPr>
        <w:spacing w:line="360" w:lineRule="auto"/>
        <w:jc w:val="center"/>
        <w:rPr>
          <w:rFonts w:ascii="Times New Roman" w:hAnsi="Times New Roman"/>
          <w:b/>
          <w:color w:val="000000" w:themeColor="text1"/>
          <w:sz w:val="24"/>
          <w:szCs w:val="24"/>
        </w:rPr>
      </w:pPr>
    </w:p>
    <w:p w:rsidR="002B3334" w:rsidRPr="00D06008" w:rsidRDefault="00D06008" w:rsidP="00B24984">
      <w:pPr>
        <w:pStyle w:val="PargrafodaLista"/>
        <w:numPr>
          <w:ilvl w:val="2"/>
          <w:numId w:val="3"/>
        </w:numPr>
        <w:spacing w:line="360" w:lineRule="auto"/>
        <w:jc w:val="both"/>
        <w:outlineLvl w:val="2"/>
        <w:rPr>
          <w:rFonts w:ascii="Times New Roman" w:hAnsi="Times New Roman"/>
          <w:b/>
          <w:color w:val="000000" w:themeColor="text1"/>
          <w:sz w:val="24"/>
          <w:szCs w:val="24"/>
        </w:rPr>
      </w:pPr>
      <w:bookmarkStart w:id="119" w:name="_Toc277712181"/>
      <w:r w:rsidRPr="00D06008">
        <w:rPr>
          <w:rFonts w:ascii="Times New Roman" w:hAnsi="Times New Roman" w:cs="Times New Roman"/>
          <w:b/>
          <w:color w:val="000000" w:themeColor="text1"/>
          <w:sz w:val="24"/>
          <w:szCs w:val="24"/>
        </w:rPr>
        <w:t>Teste Geral da Aplicação</w:t>
      </w:r>
      <w:bookmarkEnd w:id="119"/>
    </w:p>
    <w:p w:rsidR="00481810" w:rsidRPr="00D60B8C" w:rsidRDefault="006F67A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 teste geral na aplicação foi feito após a realização de todos os outros testes na aplicação, era um questionário com perguntas</w:t>
      </w:r>
      <w:r w:rsidR="002B3334">
        <w:rPr>
          <w:rFonts w:ascii="Times New Roman" w:hAnsi="Times New Roman"/>
          <w:color w:val="000000" w:themeColor="text1"/>
          <w:sz w:val="24"/>
          <w:szCs w:val="24"/>
        </w:rPr>
        <w:t xml:space="preserve"> básicas sobre a aplicação, como</w:t>
      </w:r>
      <w:r w:rsidRPr="00D60B8C">
        <w:rPr>
          <w:rFonts w:ascii="Times New Roman" w:hAnsi="Times New Roman"/>
          <w:color w:val="000000" w:themeColor="text1"/>
          <w:sz w:val="24"/>
          <w:szCs w:val="24"/>
        </w:rPr>
        <w:t xml:space="preserve"> por exemplo, “O que achou da interface gráfica da aplicação?” e “Como analisa a disposição dos elementos e funcionalidades disponíveis na aplicação?”. E</w:t>
      </w:r>
      <w:r w:rsidR="00BF4671">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com isso</w:t>
      </w:r>
      <w:r w:rsidR="00BF4671">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conseguir analisar a aplicação de uma maneira geral.</w:t>
      </w:r>
    </w:p>
    <w:p w:rsidR="006F67A8" w:rsidRDefault="006F67A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tabela abaixo representa a quantidade de todos os conceitos obtidos para cada uma das questões respondidas após testarem a entrada do cliente na fila de um brinquedo.</w:t>
      </w:r>
    </w:p>
    <w:p w:rsidR="002B3334" w:rsidRPr="00D60B8C" w:rsidRDefault="002B3334" w:rsidP="00B24984">
      <w:pPr>
        <w:spacing w:line="360" w:lineRule="auto"/>
        <w:ind w:firstLine="708"/>
        <w:jc w:val="both"/>
        <w:rPr>
          <w:rFonts w:ascii="Times New Roman" w:hAnsi="Times New Roman"/>
          <w:color w:val="000000" w:themeColor="text1"/>
          <w:sz w:val="24"/>
          <w:szCs w:val="24"/>
        </w:rPr>
      </w:pPr>
    </w:p>
    <w:tbl>
      <w:tblPr>
        <w:tblW w:w="6963" w:type="dxa"/>
        <w:jc w:val="center"/>
        <w:tblInd w:w="53" w:type="dxa"/>
        <w:tblCellMar>
          <w:left w:w="70" w:type="dxa"/>
          <w:right w:w="70" w:type="dxa"/>
        </w:tblCellMar>
        <w:tblLook w:val="04A0"/>
      </w:tblPr>
      <w:tblGrid>
        <w:gridCol w:w="2285"/>
        <w:gridCol w:w="587"/>
        <w:gridCol w:w="851"/>
        <w:gridCol w:w="851"/>
        <w:gridCol w:w="851"/>
        <w:gridCol w:w="829"/>
        <w:gridCol w:w="709"/>
      </w:tblGrid>
      <w:tr w:rsidR="006F67A8" w:rsidRPr="00D60B8C" w:rsidTr="002B3334">
        <w:trPr>
          <w:trHeight w:val="300"/>
          <w:jc w:val="center"/>
        </w:trPr>
        <w:tc>
          <w:tcPr>
            <w:tcW w:w="2285"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4678" w:type="dxa"/>
            <w:gridSpan w:val="6"/>
            <w:tcBorders>
              <w:top w:val="single" w:sz="4" w:space="0" w:color="auto"/>
              <w:left w:val="nil"/>
              <w:bottom w:val="single" w:sz="4" w:space="0" w:color="auto"/>
              <w:right w:val="single" w:sz="4" w:space="0" w:color="auto"/>
            </w:tcBorders>
            <w:shd w:val="clear" w:color="auto" w:fill="A6A6A6" w:themeFill="background1" w:themeFillShade="A6"/>
            <w:noWrap/>
            <w:vAlign w:val="bottom"/>
            <w:hideMark/>
          </w:tcPr>
          <w:p w:rsidR="006F67A8" w:rsidRPr="00D60B8C" w:rsidRDefault="006F67A8" w:rsidP="00B24984">
            <w:pPr>
              <w:spacing w:after="0" w:line="36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Conceito</w:t>
            </w:r>
          </w:p>
        </w:tc>
      </w:tr>
      <w:tr w:rsidR="006F67A8" w:rsidRPr="00D60B8C" w:rsidTr="002B3334">
        <w:trPr>
          <w:trHeight w:val="315"/>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6F67A8" w:rsidRPr="00D60B8C" w:rsidRDefault="006F67A8" w:rsidP="00B24984">
            <w:pPr>
              <w:spacing w:after="0" w:line="36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Número da Questão</w:t>
            </w:r>
          </w:p>
        </w:tc>
        <w:tc>
          <w:tcPr>
            <w:tcW w:w="587" w:type="dxa"/>
            <w:tcBorders>
              <w:top w:val="nil"/>
              <w:left w:val="nil"/>
              <w:bottom w:val="single" w:sz="8" w:space="0" w:color="auto"/>
              <w:right w:val="single" w:sz="8" w:space="0" w:color="auto"/>
            </w:tcBorders>
            <w:shd w:val="clear" w:color="000000" w:fill="FF0000"/>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w:t>
            </w:r>
          </w:p>
        </w:tc>
        <w:tc>
          <w:tcPr>
            <w:tcW w:w="851" w:type="dxa"/>
            <w:tcBorders>
              <w:top w:val="nil"/>
              <w:left w:val="nil"/>
              <w:bottom w:val="single" w:sz="8" w:space="0" w:color="auto"/>
              <w:right w:val="single" w:sz="8" w:space="0" w:color="auto"/>
            </w:tcBorders>
            <w:shd w:val="clear" w:color="000000" w:fill="E46D0A"/>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1</w:t>
            </w:r>
          </w:p>
        </w:tc>
        <w:tc>
          <w:tcPr>
            <w:tcW w:w="851" w:type="dxa"/>
            <w:tcBorders>
              <w:top w:val="nil"/>
              <w:left w:val="nil"/>
              <w:bottom w:val="single" w:sz="8" w:space="0" w:color="auto"/>
              <w:right w:val="single" w:sz="8" w:space="0" w:color="auto"/>
            </w:tcBorders>
            <w:shd w:val="clear" w:color="000000" w:fill="FFFF00"/>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2</w:t>
            </w:r>
          </w:p>
        </w:tc>
        <w:tc>
          <w:tcPr>
            <w:tcW w:w="851" w:type="dxa"/>
            <w:tcBorders>
              <w:top w:val="nil"/>
              <w:left w:val="nil"/>
              <w:bottom w:val="single" w:sz="8" w:space="0" w:color="auto"/>
              <w:right w:val="single" w:sz="8" w:space="0" w:color="auto"/>
            </w:tcBorders>
            <w:shd w:val="clear" w:color="000000" w:fill="C2D69A"/>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w:t>
            </w:r>
          </w:p>
        </w:tc>
        <w:tc>
          <w:tcPr>
            <w:tcW w:w="829" w:type="dxa"/>
            <w:tcBorders>
              <w:top w:val="nil"/>
              <w:left w:val="nil"/>
              <w:bottom w:val="single" w:sz="8" w:space="0" w:color="auto"/>
              <w:right w:val="single" w:sz="8" w:space="0" w:color="auto"/>
            </w:tcBorders>
            <w:shd w:val="clear" w:color="000000" w:fill="00B050"/>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4</w:t>
            </w:r>
          </w:p>
        </w:tc>
        <w:tc>
          <w:tcPr>
            <w:tcW w:w="709" w:type="dxa"/>
            <w:tcBorders>
              <w:top w:val="nil"/>
              <w:left w:val="nil"/>
              <w:bottom w:val="single" w:sz="8" w:space="0" w:color="auto"/>
              <w:right w:val="single" w:sz="8" w:space="0" w:color="auto"/>
            </w:tcBorders>
            <w:shd w:val="clear" w:color="000000" w:fill="75923C"/>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5</w:t>
            </w:r>
          </w:p>
        </w:tc>
      </w:tr>
      <w:tr w:rsidR="006F67A8" w:rsidRPr="00D60B8C" w:rsidTr="002B3334">
        <w:trPr>
          <w:trHeight w:val="300"/>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6F67A8" w:rsidRPr="00D60B8C" w:rsidRDefault="006F67A8" w:rsidP="00B24984">
            <w:pPr>
              <w:spacing w:after="0" w:line="36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1</w:t>
            </w:r>
          </w:p>
        </w:tc>
        <w:tc>
          <w:tcPr>
            <w:tcW w:w="587" w:type="dxa"/>
            <w:tcBorders>
              <w:top w:val="single" w:sz="4" w:space="0" w:color="auto"/>
              <w:left w:val="nil"/>
              <w:bottom w:val="single" w:sz="4" w:space="0" w:color="auto"/>
              <w:right w:val="single" w:sz="4" w:space="0" w:color="auto"/>
            </w:tcBorders>
            <w:shd w:val="clear" w:color="auto" w:fill="auto"/>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5</w:t>
            </w:r>
          </w:p>
        </w:tc>
        <w:tc>
          <w:tcPr>
            <w:tcW w:w="829" w:type="dxa"/>
            <w:tcBorders>
              <w:top w:val="single" w:sz="4" w:space="0" w:color="auto"/>
              <w:left w:val="nil"/>
              <w:bottom w:val="single" w:sz="4" w:space="0" w:color="auto"/>
              <w:right w:val="single" w:sz="4" w:space="0" w:color="auto"/>
            </w:tcBorders>
            <w:shd w:val="clear" w:color="auto" w:fill="auto"/>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7</w:t>
            </w:r>
          </w:p>
        </w:tc>
        <w:tc>
          <w:tcPr>
            <w:tcW w:w="709" w:type="dxa"/>
            <w:tcBorders>
              <w:top w:val="single" w:sz="4" w:space="0" w:color="auto"/>
              <w:left w:val="nil"/>
              <w:bottom w:val="single" w:sz="4" w:space="0" w:color="auto"/>
              <w:right w:val="single" w:sz="4" w:space="0" w:color="auto"/>
            </w:tcBorders>
            <w:shd w:val="clear" w:color="auto" w:fill="auto"/>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w:t>
            </w:r>
          </w:p>
        </w:tc>
      </w:tr>
      <w:tr w:rsidR="006F67A8" w:rsidRPr="00D60B8C" w:rsidTr="002B3334">
        <w:trPr>
          <w:trHeight w:val="300"/>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6F67A8" w:rsidRPr="00D60B8C" w:rsidRDefault="006F67A8" w:rsidP="00B24984">
            <w:pPr>
              <w:spacing w:after="0" w:line="36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2</w:t>
            </w:r>
          </w:p>
        </w:tc>
        <w:tc>
          <w:tcPr>
            <w:tcW w:w="587" w:type="dxa"/>
            <w:tcBorders>
              <w:top w:val="nil"/>
              <w:left w:val="nil"/>
              <w:bottom w:val="single" w:sz="4" w:space="0" w:color="auto"/>
              <w:right w:val="single" w:sz="4" w:space="0" w:color="auto"/>
            </w:tcBorders>
            <w:shd w:val="clear" w:color="auto" w:fill="auto"/>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2</w:t>
            </w:r>
          </w:p>
        </w:tc>
        <w:tc>
          <w:tcPr>
            <w:tcW w:w="851" w:type="dxa"/>
            <w:tcBorders>
              <w:top w:val="nil"/>
              <w:left w:val="nil"/>
              <w:bottom w:val="single" w:sz="4" w:space="0" w:color="auto"/>
              <w:right w:val="single" w:sz="4" w:space="0" w:color="auto"/>
            </w:tcBorders>
            <w:shd w:val="clear" w:color="auto" w:fill="auto"/>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w:t>
            </w:r>
          </w:p>
        </w:tc>
        <w:tc>
          <w:tcPr>
            <w:tcW w:w="829" w:type="dxa"/>
            <w:tcBorders>
              <w:top w:val="nil"/>
              <w:left w:val="nil"/>
              <w:bottom w:val="single" w:sz="4" w:space="0" w:color="auto"/>
              <w:right w:val="single" w:sz="4" w:space="0" w:color="auto"/>
            </w:tcBorders>
            <w:shd w:val="clear" w:color="auto" w:fill="auto"/>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8</w:t>
            </w:r>
          </w:p>
        </w:tc>
        <w:tc>
          <w:tcPr>
            <w:tcW w:w="709" w:type="dxa"/>
            <w:tcBorders>
              <w:top w:val="nil"/>
              <w:left w:val="nil"/>
              <w:bottom w:val="single" w:sz="4" w:space="0" w:color="auto"/>
              <w:right w:val="single" w:sz="4" w:space="0" w:color="auto"/>
            </w:tcBorders>
            <w:shd w:val="clear" w:color="auto" w:fill="auto"/>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2</w:t>
            </w:r>
          </w:p>
        </w:tc>
      </w:tr>
      <w:tr w:rsidR="006F67A8" w:rsidRPr="00D60B8C" w:rsidTr="002B3334">
        <w:trPr>
          <w:trHeight w:val="300"/>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6F67A8" w:rsidRPr="00D60B8C" w:rsidRDefault="006F67A8" w:rsidP="00B24984">
            <w:pPr>
              <w:spacing w:after="0" w:line="36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3</w:t>
            </w:r>
          </w:p>
        </w:tc>
        <w:tc>
          <w:tcPr>
            <w:tcW w:w="587" w:type="dxa"/>
            <w:tcBorders>
              <w:top w:val="nil"/>
              <w:left w:val="nil"/>
              <w:bottom w:val="single" w:sz="4" w:space="0" w:color="auto"/>
              <w:right w:val="single" w:sz="4" w:space="0" w:color="auto"/>
            </w:tcBorders>
            <w:shd w:val="clear" w:color="auto" w:fill="auto"/>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6F67A8" w:rsidRPr="00D60B8C" w:rsidRDefault="0029571F"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w:t>
            </w:r>
          </w:p>
        </w:tc>
        <w:tc>
          <w:tcPr>
            <w:tcW w:w="851" w:type="dxa"/>
            <w:tcBorders>
              <w:top w:val="nil"/>
              <w:left w:val="nil"/>
              <w:bottom w:val="single" w:sz="4" w:space="0" w:color="auto"/>
              <w:right w:val="single" w:sz="4" w:space="0" w:color="auto"/>
            </w:tcBorders>
            <w:shd w:val="clear" w:color="auto" w:fill="auto"/>
            <w:noWrap/>
            <w:vAlign w:val="bottom"/>
            <w:hideMark/>
          </w:tcPr>
          <w:p w:rsidR="006F67A8" w:rsidRPr="00D60B8C" w:rsidRDefault="0029571F"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4</w:t>
            </w:r>
          </w:p>
        </w:tc>
        <w:tc>
          <w:tcPr>
            <w:tcW w:w="829" w:type="dxa"/>
            <w:tcBorders>
              <w:top w:val="nil"/>
              <w:left w:val="nil"/>
              <w:bottom w:val="single" w:sz="4" w:space="0" w:color="auto"/>
              <w:right w:val="single" w:sz="4" w:space="0" w:color="auto"/>
            </w:tcBorders>
            <w:shd w:val="clear" w:color="auto" w:fill="auto"/>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8</w:t>
            </w:r>
          </w:p>
        </w:tc>
        <w:tc>
          <w:tcPr>
            <w:tcW w:w="709" w:type="dxa"/>
            <w:tcBorders>
              <w:top w:val="nil"/>
              <w:left w:val="nil"/>
              <w:bottom w:val="single" w:sz="4" w:space="0" w:color="auto"/>
              <w:right w:val="single" w:sz="4" w:space="0" w:color="auto"/>
            </w:tcBorders>
            <w:shd w:val="clear" w:color="auto" w:fill="auto"/>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6F67A8" w:rsidRPr="00D60B8C" w:rsidTr="002B3334">
        <w:trPr>
          <w:trHeight w:val="300"/>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6F67A8" w:rsidRPr="00D60B8C" w:rsidRDefault="006F67A8" w:rsidP="00B24984">
            <w:pPr>
              <w:spacing w:after="0" w:line="36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4</w:t>
            </w:r>
          </w:p>
        </w:tc>
        <w:tc>
          <w:tcPr>
            <w:tcW w:w="587" w:type="dxa"/>
            <w:tcBorders>
              <w:top w:val="nil"/>
              <w:left w:val="nil"/>
              <w:bottom w:val="single" w:sz="4" w:space="0" w:color="auto"/>
              <w:right w:val="single" w:sz="4" w:space="0" w:color="auto"/>
            </w:tcBorders>
            <w:shd w:val="clear" w:color="auto" w:fill="auto"/>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29" w:type="dxa"/>
            <w:tcBorders>
              <w:top w:val="nil"/>
              <w:left w:val="nil"/>
              <w:bottom w:val="single" w:sz="4" w:space="0" w:color="auto"/>
              <w:right w:val="single" w:sz="4" w:space="0" w:color="auto"/>
            </w:tcBorders>
            <w:shd w:val="clear" w:color="auto" w:fill="auto"/>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11</w:t>
            </w:r>
          </w:p>
        </w:tc>
        <w:tc>
          <w:tcPr>
            <w:tcW w:w="709" w:type="dxa"/>
            <w:tcBorders>
              <w:top w:val="nil"/>
              <w:left w:val="nil"/>
              <w:bottom w:val="single" w:sz="4" w:space="0" w:color="auto"/>
              <w:right w:val="single" w:sz="4" w:space="0" w:color="auto"/>
            </w:tcBorders>
            <w:shd w:val="clear" w:color="auto" w:fill="auto"/>
            <w:noWrap/>
            <w:vAlign w:val="bottom"/>
            <w:hideMark/>
          </w:tcPr>
          <w:p w:rsidR="006F67A8" w:rsidRPr="00D60B8C" w:rsidRDefault="006F67A8" w:rsidP="00B24984">
            <w:pPr>
              <w:keepNext/>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4</w:t>
            </w:r>
          </w:p>
        </w:tc>
      </w:tr>
    </w:tbl>
    <w:p w:rsidR="006F67A8" w:rsidRDefault="008040E6" w:rsidP="00B24984">
      <w:pPr>
        <w:pStyle w:val="Legenda"/>
        <w:spacing w:line="360" w:lineRule="auto"/>
        <w:jc w:val="center"/>
        <w:rPr>
          <w:rFonts w:ascii="Times New Roman" w:hAnsi="Times New Roman"/>
          <w:sz w:val="24"/>
          <w:szCs w:val="24"/>
        </w:rPr>
      </w:pPr>
      <w:bookmarkStart w:id="120" w:name="_Toc277710722"/>
      <w:r w:rsidRPr="00D60B8C">
        <w:rPr>
          <w:rFonts w:ascii="Times New Roman" w:hAnsi="Times New Roman"/>
          <w:sz w:val="24"/>
          <w:szCs w:val="24"/>
        </w:rPr>
        <w:t xml:space="preserve">Tabela </w:t>
      </w:r>
      <w:r w:rsidR="00E57B07"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Tabela \* ARABIC </w:instrText>
      </w:r>
      <w:r w:rsidR="00E57B07" w:rsidRPr="00D60B8C">
        <w:rPr>
          <w:rFonts w:ascii="Times New Roman" w:hAnsi="Times New Roman"/>
          <w:sz w:val="24"/>
          <w:szCs w:val="24"/>
        </w:rPr>
        <w:fldChar w:fldCharType="separate"/>
      </w:r>
      <w:r w:rsidR="00550B42">
        <w:rPr>
          <w:rFonts w:ascii="Times New Roman" w:hAnsi="Times New Roman"/>
          <w:noProof/>
          <w:sz w:val="24"/>
          <w:szCs w:val="24"/>
        </w:rPr>
        <w:t>15</w:t>
      </w:r>
      <w:r w:rsidR="00E57B07" w:rsidRPr="00D60B8C">
        <w:rPr>
          <w:rFonts w:ascii="Times New Roman" w:hAnsi="Times New Roman"/>
          <w:sz w:val="24"/>
          <w:szCs w:val="24"/>
        </w:rPr>
        <w:fldChar w:fldCharType="end"/>
      </w:r>
      <w:r w:rsidRPr="00D60B8C">
        <w:rPr>
          <w:rFonts w:ascii="Times New Roman" w:hAnsi="Times New Roman"/>
          <w:sz w:val="24"/>
          <w:szCs w:val="24"/>
        </w:rPr>
        <w:t>: Testes Gerais na Aplicação</w:t>
      </w:r>
      <w:bookmarkEnd w:id="120"/>
    </w:p>
    <w:p w:rsidR="002B3334" w:rsidRPr="002B3334" w:rsidRDefault="002B3334" w:rsidP="00B24984">
      <w:pPr>
        <w:spacing w:line="360" w:lineRule="auto"/>
      </w:pPr>
    </w:p>
    <w:p w:rsidR="004F7615" w:rsidRDefault="004F7615"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tabela abaixo contém a média obtida com os resultados da tabela e o gráfico contém o percentual das avaliações para cada item do questionário:</w:t>
      </w:r>
    </w:p>
    <w:p w:rsidR="00BF4671" w:rsidRPr="00D60B8C" w:rsidRDefault="00BF4671" w:rsidP="00B24984">
      <w:pPr>
        <w:spacing w:line="360" w:lineRule="auto"/>
        <w:ind w:firstLine="708"/>
        <w:jc w:val="both"/>
        <w:rPr>
          <w:rFonts w:ascii="Times New Roman" w:hAnsi="Times New Roman"/>
          <w:color w:val="000000" w:themeColor="text1"/>
          <w:sz w:val="24"/>
          <w:szCs w:val="24"/>
        </w:rPr>
      </w:pPr>
    </w:p>
    <w:tbl>
      <w:tblPr>
        <w:tblW w:w="1740" w:type="dxa"/>
        <w:jc w:val="center"/>
        <w:tblInd w:w="65" w:type="dxa"/>
        <w:tblCellMar>
          <w:left w:w="70" w:type="dxa"/>
          <w:right w:w="70" w:type="dxa"/>
        </w:tblCellMar>
        <w:tblLook w:val="04A0"/>
      </w:tblPr>
      <w:tblGrid>
        <w:gridCol w:w="980"/>
        <w:gridCol w:w="800"/>
      </w:tblGrid>
      <w:tr w:rsidR="004F7615" w:rsidRPr="00D60B8C" w:rsidTr="00BF4671">
        <w:trPr>
          <w:trHeight w:val="330"/>
          <w:jc w:val="center"/>
        </w:trPr>
        <w:tc>
          <w:tcPr>
            <w:tcW w:w="940" w:type="dxa"/>
            <w:tcBorders>
              <w:top w:val="single" w:sz="4" w:space="0" w:color="auto"/>
              <w:left w:val="single" w:sz="4" w:space="0" w:color="auto"/>
              <w:bottom w:val="single" w:sz="4" w:space="0" w:color="auto"/>
              <w:right w:val="single" w:sz="4" w:space="0" w:color="auto"/>
            </w:tcBorders>
            <w:shd w:val="clear" w:color="000000" w:fill="A5A5A5"/>
            <w:noWrap/>
            <w:vAlign w:val="bottom"/>
            <w:hideMark/>
          </w:tcPr>
          <w:p w:rsidR="004F7615" w:rsidRPr="00D60B8C" w:rsidRDefault="004F7615" w:rsidP="00B24984">
            <w:pPr>
              <w:spacing w:after="0" w:line="360" w:lineRule="auto"/>
              <w:jc w:val="both"/>
              <w:rPr>
                <w:rFonts w:ascii="Times New Roman" w:eastAsia="Times New Roman" w:hAnsi="Times New Roman"/>
                <w:b/>
                <w:bCs/>
                <w:color w:val="000000"/>
                <w:sz w:val="24"/>
                <w:szCs w:val="24"/>
                <w:lang w:eastAsia="pt-BR"/>
              </w:rPr>
            </w:pPr>
            <w:r w:rsidRPr="00D60B8C">
              <w:rPr>
                <w:rFonts w:ascii="Times New Roman" w:eastAsia="Times New Roman" w:hAnsi="Times New Roman"/>
                <w:b/>
                <w:bCs/>
                <w:color w:val="000000"/>
                <w:sz w:val="24"/>
                <w:szCs w:val="24"/>
                <w:lang w:eastAsia="pt-BR"/>
              </w:rPr>
              <w:t>Questão</w:t>
            </w:r>
          </w:p>
        </w:tc>
        <w:tc>
          <w:tcPr>
            <w:tcW w:w="800" w:type="dxa"/>
            <w:tcBorders>
              <w:top w:val="single" w:sz="4" w:space="0" w:color="auto"/>
              <w:left w:val="nil"/>
              <w:bottom w:val="single" w:sz="4" w:space="0" w:color="auto"/>
              <w:right w:val="single" w:sz="4" w:space="0" w:color="auto"/>
            </w:tcBorders>
            <w:shd w:val="clear" w:color="000000" w:fill="A5A5A5"/>
            <w:noWrap/>
            <w:vAlign w:val="bottom"/>
            <w:hideMark/>
          </w:tcPr>
          <w:p w:rsidR="004F7615" w:rsidRPr="00D60B8C" w:rsidRDefault="004F7615" w:rsidP="00B24984">
            <w:pPr>
              <w:spacing w:after="0" w:line="360" w:lineRule="auto"/>
              <w:jc w:val="both"/>
              <w:rPr>
                <w:rFonts w:ascii="Times New Roman" w:eastAsia="Times New Roman" w:hAnsi="Times New Roman"/>
                <w:b/>
                <w:bCs/>
                <w:color w:val="000000"/>
                <w:sz w:val="24"/>
                <w:szCs w:val="24"/>
                <w:lang w:eastAsia="pt-BR"/>
              </w:rPr>
            </w:pPr>
            <w:r w:rsidRPr="00D60B8C">
              <w:rPr>
                <w:rFonts w:ascii="Times New Roman" w:eastAsia="Times New Roman" w:hAnsi="Times New Roman"/>
                <w:b/>
                <w:bCs/>
                <w:color w:val="000000"/>
                <w:sz w:val="24"/>
                <w:szCs w:val="24"/>
                <w:lang w:eastAsia="pt-BR"/>
              </w:rPr>
              <w:t>Média</w:t>
            </w:r>
          </w:p>
        </w:tc>
      </w:tr>
      <w:tr w:rsidR="004F7615" w:rsidRPr="00D60B8C" w:rsidTr="00BF4671">
        <w:trPr>
          <w:trHeight w:val="330"/>
          <w:jc w:val="center"/>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4F7615" w:rsidRPr="00D60B8C" w:rsidRDefault="004F7615"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1</w:t>
            </w:r>
          </w:p>
        </w:tc>
        <w:tc>
          <w:tcPr>
            <w:tcW w:w="800" w:type="dxa"/>
            <w:tcBorders>
              <w:top w:val="nil"/>
              <w:left w:val="nil"/>
              <w:bottom w:val="single" w:sz="4" w:space="0" w:color="auto"/>
              <w:right w:val="single" w:sz="4" w:space="0" w:color="auto"/>
            </w:tcBorders>
            <w:shd w:val="clear" w:color="auto" w:fill="auto"/>
            <w:noWrap/>
            <w:vAlign w:val="bottom"/>
            <w:hideMark/>
          </w:tcPr>
          <w:p w:rsidR="004F7615" w:rsidRPr="00D60B8C" w:rsidRDefault="004F7615"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3,8</w:t>
            </w:r>
          </w:p>
        </w:tc>
      </w:tr>
      <w:tr w:rsidR="004F7615" w:rsidRPr="00D60B8C" w:rsidTr="00BF4671">
        <w:trPr>
          <w:trHeight w:val="330"/>
          <w:jc w:val="center"/>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4F7615" w:rsidRPr="00D60B8C" w:rsidRDefault="004F7615"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2</w:t>
            </w:r>
          </w:p>
        </w:tc>
        <w:tc>
          <w:tcPr>
            <w:tcW w:w="800" w:type="dxa"/>
            <w:tcBorders>
              <w:top w:val="nil"/>
              <w:left w:val="nil"/>
              <w:bottom w:val="single" w:sz="4" w:space="0" w:color="auto"/>
              <w:right w:val="single" w:sz="4" w:space="0" w:color="auto"/>
            </w:tcBorders>
            <w:shd w:val="clear" w:color="auto" w:fill="auto"/>
            <w:noWrap/>
            <w:vAlign w:val="bottom"/>
            <w:hideMark/>
          </w:tcPr>
          <w:p w:rsidR="004F7615" w:rsidRPr="00D60B8C" w:rsidRDefault="004F7615"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3,6</w:t>
            </w:r>
          </w:p>
        </w:tc>
      </w:tr>
      <w:tr w:rsidR="004F7615" w:rsidRPr="00D60B8C" w:rsidTr="00BF4671">
        <w:trPr>
          <w:trHeight w:val="330"/>
          <w:jc w:val="center"/>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4F7615" w:rsidRPr="00D60B8C" w:rsidRDefault="004F7615"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w:t>
            </w:r>
          </w:p>
        </w:tc>
        <w:tc>
          <w:tcPr>
            <w:tcW w:w="800" w:type="dxa"/>
            <w:tcBorders>
              <w:top w:val="nil"/>
              <w:left w:val="nil"/>
              <w:bottom w:val="single" w:sz="4" w:space="0" w:color="auto"/>
              <w:right w:val="single" w:sz="4" w:space="0" w:color="auto"/>
            </w:tcBorders>
            <w:shd w:val="clear" w:color="auto" w:fill="auto"/>
            <w:noWrap/>
            <w:vAlign w:val="bottom"/>
            <w:hideMark/>
          </w:tcPr>
          <w:p w:rsidR="004F7615" w:rsidRPr="00D60B8C" w:rsidRDefault="004F7615"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3,3</w:t>
            </w:r>
          </w:p>
        </w:tc>
      </w:tr>
      <w:tr w:rsidR="004F7615" w:rsidRPr="00D60B8C" w:rsidTr="00BF4671">
        <w:trPr>
          <w:trHeight w:val="330"/>
          <w:jc w:val="center"/>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4F7615" w:rsidRPr="00D60B8C" w:rsidRDefault="004F7615"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4</w:t>
            </w:r>
          </w:p>
        </w:tc>
        <w:tc>
          <w:tcPr>
            <w:tcW w:w="800" w:type="dxa"/>
            <w:tcBorders>
              <w:top w:val="nil"/>
              <w:left w:val="nil"/>
              <w:bottom w:val="single" w:sz="4" w:space="0" w:color="auto"/>
              <w:right w:val="single" w:sz="4" w:space="0" w:color="auto"/>
            </w:tcBorders>
            <w:shd w:val="clear" w:color="auto" w:fill="auto"/>
            <w:noWrap/>
            <w:vAlign w:val="bottom"/>
            <w:hideMark/>
          </w:tcPr>
          <w:p w:rsidR="004F7615" w:rsidRPr="00D60B8C" w:rsidRDefault="004F7615" w:rsidP="00B24984">
            <w:pPr>
              <w:keepNext/>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4,2</w:t>
            </w:r>
          </w:p>
        </w:tc>
      </w:tr>
    </w:tbl>
    <w:p w:rsidR="006F67A8" w:rsidRPr="00D60B8C" w:rsidRDefault="004F7615" w:rsidP="00B24984">
      <w:pPr>
        <w:pStyle w:val="Legenda"/>
        <w:spacing w:line="360" w:lineRule="auto"/>
        <w:jc w:val="center"/>
        <w:rPr>
          <w:rFonts w:ascii="Times New Roman" w:hAnsi="Times New Roman"/>
          <w:color w:val="000000" w:themeColor="text1"/>
          <w:sz w:val="24"/>
          <w:szCs w:val="24"/>
        </w:rPr>
      </w:pPr>
      <w:bookmarkStart w:id="121" w:name="_Toc277710723"/>
      <w:r w:rsidRPr="00D60B8C">
        <w:rPr>
          <w:rFonts w:ascii="Times New Roman" w:hAnsi="Times New Roman"/>
          <w:sz w:val="24"/>
          <w:szCs w:val="24"/>
        </w:rPr>
        <w:t xml:space="preserve">Tabela </w:t>
      </w:r>
      <w:r w:rsidR="00E57B07"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Tabela \* ARABIC </w:instrText>
      </w:r>
      <w:r w:rsidR="00E57B07" w:rsidRPr="00D60B8C">
        <w:rPr>
          <w:rFonts w:ascii="Times New Roman" w:hAnsi="Times New Roman"/>
          <w:sz w:val="24"/>
          <w:szCs w:val="24"/>
        </w:rPr>
        <w:fldChar w:fldCharType="separate"/>
      </w:r>
      <w:r w:rsidR="00550B42">
        <w:rPr>
          <w:rFonts w:ascii="Times New Roman" w:hAnsi="Times New Roman"/>
          <w:noProof/>
          <w:sz w:val="24"/>
          <w:szCs w:val="24"/>
        </w:rPr>
        <w:t>16</w:t>
      </w:r>
      <w:r w:rsidR="00E57B07" w:rsidRPr="00D60B8C">
        <w:rPr>
          <w:rFonts w:ascii="Times New Roman" w:hAnsi="Times New Roman"/>
          <w:sz w:val="24"/>
          <w:szCs w:val="24"/>
        </w:rPr>
        <w:fldChar w:fldCharType="end"/>
      </w:r>
      <w:r w:rsidRPr="00D60B8C">
        <w:rPr>
          <w:rFonts w:ascii="Times New Roman" w:hAnsi="Times New Roman"/>
          <w:sz w:val="24"/>
          <w:szCs w:val="24"/>
        </w:rPr>
        <w:t>: Média da avaliação geral da aplicação</w:t>
      </w:r>
      <w:bookmarkEnd w:id="121"/>
    </w:p>
    <w:p w:rsidR="004F7615" w:rsidRPr="00D60B8C" w:rsidRDefault="004F7615"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lastRenderedPageBreak/>
        <w:drawing>
          <wp:inline distT="0" distB="0" distL="0" distR="0">
            <wp:extent cx="4572000" cy="2743200"/>
            <wp:effectExtent l="19050" t="0" r="19050" b="0"/>
            <wp:docPr id="29" name="Gráfico 6"/>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4F7615" w:rsidRDefault="004F7615" w:rsidP="00B24984">
      <w:pPr>
        <w:pStyle w:val="Legenda"/>
        <w:spacing w:line="360" w:lineRule="auto"/>
        <w:jc w:val="center"/>
        <w:rPr>
          <w:rFonts w:ascii="Times New Roman" w:hAnsi="Times New Roman"/>
          <w:sz w:val="24"/>
          <w:szCs w:val="24"/>
        </w:rPr>
      </w:pPr>
      <w:bookmarkStart w:id="122" w:name="_Toc277710768"/>
      <w:r w:rsidRPr="00D60B8C">
        <w:rPr>
          <w:rFonts w:ascii="Times New Roman" w:hAnsi="Times New Roman"/>
          <w:sz w:val="24"/>
          <w:szCs w:val="24"/>
        </w:rPr>
        <w:t xml:space="preserve">Gráfico </w:t>
      </w:r>
      <w:r w:rsidR="00E57B07"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Gráfico \* ARABIC </w:instrText>
      </w:r>
      <w:r w:rsidR="00E57B07" w:rsidRPr="00D60B8C">
        <w:rPr>
          <w:rFonts w:ascii="Times New Roman" w:hAnsi="Times New Roman"/>
          <w:sz w:val="24"/>
          <w:szCs w:val="24"/>
        </w:rPr>
        <w:fldChar w:fldCharType="separate"/>
      </w:r>
      <w:r w:rsidR="00550B42">
        <w:rPr>
          <w:rFonts w:ascii="Times New Roman" w:hAnsi="Times New Roman"/>
          <w:noProof/>
          <w:sz w:val="24"/>
          <w:szCs w:val="24"/>
        </w:rPr>
        <w:t>8</w:t>
      </w:r>
      <w:r w:rsidR="00E57B07" w:rsidRPr="00D60B8C">
        <w:rPr>
          <w:rFonts w:ascii="Times New Roman" w:hAnsi="Times New Roman"/>
          <w:sz w:val="24"/>
          <w:szCs w:val="24"/>
        </w:rPr>
        <w:fldChar w:fldCharType="end"/>
      </w:r>
      <w:r w:rsidRPr="00D60B8C">
        <w:rPr>
          <w:rFonts w:ascii="Times New Roman" w:hAnsi="Times New Roman"/>
          <w:sz w:val="24"/>
          <w:szCs w:val="24"/>
        </w:rPr>
        <w:t>: Percentual da avaliação geral da aplicação</w:t>
      </w:r>
      <w:bookmarkEnd w:id="122"/>
    </w:p>
    <w:p w:rsidR="00BF4671" w:rsidRPr="00BF4671" w:rsidRDefault="00BF4671" w:rsidP="00B24984">
      <w:pPr>
        <w:spacing w:line="360" w:lineRule="auto"/>
      </w:pPr>
    </w:p>
    <w:p w:rsidR="00247790" w:rsidRDefault="00E7626A" w:rsidP="00B24984">
      <w:pPr>
        <w:spacing w:line="360" w:lineRule="auto"/>
        <w:ind w:firstLine="432"/>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Um ponto que vale ser ressaltado é a média obtida pela ultima questão desse formulário, que é sobre os benefícios proporcionados pela aplicação aos usuários do parque, com uma média de 4,2 pontos, podemos afirmar que a aplicação foi muito bem  recebida pelos usuários da aplicação.</w:t>
      </w:r>
    </w:p>
    <w:p w:rsidR="00D06008" w:rsidRDefault="00D06008" w:rsidP="00B24984">
      <w:pPr>
        <w:spacing w:line="360" w:lineRule="auto"/>
        <w:ind w:firstLine="432"/>
        <w:jc w:val="both"/>
        <w:rPr>
          <w:rFonts w:ascii="Times New Roman" w:hAnsi="Times New Roman"/>
          <w:color w:val="000000" w:themeColor="text1"/>
          <w:sz w:val="24"/>
          <w:szCs w:val="24"/>
        </w:rPr>
      </w:pPr>
    </w:p>
    <w:p w:rsidR="00D06008" w:rsidRPr="00D06008" w:rsidRDefault="00D06008" w:rsidP="00365921">
      <w:pPr>
        <w:pStyle w:val="PargrafodaLista"/>
        <w:numPr>
          <w:ilvl w:val="1"/>
          <w:numId w:val="3"/>
        </w:numPr>
        <w:spacing w:line="360" w:lineRule="auto"/>
        <w:jc w:val="both"/>
        <w:outlineLvl w:val="1"/>
        <w:rPr>
          <w:rFonts w:ascii="Times New Roman" w:hAnsi="Times New Roman"/>
          <w:color w:val="000000" w:themeColor="text1"/>
          <w:sz w:val="24"/>
          <w:szCs w:val="24"/>
        </w:rPr>
      </w:pPr>
      <w:bookmarkStart w:id="123" w:name="_Toc277712182"/>
      <w:r w:rsidRPr="00D06008">
        <w:rPr>
          <w:rFonts w:ascii="Times New Roman" w:hAnsi="Times New Roman" w:cs="Times New Roman"/>
          <w:color w:val="000000" w:themeColor="text1"/>
          <w:sz w:val="24"/>
          <w:szCs w:val="24"/>
        </w:rPr>
        <w:t>ANALISE COMPARATIVA COM OS TEMPOS DE FILA EM PARQUE DE DIVERSÃO</w:t>
      </w:r>
      <w:bookmarkEnd w:id="123"/>
    </w:p>
    <w:p w:rsidR="00365921" w:rsidRPr="00365921" w:rsidRDefault="00365921" w:rsidP="00365921">
      <w:pPr>
        <w:ind w:firstLine="432"/>
        <w:jc w:val="both"/>
        <w:rPr>
          <w:rFonts w:ascii="Times New Roman" w:hAnsi="Times New Roman"/>
          <w:color w:val="000000" w:themeColor="text1"/>
          <w:sz w:val="24"/>
          <w:szCs w:val="24"/>
        </w:rPr>
      </w:pPr>
      <w:r w:rsidRPr="00365921">
        <w:rPr>
          <w:rFonts w:ascii="Times New Roman" w:hAnsi="Times New Roman"/>
          <w:color w:val="000000" w:themeColor="text1"/>
          <w:sz w:val="24"/>
          <w:szCs w:val="24"/>
        </w:rPr>
        <w:t>Após os testes realizados no ambiente de simulação ficou mais fácil poder avaliar o sistema comparando com os tempos de espera hoje. Para isso, coletamos informações sobre três brinquedos muito procurados nos Parques de Diversão, as informações coletadas foram o tempo médio de espera na fila, quantas pessoas vão por vez no brinquedo, o tempo total que leva para as pessoas entrarem no brinquedo, brincar e saírem do brinquedo, além de uma base de quantas pessoas em média ficam na fila.</w:t>
      </w:r>
    </w:p>
    <w:p w:rsidR="00365921" w:rsidRDefault="00365921" w:rsidP="00365921">
      <w:pPr>
        <w:jc w:val="both"/>
        <w:rPr>
          <w:rFonts w:ascii="Times New Roman" w:hAnsi="Times New Roman"/>
          <w:color w:val="000000" w:themeColor="text1"/>
          <w:sz w:val="24"/>
          <w:szCs w:val="24"/>
        </w:rPr>
      </w:pPr>
      <w:r>
        <w:rPr>
          <w:rFonts w:ascii="Times New Roman" w:hAnsi="Times New Roman"/>
          <w:color w:val="000000" w:themeColor="text1"/>
          <w:sz w:val="24"/>
          <w:szCs w:val="24"/>
        </w:rPr>
        <w:t>Os dados levantados foram os seguintes:</w:t>
      </w:r>
    </w:p>
    <w:tbl>
      <w:tblPr>
        <w:tblW w:w="9390" w:type="dxa"/>
        <w:jc w:val="center"/>
        <w:tblCellMar>
          <w:left w:w="70" w:type="dxa"/>
          <w:right w:w="70" w:type="dxa"/>
        </w:tblCellMar>
        <w:tblLook w:val="04A0"/>
      </w:tblPr>
      <w:tblGrid>
        <w:gridCol w:w="1504"/>
        <w:gridCol w:w="1968"/>
        <w:gridCol w:w="1354"/>
        <w:gridCol w:w="1975"/>
        <w:gridCol w:w="1491"/>
        <w:gridCol w:w="1153"/>
      </w:tblGrid>
      <w:tr w:rsidR="00365921" w:rsidRPr="00B81A1C" w:rsidTr="00806206">
        <w:trPr>
          <w:trHeight w:val="345"/>
          <w:jc w:val="center"/>
        </w:trPr>
        <w:tc>
          <w:tcPr>
            <w:tcW w:w="1504" w:type="dxa"/>
            <w:tcBorders>
              <w:top w:val="single" w:sz="4" w:space="0" w:color="auto"/>
              <w:left w:val="single" w:sz="4" w:space="0" w:color="auto"/>
              <w:bottom w:val="single" w:sz="4" w:space="0" w:color="auto"/>
              <w:right w:val="single" w:sz="4" w:space="0" w:color="auto"/>
            </w:tcBorders>
            <w:shd w:val="clear" w:color="C0504D" w:fill="C0504D"/>
            <w:noWrap/>
            <w:vAlign w:val="center"/>
            <w:hideMark/>
          </w:tcPr>
          <w:p w:rsidR="00365921" w:rsidRPr="00B81A1C" w:rsidRDefault="00365921" w:rsidP="005F0606">
            <w:pPr>
              <w:spacing w:after="0" w:line="240" w:lineRule="auto"/>
              <w:jc w:val="center"/>
              <w:rPr>
                <w:rFonts w:ascii="Times New Roman" w:eastAsia="Times New Roman" w:hAnsi="Times New Roman"/>
                <w:b/>
                <w:bCs/>
                <w:color w:val="FFFFFF"/>
                <w:sz w:val="24"/>
                <w:szCs w:val="24"/>
                <w:lang w:eastAsia="pt-BR"/>
              </w:rPr>
            </w:pPr>
            <w:r w:rsidRPr="00B81A1C">
              <w:rPr>
                <w:rFonts w:ascii="Times New Roman" w:eastAsia="Times New Roman" w:hAnsi="Times New Roman"/>
                <w:b/>
                <w:bCs/>
                <w:color w:val="FFFFFF"/>
                <w:sz w:val="24"/>
                <w:szCs w:val="24"/>
                <w:lang w:eastAsia="pt-BR"/>
              </w:rPr>
              <w:t>Brinquedo</w:t>
            </w:r>
          </w:p>
        </w:tc>
        <w:tc>
          <w:tcPr>
            <w:tcW w:w="1968" w:type="dxa"/>
            <w:tcBorders>
              <w:top w:val="single" w:sz="4" w:space="0" w:color="auto"/>
              <w:left w:val="single" w:sz="4" w:space="0" w:color="auto"/>
              <w:bottom w:val="single" w:sz="4" w:space="0" w:color="auto"/>
              <w:right w:val="single" w:sz="4" w:space="0" w:color="auto"/>
            </w:tcBorders>
            <w:shd w:val="clear" w:color="C0504D" w:fill="C0504D"/>
            <w:noWrap/>
            <w:vAlign w:val="center"/>
            <w:hideMark/>
          </w:tcPr>
          <w:p w:rsidR="00365921" w:rsidRPr="00B81A1C" w:rsidRDefault="00365921" w:rsidP="005F0606">
            <w:pPr>
              <w:spacing w:after="0" w:line="240" w:lineRule="auto"/>
              <w:jc w:val="center"/>
              <w:rPr>
                <w:rFonts w:ascii="Times New Roman" w:eastAsia="Times New Roman" w:hAnsi="Times New Roman"/>
                <w:b/>
                <w:bCs/>
                <w:color w:val="FFFFFF"/>
                <w:sz w:val="24"/>
                <w:szCs w:val="24"/>
                <w:lang w:eastAsia="pt-BR"/>
              </w:rPr>
            </w:pPr>
            <w:r w:rsidRPr="00B81A1C">
              <w:rPr>
                <w:rFonts w:ascii="Times New Roman" w:eastAsia="Times New Roman" w:hAnsi="Times New Roman"/>
                <w:b/>
                <w:bCs/>
                <w:color w:val="FFFFFF"/>
                <w:sz w:val="24"/>
                <w:szCs w:val="24"/>
                <w:lang w:eastAsia="pt-BR"/>
              </w:rPr>
              <w:t>Tempo na Fila</w:t>
            </w:r>
          </w:p>
        </w:tc>
        <w:tc>
          <w:tcPr>
            <w:tcW w:w="1354" w:type="dxa"/>
            <w:tcBorders>
              <w:top w:val="single" w:sz="4" w:space="0" w:color="auto"/>
              <w:left w:val="single" w:sz="4" w:space="0" w:color="auto"/>
              <w:bottom w:val="single" w:sz="4" w:space="0" w:color="auto"/>
              <w:right w:val="single" w:sz="4" w:space="0" w:color="auto"/>
            </w:tcBorders>
            <w:shd w:val="clear" w:color="C0504D" w:fill="C0504D"/>
            <w:noWrap/>
            <w:vAlign w:val="center"/>
            <w:hideMark/>
          </w:tcPr>
          <w:p w:rsidR="00365921" w:rsidRPr="00B81A1C" w:rsidRDefault="00365921" w:rsidP="005F0606">
            <w:pPr>
              <w:spacing w:after="0" w:line="240" w:lineRule="auto"/>
              <w:jc w:val="center"/>
              <w:rPr>
                <w:rFonts w:ascii="Times New Roman" w:eastAsia="Times New Roman" w:hAnsi="Times New Roman"/>
                <w:b/>
                <w:bCs/>
                <w:color w:val="FFFFFF"/>
                <w:sz w:val="24"/>
                <w:szCs w:val="24"/>
                <w:lang w:eastAsia="pt-BR"/>
              </w:rPr>
            </w:pPr>
            <w:r>
              <w:rPr>
                <w:rFonts w:ascii="Times New Roman" w:eastAsia="Times New Roman" w:hAnsi="Times New Roman"/>
                <w:b/>
                <w:bCs/>
                <w:color w:val="FFFFFF"/>
                <w:sz w:val="24"/>
                <w:szCs w:val="24"/>
                <w:lang w:eastAsia="pt-BR"/>
              </w:rPr>
              <w:t>Pessoas por vez</w:t>
            </w:r>
          </w:p>
        </w:tc>
        <w:tc>
          <w:tcPr>
            <w:tcW w:w="1975" w:type="dxa"/>
            <w:tcBorders>
              <w:top w:val="single" w:sz="4" w:space="0" w:color="auto"/>
              <w:left w:val="single" w:sz="4" w:space="0" w:color="auto"/>
              <w:bottom w:val="single" w:sz="4" w:space="0" w:color="auto"/>
              <w:right w:val="single" w:sz="4" w:space="0" w:color="auto"/>
            </w:tcBorders>
            <w:shd w:val="clear" w:color="C0504D" w:fill="C0504D"/>
            <w:noWrap/>
            <w:vAlign w:val="center"/>
            <w:hideMark/>
          </w:tcPr>
          <w:p w:rsidR="00365921" w:rsidRPr="00B81A1C" w:rsidRDefault="00365921" w:rsidP="005F0606">
            <w:pPr>
              <w:spacing w:after="0" w:line="240" w:lineRule="auto"/>
              <w:jc w:val="center"/>
              <w:rPr>
                <w:rFonts w:ascii="Times New Roman" w:eastAsia="Times New Roman" w:hAnsi="Times New Roman"/>
                <w:b/>
                <w:bCs/>
                <w:color w:val="FFFFFF"/>
                <w:sz w:val="24"/>
                <w:szCs w:val="24"/>
                <w:lang w:eastAsia="pt-BR"/>
              </w:rPr>
            </w:pPr>
            <w:r w:rsidRPr="00B81A1C">
              <w:rPr>
                <w:rFonts w:ascii="Times New Roman" w:eastAsia="Times New Roman" w:hAnsi="Times New Roman"/>
                <w:b/>
                <w:bCs/>
                <w:color w:val="FFFFFF"/>
                <w:sz w:val="24"/>
                <w:szCs w:val="24"/>
                <w:lang w:eastAsia="pt-BR"/>
              </w:rPr>
              <w:t>Tempo Total</w:t>
            </w:r>
            <w:r>
              <w:rPr>
                <w:rFonts w:ascii="Times New Roman" w:eastAsia="Times New Roman" w:hAnsi="Times New Roman"/>
                <w:b/>
                <w:bCs/>
                <w:color w:val="FFFFFF"/>
                <w:sz w:val="24"/>
                <w:szCs w:val="24"/>
                <w:lang w:eastAsia="pt-BR"/>
              </w:rPr>
              <w:t xml:space="preserve"> de Execução</w:t>
            </w:r>
          </w:p>
        </w:tc>
        <w:tc>
          <w:tcPr>
            <w:tcW w:w="1491" w:type="dxa"/>
            <w:tcBorders>
              <w:top w:val="single" w:sz="4" w:space="0" w:color="auto"/>
              <w:left w:val="single" w:sz="4" w:space="0" w:color="auto"/>
              <w:bottom w:val="single" w:sz="4" w:space="0" w:color="auto"/>
              <w:right w:val="single" w:sz="4" w:space="0" w:color="auto"/>
            </w:tcBorders>
            <w:shd w:val="clear" w:color="C0504D" w:fill="C0504D"/>
            <w:noWrap/>
            <w:vAlign w:val="center"/>
            <w:hideMark/>
          </w:tcPr>
          <w:p w:rsidR="00365921" w:rsidRPr="00B81A1C" w:rsidRDefault="00365921" w:rsidP="005F0606">
            <w:pPr>
              <w:spacing w:after="0" w:line="240" w:lineRule="auto"/>
              <w:jc w:val="center"/>
              <w:rPr>
                <w:rFonts w:ascii="Times New Roman" w:eastAsia="Times New Roman" w:hAnsi="Times New Roman"/>
                <w:b/>
                <w:bCs/>
                <w:color w:val="FFFFFF"/>
                <w:sz w:val="24"/>
                <w:szCs w:val="24"/>
                <w:lang w:eastAsia="pt-BR"/>
              </w:rPr>
            </w:pPr>
            <w:r>
              <w:rPr>
                <w:rFonts w:ascii="Times New Roman" w:eastAsia="Times New Roman" w:hAnsi="Times New Roman"/>
                <w:b/>
                <w:bCs/>
                <w:color w:val="FFFFFF"/>
                <w:sz w:val="24"/>
                <w:szCs w:val="24"/>
                <w:lang w:eastAsia="pt-BR"/>
              </w:rPr>
              <w:t>Tamanho da Fila</w:t>
            </w:r>
          </w:p>
        </w:tc>
        <w:tc>
          <w:tcPr>
            <w:tcW w:w="1098" w:type="dxa"/>
            <w:tcBorders>
              <w:top w:val="single" w:sz="4" w:space="0" w:color="auto"/>
              <w:left w:val="single" w:sz="4" w:space="0" w:color="auto"/>
              <w:bottom w:val="single" w:sz="4" w:space="0" w:color="auto"/>
              <w:right w:val="single" w:sz="4" w:space="0" w:color="auto"/>
            </w:tcBorders>
            <w:shd w:val="clear" w:color="C0504D" w:fill="C0504D"/>
            <w:noWrap/>
            <w:vAlign w:val="center"/>
            <w:hideMark/>
          </w:tcPr>
          <w:p w:rsidR="00365921" w:rsidRPr="00B81A1C" w:rsidRDefault="00365921" w:rsidP="005F0606">
            <w:pPr>
              <w:spacing w:after="0" w:line="240" w:lineRule="auto"/>
              <w:jc w:val="center"/>
              <w:rPr>
                <w:rFonts w:ascii="Times New Roman" w:eastAsia="Times New Roman" w:hAnsi="Times New Roman"/>
                <w:b/>
                <w:bCs/>
                <w:color w:val="FFFFFF"/>
                <w:sz w:val="24"/>
                <w:szCs w:val="24"/>
                <w:lang w:eastAsia="pt-BR"/>
              </w:rPr>
            </w:pPr>
            <w:r w:rsidRPr="00B81A1C">
              <w:rPr>
                <w:rFonts w:ascii="Times New Roman" w:eastAsia="Times New Roman" w:hAnsi="Times New Roman"/>
                <w:b/>
                <w:bCs/>
                <w:color w:val="FFFFFF"/>
                <w:sz w:val="24"/>
                <w:szCs w:val="24"/>
                <w:lang w:eastAsia="pt-BR"/>
              </w:rPr>
              <w:t>Parque</w:t>
            </w:r>
          </w:p>
        </w:tc>
      </w:tr>
      <w:tr w:rsidR="00365921" w:rsidRPr="00B81A1C" w:rsidTr="00806206">
        <w:trPr>
          <w:trHeight w:val="345"/>
          <w:jc w:val="center"/>
        </w:trPr>
        <w:tc>
          <w:tcPr>
            <w:tcW w:w="1504" w:type="dxa"/>
            <w:tcBorders>
              <w:top w:val="single" w:sz="4" w:space="0" w:color="auto"/>
              <w:left w:val="single" w:sz="4" w:space="0" w:color="auto"/>
              <w:bottom w:val="single" w:sz="4" w:space="0" w:color="auto"/>
              <w:right w:val="single" w:sz="4" w:space="0" w:color="auto"/>
            </w:tcBorders>
            <w:shd w:val="clear" w:color="F2DDDC" w:fill="F2DDDC"/>
            <w:noWrap/>
            <w:vAlign w:val="center"/>
            <w:hideMark/>
          </w:tcPr>
          <w:p w:rsidR="00365921" w:rsidRPr="00B81A1C" w:rsidRDefault="00365921" w:rsidP="005F0606">
            <w:pPr>
              <w:spacing w:after="0" w:line="240" w:lineRule="auto"/>
              <w:jc w:val="center"/>
              <w:rPr>
                <w:rFonts w:ascii="Times New Roman" w:eastAsia="Times New Roman" w:hAnsi="Times New Roman"/>
                <w:b/>
                <w:color w:val="000000"/>
                <w:sz w:val="24"/>
                <w:szCs w:val="24"/>
                <w:lang w:eastAsia="pt-BR"/>
              </w:rPr>
            </w:pPr>
            <w:r w:rsidRPr="00B81A1C">
              <w:rPr>
                <w:rFonts w:ascii="Times New Roman" w:eastAsia="Times New Roman" w:hAnsi="Times New Roman"/>
                <w:b/>
                <w:color w:val="000000"/>
                <w:sz w:val="24"/>
                <w:szCs w:val="24"/>
                <w:lang w:eastAsia="pt-BR"/>
              </w:rPr>
              <w:t>Looping Star</w:t>
            </w:r>
          </w:p>
        </w:tc>
        <w:tc>
          <w:tcPr>
            <w:tcW w:w="1968" w:type="dxa"/>
            <w:tcBorders>
              <w:top w:val="single" w:sz="4" w:space="0" w:color="auto"/>
              <w:left w:val="single" w:sz="4" w:space="0" w:color="auto"/>
              <w:bottom w:val="single" w:sz="4" w:space="0" w:color="auto"/>
              <w:right w:val="single" w:sz="4" w:space="0" w:color="auto"/>
            </w:tcBorders>
            <w:shd w:val="clear" w:color="F2DDDC" w:fill="F2DDDC"/>
            <w:noWrap/>
            <w:vAlign w:val="center"/>
            <w:hideMark/>
          </w:tcPr>
          <w:p w:rsidR="00365921" w:rsidRPr="00B81A1C" w:rsidRDefault="00365921" w:rsidP="005F0606">
            <w:pPr>
              <w:spacing w:after="0" w:line="240" w:lineRule="auto"/>
              <w:jc w:val="center"/>
              <w:rPr>
                <w:rFonts w:ascii="Times New Roman" w:eastAsia="Times New Roman" w:hAnsi="Times New Roman"/>
                <w:color w:val="000000"/>
                <w:sz w:val="24"/>
                <w:szCs w:val="24"/>
                <w:lang w:eastAsia="pt-BR"/>
              </w:rPr>
            </w:pPr>
            <w:r w:rsidRPr="00B81A1C">
              <w:rPr>
                <w:rFonts w:ascii="Times New Roman" w:eastAsia="Times New Roman" w:hAnsi="Times New Roman"/>
                <w:color w:val="000000"/>
                <w:sz w:val="24"/>
                <w:szCs w:val="24"/>
                <w:lang w:eastAsia="pt-BR"/>
              </w:rPr>
              <w:t>40</w:t>
            </w:r>
            <w:r>
              <w:rPr>
                <w:rFonts w:ascii="Times New Roman" w:eastAsia="Times New Roman" w:hAnsi="Times New Roman"/>
                <w:color w:val="000000"/>
                <w:sz w:val="24"/>
                <w:szCs w:val="24"/>
                <w:lang w:eastAsia="pt-BR"/>
              </w:rPr>
              <w:t xml:space="preserve"> Minutos</w:t>
            </w:r>
          </w:p>
        </w:tc>
        <w:tc>
          <w:tcPr>
            <w:tcW w:w="1354" w:type="dxa"/>
            <w:tcBorders>
              <w:top w:val="single" w:sz="4" w:space="0" w:color="auto"/>
              <w:left w:val="single" w:sz="4" w:space="0" w:color="auto"/>
              <w:bottom w:val="single" w:sz="4" w:space="0" w:color="auto"/>
              <w:right w:val="single" w:sz="4" w:space="0" w:color="auto"/>
            </w:tcBorders>
            <w:shd w:val="clear" w:color="F2DDDC" w:fill="F2DDDC"/>
            <w:noWrap/>
            <w:vAlign w:val="center"/>
            <w:hideMark/>
          </w:tcPr>
          <w:p w:rsidR="00365921" w:rsidRPr="00B81A1C" w:rsidRDefault="00365921" w:rsidP="005F0606">
            <w:pPr>
              <w:spacing w:after="0" w:line="240" w:lineRule="auto"/>
              <w:jc w:val="center"/>
              <w:rPr>
                <w:rFonts w:ascii="Times New Roman" w:eastAsia="Times New Roman" w:hAnsi="Times New Roman"/>
                <w:color w:val="000000"/>
                <w:sz w:val="24"/>
                <w:szCs w:val="24"/>
                <w:lang w:eastAsia="pt-BR"/>
              </w:rPr>
            </w:pPr>
            <w:r w:rsidRPr="00B81A1C">
              <w:rPr>
                <w:rFonts w:ascii="Times New Roman" w:eastAsia="Times New Roman" w:hAnsi="Times New Roman"/>
                <w:color w:val="000000"/>
                <w:sz w:val="24"/>
                <w:szCs w:val="24"/>
                <w:lang w:eastAsia="pt-BR"/>
              </w:rPr>
              <w:t>56</w:t>
            </w:r>
          </w:p>
        </w:tc>
        <w:tc>
          <w:tcPr>
            <w:tcW w:w="1975" w:type="dxa"/>
            <w:tcBorders>
              <w:top w:val="single" w:sz="4" w:space="0" w:color="auto"/>
              <w:left w:val="single" w:sz="4" w:space="0" w:color="auto"/>
              <w:bottom w:val="single" w:sz="4" w:space="0" w:color="auto"/>
              <w:right w:val="single" w:sz="4" w:space="0" w:color="auto"/>
            </w:tcBorders>
            <w:shd w:val="clear" w:color="F2DDDC" w:fill="F2DDDC"/>
            <w:noWrap/>
            <w:vAlign w:val="center"/>
            <w:hideMark/>
          </w:tcPr>
          <w:p w:rsidR="00365921" w:rsidRPr="00B81A1C" w:rsidRDefault="00365921" w:rsidP="005F0606">
            <w:pPr>
              <w:spacing w:after="0" w:line="240" w:lineRule="auto"/>
              <w:jc w:val="center"/>
              <w:rPr>
                <w:rFonts w:ascii="Times New Roman" w:eastAsia="Times New Roman" w:hAnsi="Times New Roman"/>
                <w:color w:val="000000"/>
                <w:sz w:val="24"/>
                <w:szCs w:val="24"/>
                <w:lang w:eastAsia="pt-BR"/>
              </w:rPr>
            </w:pPr>
            <w:r w:rsidRPr="00B81A1C">
              <w:rPr>
                <w:rFonts w:ascii="Times New Roman" w:eastAsia="Times New Roman" w:hAnsi="Times New Roman"/>
                <w:color w:val="000000"/>
                <w:sz w:val="24"/>
                <w:szCs w:val="24"/>
                <w:lang w:eastAsia="pt-BR"/>
              </w:rPr>
              <w:t>6:30</w:t>
            </w:r>
            <w:r>
              <w:rPr>
                <w:rFonts w:ascii="Times New Roman" w:eastAsia="Times New Roman" w:hAnsi="Times New Roman"/>
                <w:color w:val="000000"/>
                <w:sz w:val="24"/>
                <w:szCs w:val="24"/>
                <w:lang w:eastAsia="pt-BR"/>
              </w:rPr>
              <w:t xml:space="preserve"> Minutos</w:t>
            </w:r>
          </w:p>
        </w:tc>
        <w:tc>
          <w:tcPr>
            <w:tcW w:w="1491" w:type="dxa"/>
            <w:tcBorders>
              <w:top w:val="single" w:sz="4" w:space="0" w:color="auto"/>
              <w:left w:val="single" w:sz="4" w:space="0" w:color="auto"/>
              <w:bottom w:val="single" w:sz="4" w:space="0" w:color="auto"/>
              <w:right w:val="single" w:sz="4" w:space="0" w:color="auto"/>
            </w:tcBorders>
            <w:shd w:val="clear" w:color="F2DDDC" w:fill="F2DDDC"/>
            <w:noWrap/>
            <w:vAlign w:val="center"/>
            <w:hideMark/>
          </w:tcPr>
          <w:p w:rsidR="00365921" w:rsidRPr="00B81A1C" w:rsidRDefault="00365921" w:rsidP="005F0606">
            <w:pPr>
              <w:spacing w:after="0" w:line="240" w:lineRule="auto"/>
              <w:jc w:val="center"/>
              <w:rPr>
                <w:rFonts w:ascii="Times New Roman" w:eastAsia="Times New Roman" w:hAnsi="Times New Roman"/>
                <w:color w:val="000000"/>
                <w:sz w:val="24"/>
                <w:szCs w:val="24"/>
                <w:lang w:eastAsia="pt-BR"/>
              </w:rPr>
            </w:pPr>
            <w:r w:rsidRPr="00B81A1C">
              <w:rPr>
                <w:rFonts w:ascii="Times New Roman" w:eastAsia="Times New Roman" w:hAnsi="Times New Roman"/>
                <w:color w:val="000000"/>
                <w:sz w:val="24"/>
                <w:szCs w:val="24"/>
                <w:lang w:eastAsia="pt-BR"/>
              </w:rPr>
              <w:t>344</w:t>
            </w:r>
            <w:r>
              <w:rPr>
                <w:rFonts w:ascii="Times New Roman" w:eastAsia="Times New Roman" w:hAnsi="Times New Roman"/>
                <w:color w:val="000000"/>
                <w:sz w:val="24"/>
                <w:szCs w:val="24"/>
                <w:lang w:eastAsia="pt-BR"/>
              </w:rPr>
              <w:t xml:space="preserve"> pessoas</w:t>
            </w:r>
          </w:p>
        </w:tc>
        <w:tc>
          <w:tcPr>
            <w:tcW w:w="1098" w:type="dxa"/>
            <w:tcBorders>
              <w:top w:val="single" w:sz="4" w:space="0" w:color="auto"/>
              <w:left w:val="single" w:sz="4" w:space="0" w:color="auto"/>
              <w:bottom w:val="single" w:sz="4" w:space="0" w:color="auto"/>
              <w:right w:val="single" w:sz="4" w:space="0" w:color="auto"/>
            </w:tcBorders>
            <w:shd w:val="clear" w:color="F2DDDC" w:fill="F2DDDC"/>
            <w:noWrap/>
            <w:vAlign w:val="center"/>
            <w:hideMark/>
          </w:tcPr>
          <w:p w:rsidR="00365921" w:rsidRPr="00B81A1C" w:rsidRDefault="00365921" w:rsidP="005F0606">
            <w:pPr>
              <w:spacing w:after="0" w:line="240" w:lineRule="auto"/>
              <w:jc w:val="center"/>
              <w:rPr>
                <w:rFonts w:ascii="Times New Roman" w:eastAsia="Times New Roman" w:hAnsi="Times New Roman"/>
                <w:color w:val="000000"/>
                <w:sz w:val="24"/>
                <w:szCs w:val="24"/>
                <w:lang w:eastAsia="pt-BR"/>
              </w:rPr>
            </w:pPr>
            <w:r w:rsidRPr="00B81A1C">
              <w:rPr>
                <w:rFonts w:ascii="Times New Roman" w:eastAsia="Times New Roman" w:hAnsi="Times New Roman"/>
                <w:color w:val="000000"/>
                <w:sz w:val="24"/>
                <w:szCs w:val="24"/>
                <w:lang w:eastAsia="pt-BR"/>
              </w:rPr>
              <w:t>Playcenter</w:t>
            </w:r>
          </w:p>
        </w:tc>
      </w:tr>
      <w:tr w:rsidR="00365921" w:rsidRPr="00B81A1C" w:rsidTr="00806206">
        <w:trPr>
          <w:trHeight w:val="345"/>
          <w:jc w:val="center"/>
        </w:trPr>
        <w:tc>
          <w:tcPr>
            <w:tcW w:w="150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65921" w:rsidRPr="00B81A1C" w:rsidRDefault="00365921" w:rsidP="005F0606">
            <w:pPr>
              <w:spacing w:after="0" w:line="240" w:lineRule="auto"/>
              <w:jc w:val="center"/>
              <w:rPr>
                <w:rFonts w:ascii="Times New Roman" w:eastAsia="Times New Roman" w:hAnsi="Times New Roman"/>
                <w:b/>
                <w:color w:val="000000"/>
                <w:sz w:val="24"/>
                <w:szCs w:val="24"/>
                <w:lang w:eastAsia="pt-BR"/>
              </w:rPr>
            </w:pPr>
            <w:r w:rsidRPr="00B81A1C">
              <w:rPr>
                <w:rFonts w:ascii="Times New Roman" w:eastAsia="Times New Roman" w:hAnsi="Times New Roman"/>
                <w:b/>
                <w:color w:val="000000"/>
                <w:sz w:val="24"/>
                <w:szCs w:val="24"/>
                <w:lang w:eastAsia="pt-BR"/>
              </w:rPr>
              <w:t>Montezum</w:t>
            </w:r>
          </w:p>
        </w:tc>
        <w:tc>
          <w:tcPr>
            <w:tcW w:w="196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65921" w:rsidRPr="00B81A1C" w:rsidRDefault="00365921" w:rsidP="005F0606">
            <w:pPr>
              <w:spacing w:after="0" w:line="240" w:lineRule="auto"/>
              <w:jc w:val="center"/>
              <w:rPr>
                <w:rFonts w:ascii="Times New Roman" w:eastAsia="Times New Roman" w:hAnsi="Times New Roman"/>
                <w:color w:val="000000"/>
                <w:sz w:val="24"/>
                <w:szCs w:val="24"/>
                <w:lang w:eastAsia="pt-BR"/>
              </w:rPr>
            </w:pPr>
            <w:r w:rsidRPr="00B81A1C">
              <w:rPr>
                <w:rFonts w:ascii="Times New Roman" w:eastAsia="Times New Roman" w:hAnsi="Times New Roman"/>
                <w:color w:val="000000"/>
                <w:sz w:val="24"/>
                <w:szCs w:val="24"/>
                <w:lang w:eastAsia="pt-BR"/>
              </w:rPr>
              <w:t>2</w:t>
            </w:r>
            <w:r>
              <w:rPr>
                <w:rFonts w:ascii="Times New Roman" w:eastAsia="Times New Roman" w:hAnsi="Times New Roman"/>
                <w:color w:val="000000"/>
                <w:sz w:val="24"/>
                <w:szCs w:val="24"/>
                <w:lang w:eastAsia="pt-BR"/>
              </w:rPr>
              <w:t xml:space="preserve"> Horas</w:t>
            </w:r>
          </w:p>
        </w:tc>
        <w:tc>
          <w:tcPr>
            <w:tcW w:w="135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65921" w:rsidRPr="00B81A1C" w:rsidRDefault="00365921" w:rsidP="005F0606">
            <w:pPr>
              <w:spacing w:after="0" w:line="240" w:lineRule="auto"/>
              <w:jc w:val="center"/>
              <w:rPr>
                <w:rFonts w:ascii="Times New Roman" w:eastAsia="Times New Roman" w:hAnsi="Times New Roman"/>
                <w:color w:val="000000"/>
                <w:sz w:val="24"/>
                <w:szCs w:val="24"/>
                <w:lang w:eastAsia="pt-BR"/>
              </w:rPr>
            </w:pPr>
            <w:r w:rsidRPr="00B81A1C">
              <w:rPr>
                <w:rFonts w:ascii="Times New Roman" w:eastAsia="Times New Roman" w:hAnsi="Times New Roman"/>
                <w:color w:val="000000"/>
                <w:sz w:val="24"/>
                <w:szCs w:val="24"/>
                <w:lang w:eastAsia="pt-BR"/>
              </w:rPr>
              <w:t>60</w:t>
            </w:r>
          </w:p>
        </w:tc>
        <w:tc>
          <w:tcPr>
            <w:tcW w:w="197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65921" w:rsidRPr="00B81A1C" w:rsidRDefault="00365921" w:rsidP="005F0606">
            <w:pPr>
              <w:spacing w:after="0" w:line="240" w:lineRule="auto"/>
              <w:jc w:val="center"/>
              <w:rPr>
                <w:rFonts w:ascii="Times New Roman" w:eastAsia="Times New Roman" w:hAnsi="Times New Roman"/>
                <w:color w:val="000000"/>
                <w:sz w:val="24"/>
                <w:szCs w:val="24"/>
                <w:lang w:eastAsia="pt-BR"/>
              </w:rPr>
            </w:pPr>
            <w:r w:rsidRPr="00B81A1C">
              <w:rPr>
                <w:rFonts w:ascii="Times New Roman" w:eastAsia="Times New Roman" w:hAnsi="Times New Roman"/>
                <w:color w:val="000000"/>
                <w:sz w:val="24"/>
                <w:szCs w:val="24"/>
                <w:lang w:eastAsia="pt-BR"/>
              </w:rPr>
              <w:t>7</w:t>
            </w:r>
            <w:r>
              <w:rPr>
                <w:rFonts w:ascii="Times New Roman" w:eastAsia="Times New Roman" w:hAnsi="Times New Roman"/>
                <w:color w:val="000000"/>
                <w:sz w:val="24"/>
                <w:szCs w:val="24"/>
                <w:lang w:eastAsia="pt-BR"/>
              </w:rPr>
              <w:t xml:space="preserve"> Minutos</w:t>
            </w:r>
          </w:p>
        </w:tc>
        <w:tc>
          <w:tcPr>
            <w:tcW w:w="149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65921" w:rsidRPr="00B81A1C" w:rsidRDefault="00365921" w:rsidP="005F0606">
            <w:pPr>
              <w:spacing w:after="0" w:line="240" w:lineRule="auto"/>
              <w:jc w:val="center"/>
              <w:rPr>
                <w:rFonts w:ascii="Times New Roman" w:eastAsia="Times New Roman" w:hAnsi="Times New Roman"/>
                <w:color w:val="000000"/>
                <w:sz w:val="24"/>
                <w:szCs w:val="24"/>
                <w:lang w:eastAsia="pt-BR"/>
              </w:rPr>
            </w:pPr>
            <w:r w:rsidRPr="00B81A1C">
              <w:rPr>
                <w:rFonts w:ascii="Times New Roman" w:eastAsia="Times New Roman" w:hAnsi="Times New Roman"/>
                <w:color w:val="000000"/>
                <w:sz w:val="24"/>
                <w:szCs w:val="24"/>
                <w:lang w:eastAsia="pt-BR"/>
              </w:rPr>
              <w:t>1028</w:t>
            </w:r>
            <w:r>
              <w:rPr>
                <w:rFonts w:ascii="Times New Roman" w:eastAsia="Times New Roman" w:hAnsi="Times New Roman"/>
                <w:color w:val="000000"/>
                <w:sz w:val="24"/>
                <w:szCs w:val="24"/>
                <w:lang w:eastAsia="pt-BR"/>
              </w:rPr>
              <w:t xml:space="preserve"> pessoas</w:t>
            </w:r>
          </w:p>
        </w:tc>
        <w:tc>
          <w:tcPr>
            <w:tcW w:w="109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65921" w:rsidRPr="00B81A1C" w:rsidRDefault="00365921" w:rsidP="005F0606">
            <w:pPr>
              <w:spacing w:after="0" w:line="240" w:lineRule="auto"/>
              <w:jc w:val="center"/>
              <w:rPr>
                <w:rFonts w:ascii="Times New Roman" w:eastAsia="Times New Roman" w:hAnsi="Times New Roman"/>
                <w:color w:val="000000"/>
                <w:sz w:val="24"/>
                <w:szCs w:val="24"/>
                <w:lang w:eastAsia="pt-BR"/>
              </w:rPr>
            </w:pPr>
            <w:r w:rsidRPr="00B81A1C">
              <w:rPr>
                <w:rFonts w:ascii="Times New Roman" w:eastAsia="Times New Roman" w:hAnsi="Times New Roman"/>
                <w:color w:val="000000"/>
                <w:sz w:val="24"/>
                <w:szCs w:val="24"/>
                <w:lang w:eastAsia="pt-BR"/>
              </w:rPr>
              <w:t>Hopi Hari</w:t>
            </w:r>
          </w:p>
        </w:tc>
      </w:tr>
      <w:tr w:rsidR="00365921" w:rsidRPr="00B81A1C" w:rsidTr="00806206">
        <w:trPr>
          <w:trHeight w:val="345"/>
          <w:jc w:val="center"/>
        </w:trPr>
        <w:tc>
          <w:tcPr>
            <w:tcW w:w="1504" w:type="dxa"/>
            <w:tcBorders>
              <w:top w:val="single" w:sz="4" w:space="0" w:color="auto"/>
              <w:left w:val="single" w:sz="4" w:space="0" w:color="auto"/>
              <w:bottom w:val="single" w:sz="4" w:space="0" w:color="auto"/>
              <w:right w:val="single" w:sz="4" w:space="0" w:color="auto"/>
            </w:tcBorders>
            <w:shd w:val="clear" w:color="F2DDDC" w:fill="F2DDDC"/>
            <w:noWrap/>
            <w:vAlign w:val="center"/>
            <w:hideMark/>
          </w:tcPr>
          <w:p w:rsidR="00365921" w:rsidRPr="00B81A1C" w:rsidRDefault="00365921" w:rsidP="005F0606">
            <w:pPr>
              <w:spacing w:after="0" w:line="240" w:lineRule="auto"/>
              <w:jc w:val="center"/>
              <w:rPr>
                <w:rFonts w:ascii="Times New Roman" w:eastAsia="Times New Roman" w:hAnsi="Times New Roman"/>
                <w:b/>
                <w:color w:val="000000"/>
                <w:sz w:val="24"/>
                <w:szCs w:val="24"/>
                <w:lang w:eastAsia="pt-BR"/>
              </w:rPr>
            </w:pPr>
            <w:r w:rsidRPr="00B81A1C">
              <w:rPr>
                <w:rFonts w:ascii="Times New Roman" w:eastAsia="Times New Roman" w:hAnsi="Times New Roman"/>
                <w:b/>
                <w:color w:val="000000"/>
                <w:sz w:val="24"/>
                <w:szCs w:val="24"/>
                <w:lang w:eastAsia="pt-BR"/>
              </w:rPr>
              <w:t>Elevador</w:t>
            </w:r>
          </w:p>
        </w:tc>
        <w:tc>
          <w:tcPr>
            <w:tcW w:w="1968" w:type="dxa"/>
            <w:tcBorders>
              <w:top w:val="single" w:sz="4" w:space="0" w:color="auto"/>
              <w:left w:val="single" w:sz="4" w:space="0" w:color="auto"/>
              <w:bottom w:val="single" w:sz="4" w:space="0" w:color="auto"/>
              <w:right w:val="single" w:sz="4" w:space="0" w:color="auto"/>
            </w:tcBorders>
            <w:shd w:val="clear" w:color="F2DDDC" w:fill="F2DDDC"/>
            <w:noWrap/>
            <w:vAlign w:val="center"/>
            <w:hideMark/>
          </w:tcPr>
          <w:p w:rsidR="00365921" w:rsidRPr="00B81A1C" w:rsidRDefault="00365921" w:rsidP="005F0606">
            <w:pPr>
              <w:spacing w:after="0" w:line="240" w:lineRule="auto"/>
              <w:jc w:val="center"/>
              <w:rPr>
                <w:rFonts w:ascii="Times New Roman" w:eastAsia="Times New Roman" w:hAnsi="Times New Roman"/>
                <w:color w:val="000000"/>
                <w:sz w:val="24"/>
                <w:szCs w:val="24"/>
                <w:lang w:eastAsia="pt-BR"/>
              </w:rPr>
            </w:pPr>
            <w:r w:rsidRPr="00B81A1C">
              <w:rPr>
                <w:rFonts w:ascii="Times New Roman" w:eastAsia="Times New Roman" w:hAnsi="Times New Roman"/>
                <w:color w:val="000000"/>
                <w:sz w:val="24"/>
                <w:szCs w:val="24"/>
                <w:lang w:eastAsia="pt-BR"/>
              </w:rPr>
              <w:t>2:30</w:t>
            </w:r>
            <w:r>
              <w:rPr>
                <w:rFonts w:ascii="Times New Roman" w:eastAsia="Times New Roman" w:hAnsi="Times New Roman"/>
                <w:color w:val="000000"/>
                <w:sz w:val="24"/>
                <w:szCs w:val="24"/>
                <w:lang w:eastAsia="pt-BR"/>
              </w:rPr>
              <w:t xml:space="preserve"> Horas</w:t>
            </w:r>
          </w:p>
        </w:tc>
        <w:tc>
          <w:tcPr>
            <w:tcW w:w="1354" w:type="dxa"/>
            <w:tcBorders>
              <w:top w:val="single" w:sz="4" w:space="0" w:color="auto"/>
              <w:left w:val="single" w:sz="4" w:space="0" w:color="auto"/>
              <w:bottom w:val="single" w:sz="4" w:space="0" w:color="auto"/>
              <w:right w:val="single" w:sz="4" w:space="0" w:color="auto"/>
            </w:tcBorders>
            <w:shd w:val="clear" w:color="F2DDDC" w:fill="F2DDDC"/>
            <w:noWrap/>
            <w:vAlign w:val="center"/>
            <w:hideMark/>
          </w:tcPr>
          <w:p w:rsidR="00365921" w:rsidRPr="00B81A1C" w:rsidRDefault="00365921" w:rsidP="005F0606">
            <w:pPr>
              <w:spacing w:after="0" w:line="240" w:lineRule="auto"/>
              <w:jc w:val="center"/>
              <w:rPr>
                <w:rFonts w:ascii="Times New Roman" w:eastAsia="Times New Roman" w:hAnsi="Times New Roman"/>
                <w:color w:val="000000"/>
                <w:sz w:val="24"/>
                <w:szCs w:val="24"/>
                <w:lang w:eastAsia="pt-BR"/>
              </w:rPr>
            </w:pPr>
            <w:r w:rsidRPr="00B81A1C">
              <w:rPr>
                <w:rFonts w:ascii="Times New Roman" w:eastAsia="Times New Roman" w:hAnsi="Times New Roman"/>
                <w:color w:val="000000"/>
                <w:sz w:val="24"/>
                <w:szCs w:val="24"/>
                <w:lang w:eastAsia="pt-BR"/>
              </w:rPr>
              <w:t>20</w:t>
            </w:r>
          </w:p>
        </w:tc>
        <w:tc>
          <w:tcPr>
            <w:tcW w:w="1975" w:type="dxa"/>
            <w:tcBorders>
              <w:top w:val="single" w:sz="4" w:space="0" w:color="auto"/>
              <w:left w:val="single" w:sz="4" w:space="0" w:color="auto"/>
              <w:bottom w:val="single" w:sz="4" w:space="0" w:color="auto"/>
              <w:right w:val="single" w:sz="4" w:space="0" w:color="auto"/>
            </w:tcBorders>
            <w:shd w:val="clear" w:color="F2DDDC" w:fill="F2DDDC"/>
            <w:noWrap/>
            <w:vAlign w:val="center"/>
            <w:hideMark/>
          </w:tcPr>
          <w:p w:rsidR="00365921" w:rsidRPr="00B81A1C" w:rsidRDefault="00365921" w:rsidP="005F0606">
            <w:pPr>
              <w:spacing w:after="0" w:line="240" w:lineRule="auto"/>
              <w:jc w:val="center"/>
              <w:rPr>
                <w:rFonts w:ascii="Times New Roman" w:eastAsia="Times New Roman" w:hAnsi="Times New Roman"/>
                <w:color w:val="000000"/>
                <w:sz w:val="24"/>
                <w:szCs w:val="24"/>
                <w:lang w:eastAsia="pt-BR"/>
              </w:rPr>
            </w:pPr>
            <w:r w:rsidRPr="00B81A1C">
              <w:rPr>
                <w:rFonts w:ascii="Times New Roman" w:eastAsia="Times New Roman" w:hAnsi="Times New Roman"/>
                <w:color w:val="000000"/>
                <w:sz w:val="24"/>
                <w:szCs w:val="24"/>
                <w:lang w:eastAsia="pt-BR"/>
              </w:rPr>
              <w:t>6:15</w:t>
            </w:r>
            <w:r>
              <w:rPr>
                <w:rFonts w:ascii="Times New Roman" w:eastAsia="Times New Roman" w:hAnsi="Times New Roman"/>
                <w:color w:val="000000"/>
                <w:sz w:val="24"/>
                <w:szCs w:val="24"/>
                <w:lang w:eastAsia="pt-BR"/>
              </w:rPr>
              <w:t xml:space="preserve"> Minutos</w:t>
            </w:r>
          </w:p>
        </w:tc>
        <w:tc>
          <w:tcPr>
            <w:tcW w:w="1491" w:type="dxa"/>
            <w:tcBorders>
              <w:top w:val="single" w:sz="4" w:space="0" w:color="auto"/>
              <w:left w:val="single" w:sz="4" w:space="0" w:color="auto"/>
              <w:bottom w:val="single" w:sz="4" w:space="0" w:color="auto"/>
              <w:right w:val="single" w:sz="4" w:space="0" w:color="auto"/>
            </w:tcBorders>
            <w:shd w:val="clear" w:color="F2DDDC" w:fill="F2DDDC"/>
            <w:noWrap/>
            <w:vAlign w:val="center"/>
            <w:hideMark/>
          </w:tcPr>
          <w:p w:rsidR="00365921" w:rsidRPr="00B81A1C" w:rsidRDefault="00365921" w:rsidP="005F0606">
            <w:pPr>
              <w:spacing w:after="0" w:line="240" w:lineRule="auto"/>
              <w:jc w:val="center"/>
              <w:rPr>
                <w:rFonts w:ascii="Times New Roman" w:eastAsia="Times New Roman" w:hAnsi="Times New Roman"/>
                <w:color w:val="000000"/>
                <w:sz w:val="24"/>
                <w:szCs w:val="24"/>
                <w:lang w:eastAsia="pt-BR"/>
              </w:rPr>
            </w:pPr>
            <w:r w:rsidRPr="00B81A1C">
              <w:rPr>
                <w:rFonts w:ascii="Times New Roman" w:eastAsia="Times New Roman" w:hAnsi="Times New Roman"/>
                <w:color w:val="000000"/>
                <w:sz w:val="24"/>
                <w:szCs w:val="24"/>
                <w:lang w:eastAsia="pt-BR"/>
              </w:rPr>
              <w:t>480</w:t>
            </w:r>
            <w:r>
              <w:rPr>
                <w:rFonts w:ascii="Times New Roman" w:eastAsia="Times New Roman" w:hAnsi="Times New Roman"/>
                <w:color w:val="000000"/>
                <w:sz w:val="24"/>
                <w:szCs w:val="24"/>
                <w:lang w:eastAsia="pt-BR"/>
              </w:rPr>
              <w:t xml:space="preserve"> pessoas</w:t>
            </w:r>
          </w:p>
        </w:tc>
        <w:tc>
          <w:tcPr>
            <w:tcW w:w="1098" w:type="dxa"/>
            <w:tcBorders>
              <w:top w:val="single" w:sz="4" w:space="0" w:color="auto"/>
              <w:left w:val="single" w:sz="4" w:space="0" w:color="auto"/>
              <w:bottom w:val="single" w:sz="4" w:space="0" w:color="auto"/>
              <w:right w:val="single" w:sz="4" w:space="0" w:color="auto"/>
            </w:tcBorders>
            <w:shd w:val="clear" w:color="F2DDDC" w:fill="F2DDDC"/>
            <w:noWrap/>
            <w:vAlign w:val="center"/>
            <w:hideMark/>
          </w:tcPr>
          <w:p w:rsidR="00365921" w:rsidRPr="00B81A1C" w:rsidRDefault="00365921" w:rsidP="00550B42">
            <w:pPr>
              <w:keepNext/>
              <w:spacing w:after="0" w:line="240" w:lineRule="auto"/>
              <w:jc w:val="center"/>
              <w:rPr>
                <w:rFonts w:ascii="Times New Roman" w:eastAsia="Times New Roman" w:hAnsi="Times New Roman"/>
                <w:color w:val="000000"/>
                <w:sz w:val="24"/>
                <w:szCs w:val="24"/>
                <w:lang w:eastAsia="pt-BR"/>
              </w:rPr>
            </w:pPr>
            <w:r w:rsidRPr="00B81A1C">
              <w:rPr>
                <w:rFonts w:ascii="Times New Roman" w:eastAsia="Times New Roman" w:hAnsi="Times New Roman"/>
                <w:color w:val="000000"/>
                <w:sz w:val="24"/>
                <w:szCs w:val="24"/>
                <w:lang w:eastAsia="pt-BR"/>
              </w:rPr>
              <w:t>Hopi Hari</w:t>
            </w:r>
          </w:p>
        </w:tc>
      </w:tr>
    </w:tbl>
    <w:p w:rsidR="00D06008" w:rsidRPr="009F6507" w:rsidRDefault="00550B42" w:rsidP="00550B42">
      <w:pPr>
        <w:pStyle w:val="Legenda"/>
        <w:jc w:val="center"/>
        <w:rPr>
          <w:rFonts w:ascii="Times New Roman" w:hAnsi="Times New Roman"/>
          <w:color w:val="000000" w:themeColor="text1"/>
          <w:sz w:val="24"/>
          <w:szCs w:val="24"/>
        </w:rPr>
      </w:pPr>
      <w:bookmarkStart w:id="124" w:name="_Toc277710724"/>
      <w:r w:rsidRPr="009F6507">
        <w:rPr>
          <w:rFonts w:ascii="Times New Roman" w:hAnsi="Times New Roman"/>
          <w:sz w:val="24"/>
          <w:szCs w:val="24"/>
        </w:rPr>
        <w:t xml:space="preserve">Tabela </w:t>
      </w:r>
      <w:r w:rsidRPr="009F6507">
        <w:rPr>
          <w:rFonts w:ascii="Times New Roman" w:hAnsi="Times New Roman"/>
          <w:sz w:val="24"/>
          <w:szCs w:val="24"/>
        </w:rPr>
        <w:fldChar w:fldCharType="begin"/>
      </w:r>
      <w:r w:rsidRPr="009F6507">
        <w:rPr>
          <w:rFonts w:ascii="Times New Roman" w:hAnsi="Times New Roman"/>
          <w:sz w:val="24"/>
          <w:szCs w:val="24"/>
        </w:rPr>
        <w:instrText xml:space="preserve"> SEQ Tabela \* ARABIC </w:instrText>
      </w:r>
      <w:r w:rsidRPr="009F6507">
        <w:rPr>
          <w:rFonts w:ascii="Times New Roman" w:hAnsi="Times New Roman"/>
          <w:sz w:val="24"/>
          <w:szCs w:val="24"/>
        </w:rPr>
        <w:fldChar w:fldCharType="separate"/>
      </w:r>
      <w:r w:rsidRPr="009F6507">
        <w:rPr>
          <w:rFonts w:ascii="Times New Roman" w:hAnsi="Times New Roman"/>
          <w:noProof/>
          <w:sz w:val="24"/>
          <w:szCs w:val="24"/>
        </w:rPr>
        <w:t>17</w:t>
      </w:r>
      <w:r w:rsidRPr="009F6507">
        <w:rPr>
          <w:rFonts w:ascii="Times New Roman" w:hAnsi="Times New Roman"/>
          <w:sz w:val="24"/>
          <w:szCs w:val="24"/>
        </w:rPr>
        <w:fldChar w:fldCharType="end"/>
      </w:r>
      <w:r w:rsidRPr="009F6507">
        <w:rPr>
          <w:rFonts w:ascii="Times New Roman" w:hAnsi="Times New Roman"/>
          <w:sz w:val="24"/>
          <w:szCs w:val="24"/>
        </w:rPr>
        <w:t>: Informações sobre as Filas nos Parques de Diversão</w:t>
      </w:r>
      <w:bookmarkEnd w:id="124"/>
    </w:p>
    <w:p w:rsidR="00365921" w:rsidRDefault="00365921" w:rsidP="00365921">
      <w:pPr>
        <w:jc w:val="both"/>
        <w:rPr>
          <w:rFonts w:ascii="Times New Roman" w:hAnsi="Times New Roman"/>
          <w:color w:val="000000" w:themeColor="text1"/>
          <w:sz w:val="24"/>
          <w:szCs w:val="24"/>
        </w:rPr>
      </w:pPr>
      <w:r>
        <w:rPr>
          <w:rFonts w:ascii="Times New Roman" w:hAnsi="Times New Roman"/>
          <w:color w:val="000000" w:themeColor="text1"/>
          <w:sz w:val="24"/>
          <w:szCs w:val="24"/>
        </w:rPr>
        <w:lastRenderedPageBreak/>
        <w:t>Sem o PROJETO F1 a próxima pessoa que quiser brincar em algum desses brinquedos terá de aguardar muito tempo parado nessas longas filas até chegar sua vez. Então foi feita uma simulação para saber quanto tempo aproximadamente a pessoa iria ficar parada na fila se o parque tivesse o sistema do PROJETO F1 implantado. Lembrando que o PROJETO F1, diminui o tempo parado na fila e não o tempo de espera da fila.</w:t>
      </w:r>
    </w:p>
    <w:p w:rsidR="00365921" w:rsidRDefault="00365921" w:rsidP="00365921">
      <w:pPr>
        <w:jc w:val="both"/>
        <w:rPr>
          <w:rFonts w:ascii="Times New Roman" w:hAnsi="Times New Roman"/>
          <w:color w:val="000000" w:themeColor="text1"/>
          <w:sz w:val="24"/>
          <w:szCs w:val="24"/>
        </w:rPr>
      </w:pPr>
      <w:r>
        <w:rPr>
          <w:rFonts w:ascii="Times New Roman" w:hAnsi="Times New Roman"/>
          <w:color w:val="000000" w:themeColor="text1"/>
          <w:sz w:val="24"/>
          <w:szCs w:val="24"/>
        </w:rPr>
        <w:t>Para fazer esse teste foi determinado no cadastro dos brinquedos no sistema, que o tempo de mensagem é de 20 minutos. Lembrando que tempo de mensagem é uma variável muito importante ao sistema, afinal ela determina quanto tempo que a pessoa tem para se apresentar no brinquedo e também determina quanto tempo a pessoa deverá ficar na fila física, afinal a formula para saber quantas pessoas devem ficar prontas na fila física esperando para entrar no brinquedo, é baseada nessa variável. Portanto após a simulação os números obtidos aproximadamente foram:</w:t>
      </w:r>
    </w:p>
    <w:p w:rsidR="00365921" w:rsidRDefault="00365921" w:rsidP="00365921">
      <w:pPr>
        <w:jc w:val="both"/>
        <w:rPr>
          <w:rFonts w:ascii="Times New Roman" w:hAnsi="Times New Roman"/>
          <w:color w:val="000000" w:themeColor="text1"/>
          <w:sz w:val="24"/>
          <w:szCs w:val="24"/>
        </w:rPr>
      </w:pPr>
    </w:p>
    <w:tbl>
      <w:tblPr>
        <w:tblW w:w="6819" w:type="dxa"/>
        <w:jc w:val="center"/>
        <w:tblInd w:w="55" w:type="dxa"/>
        <w:tblCellMar>
          <w:left w:w="70" w:type="dxa"/>
          <w:right w:w="70" w:type="dxa"/>
        </w:tblCellMar>
        <w:tblLook w:val="04A0"/>
      </w:tblPr>
      <w:tblGrid>
        <w:gridCol w:w="1716"/>
        <w:gridCol w:w="2552"/>
        <w:gridCol w:w="2551"/>
      </w:tblGrid>
      <w:tr w:rsidR="00365921" w:rsidRPr="008035EB" w:rsidTr="00806206">
        <w:trPr>
          <w:trHeight w:val="675"/>
          <w:jc w:val="center"/>
        </w:trPr>
        <w:tc>
          <w:tcPr>
            <w:tcW w:w="1716" w:type="dxa"/>
            <w:tcBorders>
              <w:top w:val="single" w:sz="4" w:space="0" w:color="auto"/>
              <w:left w:val="single" w:sz="4" w:space="0" w:color="auto"/>
              <w:bottom w:val="single" w:sz="4" w:space="0" w:color="auto"/>
              <w:right w:val="single" w:sz="4" w:space="0" w:color="auto"/>
            </w:tcBorders>
            <w:shd w:val="clear" w:color="C0504D" w:fill="C0504D"/>
            <w:noWrap/>
            <w:vAlign w:val="center"/>
            <w:hideMark/>
          </w:tcPr>
          <w:p w:rsidR="00365921" w:rsidRPr="008035EB" w:rsidRDefault="00365921" w:rsidP="005F0606">
            <w:pPr>
              <w:spacing w:after="0" w:line="240" w:lineRule="auto"/>
              <w:jc w:val="center"/>
              <w:rPr>
                <w:rFonts w:ascii="Times New Roman" w:eastAsia="Times New Roman" w:hAnsi="Times New Roman"/>
                <w:b/>
                <w:bCs/>
                <w:color w:val="FFFFFF"/>
                <w:sz w:val="24"/>
                <w:szCs w:val="24"/>
                <w:lang w:eastAsia="pt-BR"/>
              </w:rPr>
            </w:pPr>
            <w:r w:rsidRPr="008035EB">
              <w:rPr>
                <w:rFonts w:ascii="Times New Roman" w:eastAsia="Times New Roman" w:hAnsi="Times New Roman"/>
                <w:b/>
                <w:bCs/>
                <w:color w:val="FFFFFF"/>
                <w:sz w:val="24"/>
                <w:szCs w:val="24"/>
                <w:lang w:eastAsia="pt-BR"/>
              </w:rPr>
              <w:t>Brinquedo</w:t>
            </w:r>
          </w:p>
        </w:tc>
        <w:tc>
          <w:tcPr>
            <w:tcW w:w="2552" w:type="dxa"/>
            <w:tcBorders>
              <w:top w:val="single" w:sz="4" w:space="0" w:color="auto"/>
              <w:left w:val="single" w:sz="4" w:space="0" w:color="auto"/>
              <w:bottom w:val="single" w:sz="4" w:space="0" w:color="auto"/>
              <w:right w:val="single" w:sz="4" w:space="0" w:color="auto"/>
            </w:tcBorders>
            <w:shd w:val="clear" w:color="C0504D" w:fill="C0504D"/>
            <w:vAlign w:val="center"/>
            <w:hideMark/>
          </w:tcPr>
          <w:p w:rsidR="00365921" w:rsidRPr="008035EB" w:rsidRDefault="00365921" w:rsidP="005F0606">
            <w:pPr>
              <w:spacing w:after="0" w:line="240" w:lineRule="auto"/>
              <w:jc w:val="center"/>
              <w:rPr>
                <w:rFonts w:ascii="Times New Roman" w:eastAsia="Times New Roman" w:hAnsi="Times New Roman"/>
                <w:b/>
                <w:bCs/>
                <w:color w:val="FFFFFF"/>
                <w:sz w:val="24"/>
                <w:szCs w:val="24"/>
                <w:lang w:eastAsia="pt-BR"/>
              </w:rPr>
            </w:pPr>
            <w:r w:rsidRPr="008035EB">
              <w:rPr>
                <w:rFonts w:ascii="Times New Roman" w:eastAsia="Times New Roman" w:hAnsi="Times New Roman"/>
                <w:b/>
                <w:bCs/>
                <w:color w:val="FFFFFF"/>
                <w:sz w:val="24"/>
                <w:szCs w:val="24"/>
                <w:lang w:eastAsia="pt-BR"/>
              </w:rPr>
              <w:t>Tempo parado na Fila sem PROJETO F1</w:t>
            </w:r>
          </w:p>
        </w:tc>
        <w:tc>
          <w:tcPr>
            <w:tcW w:w="2551" w:type="dxa"/>
            <w:tcBorders>
              <w:top w:val="single" w:sz="4" w:space="0" w:color="auto"/>
              <w:left w:val="single" w:sz="4" w:space="0" w:color="auto"/>
              <w:bottom w:val="single" w:sz="4" w:space="0" w:color="auto"/>
              <w:right w:val="single" w:sz="4" w:space="0" w:color="auto"/>
            </w:tcBorders>
            <w:shd w:val="clear" w:color="C0504D" w:fill="C0504D"/>
            <w:vAlign w:val="center"/>
            <w:hideMark/>
          </w:tcPr>
          <w:p w:rsidR="00365921" w:rsidRPr="008035EB" w:rsidRDefault="00365921" w:rsidP="005F0606">
            <w:pPr>
              <w:spacing w:after="0" w:line="240" w:lineRule="auto"/>
              <w:jc w:val="center"/>
              <w:rPr>
                <w:rFonts w:ascii="Times New Roman" w:eastAsia="Times New Roman" w:hAnsi="Times New Roman"/>
                <w:b/>
                <w:bCs/>
                <w:color w:val="FFFFFF"/>
                <w:sz w:val="24"/>
                <w:szCs w:val="24"/>
                <w:lang w:eastAsia="pt-BR"/>
              </w:rPr>
            </w:pPr>
            <w:r w:rsidRPr="008035EB">
              <w:rPr>
                <w:rFonts w:ascii="Times New Roman" w:eastAsia="Times New Roman" w:hAnsi="Times New Roman"/>
                <w:b/>
                <w:bCs/>
                <w:color w:val="FFFFFF"/>
                <w:sz w:val="24"/>
                <w:szCs w:val="24"/>
                <w:lang w:eastAsia="pt-BR"/>
              </w:rPr>
              <w:t>Tempo parado na Fila com PROJETO F1</w:t>
            </w:r>
          </w:p>
        </w:tc>
      </w:tr>
      <w:tr w:rsidR="00365921" w:rsidRPr="008035EB" w:rsidTr="00806206">
        <w:trPr>
          <w:trHeight w:val="315"/>
          <w:jc w:val="center"/>
        </w:trPr>
        <w:tc>
          <w:tcPr>
            <w:tcW w:w="1716" w:type="dxa"/>
            <w:tcBorders>
              <w:top w:val="single" w:sz="4" w:space="0" w:color="auto"/>
              <w:left w:val="single" w:sz="4" w:space="0" w:color="auto"/>
              <w:bottom w:val="single" w:sz="4" w:space="0" w:color="auto"/>
              <w:right w:val="single" w:sz="4" w:space="0" w:color="auto"/>
            </w:tcBorders>
            <w:shd w:val="clear" w:color="D8D8D8" w:fill="D8D8D8"/>
            <w:noWrap/>
            <w:vAlign w:val="center"/>
            <w:hideMark/>
          </w:tcPr>
          <w:p w:rsidR="00365921" w:rsidRPr="008035EB" w:rsidRDefault="00365921" w:rsidP="005F0606">
            <w:pPr>
              <w:spacing w:after="0" w:line="240" w:lineRule="auto"/>
              <w:jc w:val="center"/>
              <w:rPr>
                <w:rFonts w:ascii="Times New Roman" w:eastAsia="Times New Roman" w:hAnsi="Times New Roman"/>
                <w:b/>
                <w:bCs/>
                <w:color w:val="000000"/>
                <w:sz w:val="24"/>
                <w:szCs w:val="24"/>
                <w:lang w:eastAsia="pt-BR"/>
              </w:rPr>
            </w:pPr>
            <w:r w:rsidRPr="008035EB">
              <w:rPr>
                <w:rFonts w:ascii="Times New Roman" w:eastAsia="Times New Roman" w:hAnsi="Times New Roman"/>
                <w:b/>
                <w:bCs/>
                <w:color w:val="000000"/>
                <w:sz w:val="24"/>
                <w:szCs w:val="24"/>
                <w:lang w:eastAsia="pt-BR"/>
              </w:rPr>
              <w:t>Looping Star</w:t>
            </w:r>
          </w:p>
        </w:tc>
        <w:tc>
          <w:tcPr>
            <w:tcW w:w="2552" w:type="dxa"/>
            <w:tcBorders>
              <w:top w:val="single" w:sz="4" w:space="0" w:color="auto"/>
              <w:left w:val="single" w:sz="4" w:space="0" w:color="auto"/>
              <w:bottom w:val="single" w:sz="4" w:space="0" w:color="auto"/>
              <w:right w:val="single" w:sz="4" w:space="0" w:color="auto"/>
            </w:tcBorders>
            <w:shd w:val="clear" w:color="D8D8D8" w:fill="D8D8D8"/>
            <w:noWrap/>
            <w:vAlign w:val="center"/>
            <w:hideMark/>
          </w:tcPr>
          <w:p w:rsidR="00365921" w:rsidRPr="008035EB" w:rsidRDefault="00365921" w:rsidP="005F0606">
            <w:pPr>
              <w:spacing w:after="0" w:line="240" w:lineRule="auto"/>
              <w:jc w:val="center"/>
              <w:rPr>
                <w:rFonts w:ascii="Times New Roman" w:eastAsia="Times New Roman" w:hAnsi="Times New Roman"/>
                <w:color w:val="000000"/>
                <w:sz w:val="24"/>
                <w:szCs w:val="24"/>
                <w:lang w:eastAsia="pt-BR"/>
              </w:rPr>
            </w:pPr>
            <w:r w:rsidRPr="008035EB">
              <w:rPr>
                <w:rFonts w:ascii="Times New Roman" w:eastAsia="Times New Roman" w:hAnsi="Times New Roman"/>
                <w:color w:val="000000"/>
                <w:sz w:val="24"/>
                <w:szCs w:val="24"/>
                <w:lang w:eastAsia="pt-BR"/>
              </w:rPr>
              <w:t>40 Minutos</w:t>
            </w:r>
          </w:p>
        </w:tc>
        <w:tc>
          <w:tcPr>
            <w:tcW w:w="2551" w:type="dxa"/>
            <w:tcBorders>
              <w:top w:val="single" w:sz="4" w:space="0" w:color="auto"/>
              <w:left w:val="single" w:sz="4" w:space="0" w:color="auto"/>
              <w:bottom w:val="single" w:sz="4" w:space="0" w:color="auto"/>
              <w:right w:val="single" w:sz="4" w:space="0" w:color="auto"/>
            </w:tcBorders>
            <w:shd w:val="clear" w:color="D8D8D8" w:fill="D8D8D8"/>
            <w:noWrap/>
            <w:vAlign w:val="center"/>
            <w:hideMark/>
          </w:tcPr>
          <w:p w:rsidR="00365921" w:rsidRPr="008035EB" w:rsidRDefault="00365921" w:rsidP="00365921">
            <w:pPr>
              <w:spacing w:after="0" w:line="240" w:lineRule="auto"/>
              <w:jc w:val="center"/>
              <w:rPr>
                <w:rFonts w:ascii="Times New Roman" w:eastAsia="Times New Roman" w:hAnsi="Times New Roman"/>
                <w:color w:val="000000"/>
                <w:sz w:val="24"/>
                <w:szCs w:val="24"/>
                <w:lang w:eastAsia="pt-BR"/>
              </w:rPr>
            </w:pPr>
            <w:r w:rsidRPr="008035EB">
              <w:rPr>
                <w:rFonts w:ascii="Times New Roman" w:eastAsia="Times New Roman" w:hAnsi="Times New Roman"/>
                <w:color w:val="000000"/>
                <w:sz w:val="24"/>
                <w:szCs w:val="24"/>
                <w:lang w:eastAsia="pt-BR"/>
              </w:rPr>
              <w:t>20</w:t>
            </w:r>
            <w:r>
              <w:rPr>
                <w:rFonts w:ascii="Times New Roman" w:eastAsia="Times New Roman" w:hAnsi="Times New Roman"/>
                <w:color w:val="000000"/>
                <w:sz w:val="24"/>
                <w:szCs w:val="24"/>
                <w:lang w:eastAsia="pt-BR"/>
              </w:rPr>
              <w:t xml:space="preserve"> </w:t>
            </w:r>
            <w:r w:rsidRPr="008035EB">
              <w:rPr>
                <w:rFonts w:ascii="Times New Roman" w:eastAsia="Times New Roman" w:hAnsi="Times New Roman"/>
                <w:color w:val="000000"/>
                <w:sz w:val="24"/>
                <w:szCs w:val="24"/>
                <w:lang w:eastAsia="pt-BR"/>
              </w:rPr>
              <w:t>minutos</w:t>
            </w:r>
          </w:p>
        </w:tc>
      </w:tr>
      <w:tr w:rsidR="00365921" w:rsidRPr="008035EB" w:rsidTr="00806206">
        <w:trPr>
          <w:trHeight w:val="315"/>
          <w:jc w:val="center"/>
        </w:trPr>
        <w:tc>
          <w:tcPr>
            <w:tcW w:w="17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65921" w:rsidRPr="008035EB" w:rsidRDefault="00365921" w:rsidP="005F0606">
            <w:pPr>
              <w:spacing w:after="0" w:line="240" w:lineRule="auto"/>
              <w:jc w:val="center"/>
              <w:rPr>
                <w:rFonts w:ascii="Times New Roman" w:eastAsia="Times New Roman" w:hAnsi="Times New Roman"/>
                <w:b/>
                <w:bCs/>
                <w:color w:val="000000"/>
                <w:sz w:val="24"/>
                <w:szCs w:val="24"/>
                <w:lang w:eastAsia="pt-BR"/>
              </w:rPr>
            </w:pPr>
            <w:r w:rsidRPr="008035EB">
              <w:rPr>
                <w:rFonts w:ascii="Times New Roman" w:eastAsia="Times New Roman" w:hAnsi="Times New Roman"/>
                <w:b/>
                <w:bCs/>
                <w:color w:val="000000"/>
                <w:sz w:val="24"/>
                <w:szCs w:val="24"/>
                <w:lang w:eastAsia="pt-BR"/>
              </w:rPr>
              <w:t>Montezum</w:t>
            </w:r>
          </w:p>
        </w:tc>
        <w:tc>
          <w:tcPr>
            <w:tcW w:w="2552" w:type="dxa"/>
            <w:tcBorders>
              <w:top w:val="nil"/>
              <w:left w:val="nil"/>
              <w:bottom w:val="single" w:sz="4" w:space="0" w:color="auto"/>
              <w:right w:val="single" w:sz="4" w:space="0" w:color="auto"/>
            </w:tcBorders>
            <w:shd w:val="clear" w:color="auto" w:fill="auto"/>
            <w:noWrap/>
            <w:vAlign w:val="center"/>
            <w:hideMark/>
          </w:tcPr>
          <w:p w:rsidR="00365921" w:rsidRPr="008035EB" w:rsidRDefault="00365921" w:rsidP="005F0606">
            <w:pPr>
              <w:spacing w:after="0" w:line="240" w:lineRule="auto"/>
              <w:jc w:val="center"/>
              <w:rPr>
                <w:rFonts w:ascii="Times New Roman" w:eastAsia="Times New Roman" w:hAnsi="Times New Roman"/>
                <w:color w:val="000000"/>
                <w:sz w:val="24"/>
                <w:szCs w:val="24"/>
                <w:lang w:eastAsia="pt-BR"/>
              </w:rPr>
            </w:pPr>
            <w:r w:rsidRPr="008035EB">
              <w:rPr>
                <w:rFonts w:ascii="Times New Roman" w:eastAsia="Times New Roman" w:hAnsi="Times New Roman"/>
                <w:color w:val="000000"/>
                <w:sz w:val="24"/>
                <w:szCs w:val="24"/>
                <w:lang w:eastAsia="pt-BR"/>
              </w:rPr>
              <w:t>2 Horas</w:t>
            </w:r>
          </w:p>
        </w:tc>
        <w:tc>
          <w:tcPr>
            <w:tcW w:w="25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65921" w:rsidRPr="008035EB" w:rsidRDefault="00365921" w:rsidP="00365921">
            <w:pPr>
              <w:spacing w:after="0" w:line="240" w:lineRule="auto"/>
              <w:jc w:val="center"/>
              <w:rPr>
                <w:rFonts w:ascii="Times New Roman" w:eastAsia="Times New Roman" w:hAnsi="Times New Roman"/>
                <w:color w:val="000000"/>
                <w:sz w:val="24"/>
                <w:szCs w:val="24"/>
                <w:lang w:eastAsia="pt-BR"/>
              </w:rPr>
            </w:pPr>
            <w:r w:rsidRPr="008035EB">
              <w:rPr>
                <w:rFonts w:ascii="Times New Roman" w:eastAsia="Times New Roman" w:hAnsi="Times New Roman"/>
                <w:color w:val="000000"/>
                <w:sz w:val="24"/>
                <w:szCs w:val="24"/>
                <w:lang w:eastAsia="pt-BR"/>
              </w:rPr>
              <w:t>20 minutos</w:t>
            </w:r>
          </w:p>
        </w:tc>
      </w:tr>
      <w:tr w:rsidR="00365921" w:rsidRPr="008035EB" w:rsidTr="00806206">
        <w:trPr>
          <w:trHeight w:val="315"/>
          <w:jc w:val="center"/>
        </w:trPr>
        <w:tc>
          <w:tcPr>
            <w:tcW w:w="1716" w:type="dxa"/>
            <w:tcBorders>
              <w:top w:val="single" w:sz="4" w:space="0" w:color="auto"/>
              <w:left w:val="single" w:sz="4" w:space="0" w:color="auto"/>
              <w:bottom w:val="single" w:sz="4" w:space="0" w:color="auto"/>
              <w:right w:val="single" w:sz="4" w:space="0" w:color="auto"/>
            </w:tcBorders>
            <w:shd w:val="clear" w:color="D8D8D8" w:fill="D8D8D8"/>
            <w:noWrap/>
            <w:vAlign w:val="center"/>
            <w:hideMark/>
          </w:tcPr>
          <w:p w:rsidR="00365921" w:rsidRPr="008035EB" w:rsidRDefault="00365921" w:rsidP="005F0606">
            <w:pPr>
              <w:spacing w:after="0" w:line="240" w:lineRule="auto"/>
              <w:jc w:val="center"/>
              <w:rPr>
                <w:rFonts w:ascii="Times New Roman" w:eastAsia="Times New Roman" w:hAnsi="Times New Roman"/>
                <w:b/>
                <w:bCs/>
                <w:color w:val="000000"/>
                <w:sz w:val="24"/>
                <w:szCs w:val="24"/>
                <w:lang w:eastAsia="pt-BR"/>
              </w:rPr>
            </w:pPr>
            <w:r w:rsidRPr="008035EB">
              <w:rPr>
                <w:rFonts w:ascii="Times New Roman" w:eastAsia="Times New Roman" w:hAnsi="Times New Roman"/>
                <w:b/>
                <w:bCs/>
                <w:color w:val="000000"/>
                <w:sz w:val="24"/>
                <w:szCs w:val="24"/>
                <w:lang w:eastAsia="pt-BR"/>
              </w:rPr>
              <w:t>Elevador</w:t>
            </w:r>
          </w:p>
        </w:tc>
        <w:tc>
          <w:tcPr>
            <w:tcW w:w="2552" w:type="dxa"/>
            <w:tcBorders>
              <w:top w:val="single" w:sz="4" w:space="0" w:color="auto"/>
              <w:left w:val="single" w:sz="4" w:space="0" w:color="auto"/>
              <w:bottom w:val="single" w:sz="4" w:space="0" w:color="auto"/>
              <w:right w:val="single" w:sz="4" w:space="0" w:color="auto"/>
            </w:tcBorders>
            <w:shd w:val="clear" w:color="D8D8D8" w:fill="D8D8D8"/>
            <w:noWrap/>
            <w:vAlign w:val="center"/>
            <w:hideMark/>
          </w:tcPr>
          <w:p w:rsidR="00365921" w:rsidRPr="008035EB" w:rsidRDefault="00365921" w:rsidP="005F0606">
            <w:pPr>
              <w:spacing w:after="0" w:line="240" w:lineRule="auto"/>
              <w:jc w:val="center"/>
              <w:rPr>
                <w:rFonts w:ascii="Times New Roman" w:eastAsia="Times New Roman" w:hAnsi="Times New Roman"/>
                <w:color w:val="000000"/>
                <w:sz w:val="24"/>
                <w:szCs w:val="24"/>
                <w:lang w:eastAsia="pt-BR"/>
              </w:rPr>
            </w:pPr>
            <w:r w:rsidRPr="008035EB">
              <w:rPr>
                <w:rFonts w:ascii="Times New Roman" w:eastAsia="Times New Roman" w:hAnsi="Times New Roman"/>
                <w:color w:val="000000"/>
                <w:sz w:val="24"/>
                <w:szCs w:val="24"/>
                <w:lang w:eastAsia="pt-BR"/>
              </w:rPr>
              <w:t>2:30 Horas</w:t>
            </w:r>
          </w:p>
        </w:tc>
        <w:tc>
          <w:tcPr>
            <w:tcW w:w="2551" w:type="dxa"/>
            <w:tcBorders>
              <w:top w:val="single" w:sz="4" w:space="0" w:color="auto"/>
              <w:left w:val="single" w:sz="4" w:space="0" w:color="auto"/>
              <w:bottom w:val="single" w:sz="4" w:space="0" w:color="auto"/>
              <w:right w:val="single" w:sz="4" w:space="0" w:color="auto"/>
            </w:tcBorders>
            <w:shd w:val="clear" w:color="D8D8D8" w:fill="D8D8D8"/>
            <w:noWrap/>
            <w:vAlign w:val="center"/>
            <w:hideMark/>
          </w:tcPr>
          <w:p w:rsidR="00365921" w:rsidRPr="008035EB" w:rsidRDefault="00365921" w:rsidP="00550B42">
            <w:pPr>
              <w:keepNext/>
              <w:spacing w:after="0" w:line="240" w:lineRule="auto"/>
              <w:jc w:val="center"/>
              <w:rPr>
                <w:rFonts w:ascii="Times New Roman" w:eastAsia="Times New Roman" w:hAnsi="Times New Roman"/>
                <w:color w:val="000000"/>
                <w:sz w:val="24"/>
                <w:szCs w:val="24"/>
                <w:lang w:eastAsia="pt-BR"/>
              </w:rPr>
            </w:pPr>
            <w:r w:rsidRPr="008035EB">
              <w:rPr>
                <w:rFonts w:ascii="Times New Roman" w:eastAsia="Times New Roman" w:hAnsi="Times New Roman"/>
                <w:color w:val="000000"/>
                <w:sz w:val="24"/>
                <w:szCs w:val="24"/>
                <w:lang w:eastAsia="pt-BR"/>
              </w:rPr>
              <w:t>20 minutos</w:t>
            </w:r>
          </w:p>
        </w:tc>
      </w:tr>
    </w:tbl>
    <w:p w:rsidR="00365921" w:rsidRPr="009F6507" w:rsidRDefault="00550B42" w:rsidP="00550B42">
      <w:pPr>
        <w:pStyle w:val="Legenda"/>
        <w:jc w:val="center"/>
        <w:rPr>
          <w:rFonts w:ascii="Times New Roman" w:hAnsi="Times New Roman"/>
          <w:color w:val="000000" w:themeColor="text1"/>
          <w:sz w:val="24"/>
          <w:szCs w:val="24"/>
        </w:rPr>
      </w:pPr>
      <w:bookmarkStart w:id="125" w:name="_Toc277710725"/>
      <w:r w:rsidRPr="009F6507">
        <w:rPr>
          <w:rFonts w:ascii="Times New Roman" w:hAnsi="Times New Roman"/>
          <w:sz w:val="24"/>
          <w:szCs w:val="24"/>
        </w:rPr>
        <w:t xml:space="preserve">Tabela </w:t>
      </w:r>
      <w:r w:rsidRPr="009F6507">
        <w:rPr>
          <w:rFonts w:ascii="Times New Roman" w:hAnsi="Times New Roman"/>
          <w:sz w:val="24"/>
          <w:szCs w:val="24"/>
        </w:rPr>
        <w:fldChar w:fldCharType="begin"/>
      </w:r>
      <w:r w:rsidRPr="009F6507">
        <w:rPr>
          <w:rFonts w:ascii="Times New Roman" w:hAnsi="Times New Roman"/>
          <w:sz w:val="24"/>
          <w:szCs w:val="24"/>
        </w:rPr>
        <w:instrText xml:space="preserve"> SEQ Tabela \* ARABIC </w:instrText>
      </w:r>
      <w:r w:rsidRPr="009F6507">
        <w:rPr>
          <w:rFonts w:ascii="Times New Roman" w:hAnsi="Times New Roman"/>
          <w:sz w:val="24"/>
          <w:szCs w:val="24"/>
        </w:rPr>
        <w:fldChar w:fldCharType="separate"/>
      </w:r>
      <w:r w:rsidRPr="009F6507">
        <w:rPr>
          <w:rFonts w:ascii="Times New Roman" w:hAnsi="Times New Roman"/>
          <w:noProof/>
          <w:sz w:val="24"/>
          <w:szCs w:val="24"/>
        </w:rPr>
        <w:t>18</w:t>
      </w:r>
      <w:r w:rsidRPr="009F6507">
        <w:rPr>
          <w:rFonts w:ascii="Times New Roman" w:hAnsi="Times New Roman"/>
          <w:sz w:val="24"/>
          <w:szCs w:val="24"/>
        </w:rPr>
        <w:fldChar w:fldCharType="end"/>
      </w:r>
      <w:r w:rsidRPr="009F6507">
        <w:rPr>
          <w:rFonts w:ascii="Times New Roman" w:hAnsi="Times New Roman"/>
          <w:sz w:val="24"/>
          <w:szCs w:val="24"/>
        </w:rPr>
        <w:t>: Comparação dos tempos de fila</w:t>
      </w:r>
      <w:bookmarkEnd w:id="125"/>
    </w:p>
    <w:p w:rsidR="00365921" w:rsidRDefault="00365921" w:rsidP="00365921">
      <w:pPr>
        <w:jc w:val="both"/>
        <w:rPr>
          <w:rFonts w:ascii="Times New Roman" w:hAnsi="Times New Roman"/>
          <w:color w:val="000000" w:themeColor="text1"/>
          <w:sz w:val="24"/>
          <w:szCs w:val="24"/>
        </w:rPr>
      </w:pPr>
      <w:r>
        <w:rPr>
          <w:rFonts w:ascii="Times New Roman" w:hAnsi="Times New Roman"/>
          <w:color w:val="000000" w:themeColor="text1"/>
          <w:sz w:val="24"/>
          <w:szCs w:val="24"/>
        </w:rPr>
        <w:t>Portanto, como podemos verificar em todos os casos o tempo que o cliente passaria parado na fila física seria muito menor que antes e nesse tempo fora da fila física ele poderia fazer outras atividades até ser chamado para se apresentar no brinquedo.</w:t>
      </w:r>
    </w:p>
    <w:p w:rsidR="00365921" w:rsidRPr="00D60B8C" w:rsidRDefault="00365921" w:rsidP="00365921">
      <w:pPr>
        <w:spacing w:line="360" w:lineRule="auto"/>
        <w:jc w:val="both"/>
        <w:rPr>
          <w:rFonts w:ascii="Times New Roman" w:hAnsi="Times New Roman"/>
          <w:color w:val="000000" w:themeColor="text1"/>
          <w:sz w:val="24"/>
          <w:szCs w:val="24"/>
        </w:rPr>
      </w:pPr>
    </w:p>
    <w:p w:rsidR="00247790" w:rsidRPr="00D60B8C" w:rsidRDefault="00247790"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br w:type="page"/>
      </w:r>
    </w:p>
    <w:p w:rsidR="00247790" w:rsidRPr="00977D57" w:rsidRDefault="00E7626A" w:rsidP="00B24984">
      <w:pPr>
        <w:pStyle w:val="PargrafodaLista"/>
        <w:numPr>
          <w:ilvl w:val="0"/>
          <w:numId w:val="3"/>
        </w:numPr>
        <w:spacing w:line="360" w:lineRule="auto"/>
        <w:jc w:val="both"/>
        <w:outlineLvl w:val="0"/>
        <w:rPr>
          <w:rFonts w:ascii="Times New Roman" w:hAnsi="Times New Roman" w:cs="Times New Roman"/>
          <w:b/>
          <w:color w:val="000000" w:themeColor="text1"/>
          <w:sz w:val="32"/>
          <w:szCs w:val="32"/>
        </w:rPr>
      </w:pPr>
      <w:r w:rsidRPr="00D60B8C">
        <w:rPr>
          <w:rFonts w:ascii="Times New Roman" w:hAnsi="Times New Roman" w:cs="Times New Roman"/>
          <w:color w:val="000000" w:themeColor="text1"/>
          <w:sz w:val="24"/>
          <w:szCs w:val="24"/>
        </w:rPr>
        <w:lastRenderedPageBreak/>
        <w:t xml:space="preserve"> </w:t>
      </w:r>
      <w:bookmarkStart w:id="126" w:name="_Toc277712183"/>
      <w:r w:rsidR="00247790" w:rsidRPr="00977D57">
        <w:rPr>
          <w:rFonts w:ascii="Times New Roman" w:hAnsi="Times New Roman" w:cs="Times New Roman"/>
          <w:b/>
          <w:color w:val="000000" w:themeColor="text1"/>
          <w:sz w:val="32"/>
          <w:szCs w:val="32"/>
        </w:rPr>
        <w:t>CONCLUSÃO</w:t>
      </w:r>
      <w:bookmarkEnd w:id="126"/>
    </w:p>
    <w:p w:rsidR="00BF4671" w:rsidRPr="00D60B8C" w:rsidRDefault="00BF4671" w:rsidP="00B24984">
      <w:pPr>
        <w:pStyle w:val="PargrafodaLista"/>
        <w:spacing w:line="360" w:lineRule="auto"/>
        <w:ind w:left="432"/>
        <w:jc w:val="both"/>
        <w:outlineLvl w:val="0"/>
        <w:rPr>
          <w:rFonts w:ascii="Times New Roman" w:hAnsi="Times New Roman" w:cs="Times New Roman"/>
          <w:b/>
          <w:color w:val="000000" w:themeColor="text1"/>
          <w:sz w:val="24"/>
          <w:szCs w:val="24"/>
        </w:rPr>
      </w:pPr>
    </w:p>
    <w:p w:rsidR="00247790" w:rsidRPr="00D60B8C" w:rsidRDefault="00247790" w:rsidP="00B24984">
      <w:pPr>
        <w:spacing w:line="360" w:lineRule="auto"/>
        <w:ind w:firstLine="432"/>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Às vezes</w:t>
      </w:r>
      <w:r w:rsidR="00BF4671">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podem achar que uma simpl</w:t>
      </w:r>
      <w:r w:rsidR="00BF4671">
        <w:rPr>
          <w:rFonts w:ascii="Times New Roman" w:hAnsi="Times New Roman"/>
          <w:color w:val="000000" w:themeColor="text1"/>
          <w:sz w:val="24"/>
          <w:szCs w:val="24"/>
        </w:rPr>
        <w:t>es questão como uma fila de um p</w:t>
      </w:r>
      <w:r w:rsidRPr="00D60B8C">
        <w:rPr>
          <w:rFonts w:ascii="Times New Roman" w:hAnsi="Times New Roman"/>
          <w:color w:val="000000" w:themeColor="text1"/>
          <w:sz w:val="24"/>
          <w:szCs w:val="24"/>
        </w:rPr>
        <w:t xml:space="preserve">arque de </w:t>
      </w:r>
      <w:r w:rsidR="00BF4671">
        <w:rPr>
          <w:rFonts w:ascii="Times New Roman" w:hAnsi="Times New Roman"/>
          <w:color w:val="000000" w:themeColor="text1"/>
          <w:sz w:val="24"/>
          <w:szCs w:val="24"/>
        </w:rPr>
        <w:t>d</w:t>
      </w:r>
      <w:r w:rsidRPr="00D60B8C">
        <w:rPr>
          <w:rFonts w:ascii="Times New Roman" w:hAnsi="Times New Roman"/>
          <w:color w:val="000000" w:themeColor="text1"/>
          <w:sz w:val="24"/>
          <w:szCs w:val="24"/>
        </w:rPr>
        <w:t>iversão não faz diferença a</w:t>
      </w:r>
      <w:r w:rsidR="00BF4671">
        <w:rPr>
          <w:rFonts w:ascii="Times New Roman" w:hAnsi="Times New Roman"/>
          <w:color w:val="000000" w:themeColor="text1"/>
          <w:sz w:val="24"/>
          <w:szCs w:val="24"/>
        </w:rPr>
        <w:t xml:space="preserve">lguma na satisfação do cliente ou </w:t>
      </w:r>
      <w:r w:rsidRPr="00D60B8C">
        <w:rPr>
          <w:rFonts w:ascii="Times New Roman" w:hAnsi="Times New Roman"/>
          <w:color w:val="000000" w:themeColor="text1"/>
          <w:sz w:val="24"/>
          <w:szCs w:val="24"/>
        </w:rPr>
        <w:t xml:space="preserve">até mesmo na hora de pensar se </w:t>
      </w:r>
      <w:r w:rsidR="00BF4671">
        <w:rPr>
          <w:rFonts w:ascii="Times New Roman" w:hAnsi="Times New Roman"/>
          <w:color w:val="000000" w:themeColor="text1"/>
          <w:sz w:val="24"/>
          <w:szCs w:val="24"/>
        </w:rPr>
        <w:t>quer</w:t>
      </w:r>
      <w:r w:rsidRPr="00D60B8C">
        <w:rPr>
          <w:rFonts w:ascii="Times New Roman" w:hAnsi="Times New Roman"/>
          <w:color w:val="000000" w:themeColor="text1"/>
          <w:sz w:val="24"/>
          <w:szCs w:val="24"/>
        </w:rPr>
        <w:t xml:space="preserve"> voltar ou não a esse lugar, mas</w:t>
      </w:r>
      <w:r w:rsidR="00BF4671">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analisando</w:t>
      </w:r>
      <w:r w:rsidR="00BF4671">
        <w:rPr>
          <w:rFonts w:ascii="Times New Roman" w:hAnsi="Times New Roman"/>
          <w:color w:val="000000" w:themeColor="text1"/>
          <w:sz w:val="24"/>
          <w:szCs w:val="24"/>
        </w:rPr>
        <w:t>-se</w:t>
      </w:r>
      <w:r w:rsidRPr="00D60B8C">
        <w:rPr>
          <w:rFonts w:ascii="Times New Roman" w:hAnsi="Times New Roman"/>
          <w:color w:val="000000" w:themeColor="text1"/>
          <w:sz w:val="24"/>
          <w:szCs w:val="24"/>
        </w:rPr>
        <w:t xml:space="preserve"> com calma</w:t>
      </w:r>
      <w:r w:rsidR="00BF4671">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w:t>
      </w:r>
      <w:r w:rsidR="00BF4671">
        <w:rPr>
          <w:rFonts w:ascii="Times New Roman" w:hAnsi="Times New Roman"/>
          <w:color w:val="000000" w:themeColor="text1"/>
          <w:sz w:val="24"/>
          <w:szCs w:val="24"/>
        </w:rPr>
        <w:t>é possível</w:t>
      </w:r>
      <w:r w:rsidRPr="00D60B8C">
        <w:rPr>
          <w:rFonts w:ascii="Times New Roman" w:hAnsi="Times New Roman"/>
          <w:color w:val="000000" w:themeColor="text1"/>
          <w:sz w:val="24"/>
          <w:szCs w:val="24"/>
        </w:rPr>
        <w:t xml:space="preserve"> perceber que essa simples questão pode sim fazer a diferença.</w:t>
      </w:r>
    </w:p>
    <w:p w:rsidR="00247790" w:rsidRPr="00D60B8C" w:rsidRDefault="00247790" w:rsidP="00B24984">
      <w:pPr>
        <w:spacing w:line="360" w:lineRule="auto"/>
        <w:ind w:firstLine="432"/>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Com o uso da tecnologia, essa questão pode ser analisada</w:t>
      </w:r>
      <w:r w:rsidR="006A1DE9" w:rsidRPr="00D60B8C">
        <w:rPr>
          <w:rFonts w:ascii="Times New Roman" w:hAnsi="Times New Roman"/>
          <w:color w:val="000000" w:themeColor="text1"/>
          <w:sz w:val="24"/>
          <w:szCs w:val="24"/>
        </w:rPr>
        <w:t xml:space="preserve"> mais detalhadamente</w:t>
      </w:r>
      <w:r w:rsidRPr="00D60B8C">
        <w:rPr>
          <w:rFonts w:ascii="Times New Roman" w:hAnsi="Times New Roman"/>
          <w:color w:val="000000" w:themeColor="text1"/>
          <w:sz w:val="24"/>
          <w:szCs w:val="24"/>
        </w:rPr>
        <w:t>. Afinal, existem ferramentas que podem ajudar a combater essas filas. E foi exatamente isso que o PROJETO F1 tentou mostrar nesse trabalho.</w:t>
      </w:r>
    </w:p>
    <w:p w:rsidR="00247790" w:rsidRPr="00D60B8C" w:rsidRDefault="00247790" w:rsidP="00B24984">
      <w:pPr>
        <w:spacing w:line="360" w:lineRule="auto"/>
        <w:ind w:firstLine="432"/>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Com o término da análise dos resultados obtidos, o objetivo proposto do trabalho foi atingido, que era uma prova de conceito para uma solução de automação de gestão de filas, deixando as pessoas cadastradas nessa fila livres para fazer outras atividades</w:t>
      </w:r>
      <w:r w:rsidR="006A1DE9" w:rsidRPr="00D60B8C">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até chegar sua vez e foi mostrado que isso é capaz de ser realizado sem utilizar nenhum recurso tecnológico muito complexo, apenas juntando áreas bem conhecidas da tecnologia, tornando os usuários os mais beneficiados com o resultado.</w:t>
      </w:r>
    </w:p>
    <w:p w:rsidR="006864ED" w:rsidRPr="00D60B8C" w:rsidRDefault="00247790" w:rsidP="00B24984">
      <w:pPr>
        <w:spacing w:line="360" w:lineRule="auto"/>
        <w:ind w:firstLine="432"/>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Infelizmente não foi possível implantar a solução em um parque de diversão e analisar os resultados em campo real. Mas com os resultados obtidos nos ambientes de testes e simulação (capítulo 4), pode-se dizer que a aplicação tem toda </w:t>
      </w:r>
      <w:r w:rsidR="00BF4671">
        <w:rPr>
          <w:rFonts w:ascii="Times New Roman" w:hAnsi="Times New Roman"/>
          <w:color w:val="000000" w:themeColor="text1"/>
          <w:sz w:val="24"/>
          <w:szCs w:val="24"/>
        </w:rPr>
        <w:t xml:space="preserve">a </w:t>
      </w:r>
      <w:r w:rsidRPr="00D60B8C">
        <w:rPr>
          <w:rFonts w:ascii="Times New Roman" w:hAnsi="Times New Roman"/>
          <w:color w:val="000000" w:themeColor="text1"/>
          <w:sz w:val="24"/>
          <w:szCs w:val="24"/>
        </w:rPr>
        <w:t>estrutura necessária para ser muito bem ac</w:t>
      </w:r>
      <w:r w:rsidR="00BF4671">
        <w:rPr>
          <w:rFonts w:ascii="Times New Roman" w:hAnsi="Times New Roman"/>
          <w:color w:val="000000" w:themeColor="text1"/>
          <w:sz w:val="24"/>
          <w:szCs w:val="24"/>
        </w:rPr>
        <w:t>eita tanto pelo p</w:t>
      </w:r>
      <w:r w:rsidRPr="00D60B8C">
        <w:rPr>
          <w:rFonts w:ascii="Times New Roman" w:hAnsi="Times New Roman"/>
          <w:color w:val="000000" w:themeColor="text1"/>
          <w:sz w:val="24"/>
          <w:szCs w:val="24"/>
        </w:rPr>
        <w:t xml:space="preserve">arque de </w:t>
      </w:r>
      <w:r w:rsidR="00BF4671">
        <w:rPr>
          <w:rFonts w:ascii="Times New Roman" w:hAnsi="Times New Roman"/>
          <w:color w:val="000000" w:themeColor="text1"/>
          <w:sz w:val="24"/>
          <w:szCs w:val="24"/>
        </w:rPr>
        <w:t>d</w:t>
      </w:r>
      <w:r w:rsidRPr="00D60B8C">
        <w:rPr>
          <w:rFonts w:ascii="Times New Roman" w:hAnsi="Times New Roman"/>
          <w:color w:val="000000" w:themeColor="text1"/>
          <w:sz w:val="24"/>
          <w:szCs w:val="24"/>
        </w:rPr>
        <w:t>iversão, quanto pelo cliente. Como já mostrado no item de futuras melhorias, fica claro que o projeto pode sofrer alterações antes de entrar no mercado, às vezes por exigência do próprio comprador, mas que isso não será nenhum impedimento na hora de prosseguir com o projeto.</w:t>
      </w:r>
    </w:p>
    <w:p w:rsidR="00247790" w:rsidRPr="00D60B8C" w:rsidRDefault="00247790" w:rsidP="00B24984">
      <w:pPr>
        <w:spacing w:line="360" w:lineRule="auto"/>
        <w:ind w:firstLine="432"/>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Portanto, ficou claro</w:t>
      </w:r>
      <w:r w:rsidR="00BF4671">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com os resultados obtidos, que é possível automatizar a gestão de filas</w:t>
      </w:r>
      <w:r w:rsidR="006A1DE9" w:rsidRPr="00D60B8C">
        <w:rPr>
          <w:rFonts w:ascii="Times New Roman" w:hAnsi="Times New Roman"/>
          <w:color w:val="000000" w:themeColor="text1"/>
          <w:sz w:val="24"/>
          <w:szCs w:val="24"/>
        </w:rPr>
        <w:t>.</w:t>
      </w:r>
    </w:p>
    <w:p w:rsidR="00247790" w:rsidRPr="00D60B8C" w:rsidRDefault="00247790" w:rsidP="00B24984">
      <w:pPr>
        <w:spacing w:line="360" w:lineRule="auto"/>
        <w:jc w:val="both"/>
        <w:rPr>
          <w:rFonts w:ascii="Times New Roman" w:hAnsi="Times New Roman"/>
          <w:color w:val="000000" w:themeColor="text1"/>
          <w:sz w:val="24"/>
          <w:szCs w:val="24"/>
        </w:rPr>
      </w:pPr>
    </w:p>
    <w:p w:rsidR="00247790" w:rsidRPr="00D60B8C" w:rsidRDefault="00247790" w:rsidP="00B24984">
      <w:pPr>
        <w:spacing w:line="360" w:lineRule="auto"/>
        <w:jc w:val="both"/>
        <w:rPr>
          <w:rFonts w:ascii="Times New Roman" w:eastAsiaTheme="minorHAnsi" w:hAnsi="Times New Roman"/>
          <w:b/>
          <w:color w:val="000000" w:themeColor="text1"/>
          <w:sz w:val="24"/>
          <w:szCs w:val="24"/>
        </w:rPr>
      </w:pPr>
      <w:r w:rsidRPr="00D60B8C">
        <w:rPr>
          <w:rFonts w:ascii="Times New Roman" w:hAnsi="Times New Roman"/>
          <w:b/>
          <w:color w:val="000000" w:themeColor="text1"/>
          <w:sz w:val="24"/>
          <w:szCs w:val="24"/>
        </w:rPr>
        <w:br w:type="page"/>
      </w:r>
    </w:p>
    <w:p w:rsidR="00384107" w:rsidRPr="00977D57" w:rsidRDefault="00384107" w:rsidP="00B24984">
      <w:pPr>
        <w:pStyle w:val="PargrafodaLista"/>
        <w:numPr>
          <w:ilvl w:val="0"/>
          <w:numId w:val="3"/>
        </w:numPr>
        <w:spacing w:line="360" w:lineRule="auto"/>
        <w:jc w:val="both"/>
        <w:outlineLvl w:val="0"/>
        <w:rPr>
          <w:rFonts w:ascii="Times New Roman" w:hAnsi="Times New Roman" w:cs="Times New Roman"/>
          <w:b/>
          <w:color w:val="000000" w:themeColor="text1"/>
          <w:sz w:val="32"/>
          <w:szCs w:val="32"/>
        </w:rPr>
      </w:pPr>
      <w:bookmarkStart w:id="127" w:name="_Toc277712184"/>
      <w:r w:rsidRPr="00977D57">
        <w:rPr>
          <w:rFonts w:ascii="Times New Roman" w:hAnsi="Times New Roman" w:cs="Times New Roman"/>
          <w:b/>
          <w:color w:val="000000" w:themeColor="text1"/>
          <w:sz w:val="32"/>
          <w:szCs w:val="32"/>
        </w:rPr>
        <w:lastRenderedPageBreak/>
        <w:t>BIBLIOGRAFIA</w:t>
      </w:r>
      <w:bookmarkEnd w:id="127"/>
    </w:p>
    <w:p w:rsidR="0036460C" w:rsidRPr="00D60B8C" w:rsidRDefault="0036460C" w:rsidP="00B24984">
      <w:pPr>
        <w:spacing w:line="360" w:lineRule="auto"/>
        <w:jc w:val="both"/>
        <w:rPr>
          <w:rFonts w:ascii="Times New Roman" w:hAnsi="Times New Roman"/>
          <w:color w:val="000000" w:themeColor="text1"/>
          <w:sz w:val="24"/>
          <w:szCs w:val="24"/>
        </w:rPr>
      </w:pPr>
    </w:p>
    <w:p w:rsidR="00BF4671" w:rsidRDefault="0036460C"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[1] RODRIGO, Enio. O futuro das editoras universitárias e as mídias eletrônicas. Disponível em &lt;http://www.comciencia.br/comciencia/index.php?section=8&amp;edicao=40&amp;id=483&gt;. Acesso em 18 de Agosto de 2009.</w:t>
      </w:r>
    </w:p>
    <w:p w:rsidR="0036460C" w:rsidRPr="00D60B8C" w:rsidRDefault="0036460C"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[2] NAKAZATO, Karen M.; &amp; BARBOSA, Rafael S.; &amp; KATSURAGI ,Raphael R.; &amp; MARKS, Renan A.; &amp; Branco, Rodrigo G. de; &amp; DUARTE, Thales F. Multimídias Moveis. 2009. Departamento de Computação e Estatística</w:t>
      </w:r>
    </w:p>
    <w:p w:rsidR="0036460C" w:rsidRPr="00D60B8C" w:rsidRDefault="0036460C"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Universidade Federal de Mato Grosso do Sul (UFMS), Campo Grande, MS – Brasil, Cidade Universitária – Caixa Postal 549 – 79.070-900. Disponível em</w:t>
      </w:r>
      <w:r w:rsidR="00BF4671">
        <w:rPr>
          <w:rFonts w:ascii="Times New Roman" w:hAnsi="Times New Roman"/>
          <w:color w:val="000000" w:themeColor="text1"/>
          <w:sz w:val="24"/>
          <w:szCs w:val="24"/>
        </w:rPr>
        <w:t xml:space="preserve"> </w:t>
      </w:r>
      <w:r w:rsidRPr="00D60B8C">
        <w:rPr>
          <w:rFonts w:ascii="Times New Roman" w:hAnsi="Times New Roman"/>
          <w:color w:val="000000" w:themeColor="text1"/>
          <w:sz w:val="24"/>
          <w:szCs w:val="24"/>
        </w:rPr>
        <w:t>&lt;http://www.phpmobile.com.br/wp-content/caixa/2009/05/artigo_multimidias_moveis.pdf&gt;</w:t>
      </w:r>
    </w:p>
    <w:p w:rsidR="0036460C" w:rsidRPr="00D60B8C" w:rsidRDefault="0036460C" w:rsidP="00B24984">
      <w:pPr>
        <w:spacing w:line="360" w:lineRule="auto"/>
        <w:jc w:val="both"/>
        <w:rPr>
          <w:rFonts w:ascii="Times New Roman" w:hAnsi="Times New Roman"/>
          <w:color w:val="000000" w:themeColor="text1"/>
          <w:sz w:val="24"/>
          <w:szCs w:val="24"/>
        </w:rPr>
      </w:pPr>
    </w:p>
    <w:p w:rsidR="0036460C" w:rsidRPr="00D60B8C" w:rsidRDefault="0036460C"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[3] GONZÁLEZ, Mario Orestes Aguirre; &amp; AMORIM, Célio Gurgel; &amp; RAMOS, Rubens Eugênio Barreto. A relação entre a satisfação e a fidelidade dos clientes com a lucratividade das empresas. 2004. XXIV Encontro Nac. de Eng. de Produção - Florianópolis, SC, Brasil, 03 a 05 de nov de 2004. Disponível em</w:t>
      </w:r>
      <w:r w:rsidR="00BF4671">
        <w:rPr>
          <w:rFonts w:ascii="Times New Roman" w:hAnsi="Times New Roman"/>
          <w:color w:val="000000" w:themeColor="text1"/>
          <w:sz w:val="24"/>
          <w:szCs w:val="24"/>
        </w:rPr>
        <w:t xml:space="preserve"> </w:t>
      </w:r>
      <w:r w:rsidRPr="00D60B8C">
        <w:rPr>
          <w:rFonts w:ascii="Times New Roman" w:hAnsi="Times New Roman"/>
          <w:color w:val="000000" w:themeColor="text1"/>
          <w:sz w:val="24"/>
          <w:szCs w:val="24"/>
        </w:rPr>
        <w:t>&lt; http://www.abepro.org.br/biblioteca/ENEGEP2004_Enegep0201_1771.pdf&gt;</w:t>
      </w:r>
    </w:p>
    <w:p w:rsidR="0036460C" w:rsidRPr="00D60B8C" w:rsidRDefault="0036460C" w:rsidP="00B24984">
      <w:pPr>
        <w:spacing w:line="360" w:lineRule="auto"/>
        <w:jc w:val="both"/>
        <w:rPr>
          <w:rFonts w:ascii="Times New Roman" w:hAnsi="Times New Roman"/>
          <w:color w:val="000000" w:themeColor="text1"/>
          <w:sz w:val="24"/>
          <w:szCs w:val="24"/>
        </w:rPr>
      </w:pPr>
    </w:p>
    <w:p w:rsidR="0036460C" w:rsidRPr="00D60B8C" w:rsidRDefault="0036460C"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[4] JÚNIOR, Leônidas Vieira. Tecnologia para gerenciamento de filas. 2006. Specto Tecnologia na CIAB 2006. Disponível em</w:t>
      </w:r>
      <w:r w:rsidR="00BF4671">
        <w:rPr>
          <w:rFonts w:ascii="Times New Roman" w:hAnsi="Times New Roman"/>
          <w:color w:val="000000" w:themeColor="text1"/>
          <w:sz w:val="24"/>
          <w:szCs w:val="24"/>
        </w:rPr>
        <w:t xml:space="preserve"> </w:t>
      </w:r>
      <w:r w:rsidRPr="00D60B8C">
        <w:rPr>
          <w:rFonts w:ascii="Times New Roman" w:hAnsi="Times New Roman"/>
          <w:color w:val="000000" w:themeColor="text1"/>
          <w:sz w:val="24"/>
          <w:szCs w:val="24"/>
        </w:rPr>
        <w:t>&lt; http://www.specto.com.br/ciab2006/artigo_gestao_filas.pdf&gt;</w:t>
      </w:r>
    </w:p>
    <w:p w:rsidR="0036460C" w:rsidRPr="00D60B8C" w:rsidRDefault="0036460C" w:rsidP="00B24984">
      <w:pPr>
        <w:spacing w:line="360" w:lineRule="auto"/>
        <w:jc w:val="both"/>
        <w:rPr>
          <w:rFonts w:ascii="Times New Roman" w:hAnsi="Times New Roman"/>
          <w:color w:val="000000" w:themeColor="text1"/>
          <w:sz w:val="24"/>
          <w:szCs w:val="24"/>
        </w:rPr>
      </w:pPr>
    </w:p>
    <w:p w:rsidR="0036460C" w:rsidRPr="00D60B8C" w:rsidRDefault="0036460C"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[5] BERNARDO, Cláudio Gonçalves. A tecnologia rfid e os benefícios da etiqueta inteligente para os negócios. 2004. Disponível em &lt;http://www.unibero.edu.br/download/revistaeletronica/Set04_Artigos/A%20Tecnologia%20RFID%20-%20BSI.pdf &gt;. Acesso em 19 de Agosto de 2009.</w:t>
      </w:r>
    </w:p>
    <w:p w:rsidR="0036460C" w:rsidRPr="00D60B8C" w:rsidRDefault="0036460C" w:rsidP="00B24984">
      <w:pPr>
        <w:spacing w:line="360" w:lineRule="auto"/>
        <w:jc w:val="both"/>
        <w:rPr>
          <w:rFonts w:ascii="Times New Roman" w:hAnsi="Times New Roman"/>
          <w:color w:val="000000" w:themeColor="text1"/>
          <w:sz w:val="24"/>
          <w:szCs w:val="24"/>
        </w:rPr>
      </w:pPr>
    </w:p>
    <w:p w:rsidR="0036460C" w:rsidRPr="00D60B8C" w:rsidRDefault="0036460C"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lastRenderedPageBreak/>
        <w:t>[6] COSTA, André Schwab; &amp; GRAZZIOTIN Felipe Zanchet. Controle de dispositivo utilizando mensagens SMS com tecnologia Java ME. 2007. Disponível em</w:t>
      </w:r>
      <w:r w:rsidR="00BF4671">
        <w:rPr>
          <w:rFonts w:ascii="Times New Roman" w:hAnsi="Times New Roman"/>
          <w:color w:val="000000" w:themeColor="text1"/>
          <w:sz w:val="24"/>
          <w:szCs w:val="24"/>
        </w:rPr>
        <w:t xml:space="preserve"> </w:t>
      </w:r>
      <w:r w:rsidRPr="00D60B8C">
        <w:rPr>
          <w:rFonts w:ascii="Times New Roman" w:hAnsi="Times New Roman"/>
          <w:color w:val="000000" w:themeColor="text1"/>
          <w:sz w:val="24"/>
          <w:szCs w:val="24"/>
        </w:rPr>
        <w:t>&lt;http://www.inf.pucrs.br/~eduardob/disciplinas/ProgPerif/sem07.2/trabalhos/tp2/g4/Relatorio.pdf&gt;.Acesso em 09 de Setembro de 2009.</w:t>
      </w:r>
    </w:p>
    <w:p w:rsidR="0036460C" w:rsidRPr="00D60B8C" w:rsidRDefault="0036460C" w:rsidP="00B24984">
      <w:pPr>
        <w:spacing w:line="360" w:lineRule="auto"/>
        <w:jc w:val="both"/>
        <w:rPr>
          <w:rFonts w:ascii="Times New Roman" w:hAnsi="Times New Roman"/>
          <w:color w:val="000000" w:themeColor="text1"/>
          <w:sz w:val="24"/>
          <w:szCs w:val="24"/>
        </w:rPr>
      </w:pPr>
    </w:p>
    <w:p w:rsidR="0036460C" w:rsidRPr="00D60B8C" w:rsidRDefault="0036460C"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[7] ARAÚJO, Marcus Augusto Vasconcelos; &amp; ARAÚJO, Francisco José Costa; &amp; ADISSI, Paulo José. Distribuição da demanda telefônica de um call center através da criação e priorização de filas inteligentes. 2003. XXIII Encontro Nac. de Eng. de Produção - Ouro Preto, MG, Brasil, 21 a 24 de Outubro de 2003. Disponível em &lt; http://producaoonline.org.br/index.php/rpo/article/viewFile/570/616&gt;.</w:t>
      </w:r>
    </w:p>
    <w:p w:rsidR="0036460C" w:rsidRPr="00D60B8C" w:rsidRDefault="0036460C" w:rsidP="00B24984">
      <w:pPr>
        <w:spacing w:line="360" w:lineRule="auto"/>
        <w:jc w:val="both"/>
        <w:rPr>
          <w:rFonts w:ascii="Times New Roman" w:hAnsi="Times New Roman"/>
          <w:color w:val="000000" w:themeColor="text1"/>
          <w:sz w:val="24"/>
          <w:szCs w:val="24"/>
        </w:rPr>
      </w:pPr>
    </w:p>
    <w:p w:rsidR="003777ED" w:rsidRDefault="0036460C"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w:t>
      </w:r>
      <w:r w:rsidR="004A38CC" w:rsidRPr="00D60B8C">
        <w:rPr>
          <w:rFonts w:ascii="Times New Roman" w:hAnsi="Times New Roman"/>
          <w:color w:val="000000" w:themeColor="text1"/>
          <w:sz w:val="24"/>
          <w:szCs w:val="24"/>
        </w:rPr>
        <w:t>8</w:t>
      </w:r>
      <w:r w:rsidRPr="00D60B8C">
        <w:rPr>
          <w:rFonts w:ascii="Times New Roman" w:hAnsi="Times New Roman"/>
          <w:color w:val="000000" w:themeColor="text1"/>
          <w:sz w:val="24"/>
          <w:szCs w:val="24"/>
        </w:rPr>
        <w:t>] SILVEIRA, José Verissimo Foggiatto; &amp; RESENDE, Luis Maurício Martins de; &amp; SCANDELARI, Luciano. Uso do comércio eletrônico como prestação de serviços: envio de mensagens sms via telefone celular para informações instantâneas no agronegócio. 2005. XXV Encontro Nac. de Eng. de Produção – Porto Alegre, RS, Brasil, 29 out a 01 de nov de 2005. Disponível em</w:t>
      </w:r>
      <w:r w:rsidR="00BF4671">
        <w:rPr>
          <w:rFonts w:ascii="Times New Roman" w:hAnsi="Times New Roman"/>
          <w:color w:val="000000" w:themeColor="text1"/>
          <w:sz w:val="24"/>
          <w:szCs w:val="24"/>
        </w:rPr>
        <w:t xml:space="preserve"> </w:t>
      </w:r>
      <w:r w:rsidRPr="00D60B8C">
        <w:rPr>
          <w:rFonts w:ascii="Times New Roman" w:hAnsi="Times New Roman"/>
          <w:color w:val="000000" w:themeColor="text1"/>
          <w:sz w:val="24"/>
          <w:szCs w:val="24"/>
        </w:rPr>
        <w:t xml:space="preserve">&lt; </w:t>
      </w:r>
      <w:r w:rsidR="003777ED" w:rsidRPr="003777ED">
        <w:rPr>
          <w:rFonts w:ascii="Times New Roman" w:hAnsi="Times New Roman"/>
          <w:color w:val="000000" w:themeColor="text1"/>
          <w:sz w:val="24"/>
          <w:szCs w:val="24"/>
        </w:rPr>
        <w:t>http://www.abepro.org.br/biblioteca/ENEGEP2005_Enegep0902_1524.pdf</w:t>
      </w:r>
      <w:r w:rsidRPr="00D60B8C">
        <w:rPr>
          <w:rFonts w:ascii="Times New Roman" w:hAnsi="Times New Roman"/>
          <w:color w:val="000000" w:themeColor="text1"/>
          <w:sz w:val="24"/>
          <w:szCs w:val="24"/>
        </w:rPr>
        <w:t>&gt;</w:t>
      </w:r>
    </w:p>
    <w:p w:rsidR="003777ED" w:rsidRDefault="003777ED" w:rsidP="00B24984">
      <w:pPr>
        <w:spacing w:line="360" w:lineRule="auto"/>
        <w:jc w:val="both"/>
        <w:rPr>
          <w:rFonts w:ascii="Times New Roman" w:hAnsi="Times New Roman"/>
          <w:color w:val="000000" w:themeColor="text1"/>
          <w:sz w:val="24"/>
          <w:szCs w:val="24"/>
        </w:rPr>
      </w:pPr>
    </w:p>
    <w:p w:rsidR="00384107" w:rsidRPr="00D60B8C" w:rsidRDefault="006844CA" w:rsidP="00B24984">
      <w:pPr>
        <w:spacing w:line="360" w:lineRule="auto"/>
        <w:jc w:val="both"/>
        <w:rPr>
          <w:rFonts w:ascii="Times New Roman" w:hAnsi="Times New Roman"/>
          <w:color w:val="000000" w:themeColor="text1"/>
          <w:sz w:val="24"/>
          <w:szCs w:val="24"/>
        </w:rPr>
      </w:pPr>
      <w:r w:rsidRPr="001F2EC8">
        <w:rPr>
          <w:rFonts w:ascii="Times New Roman" w:hAnsi="Times New Roman"/>
          <w:color w:val="000000" w:themeColor="text1"/>
          <w:sz w:val="24"/>
          <w:szCs w:val="24"/>
        </w:rPr>
        <w:t>[9] HORD, Jennifer. Como funciona o SMS</w:t>
      </w:r>
      <w:r w:rsidR="00AD43BD" w:rsidRPr="001F2EC8">
        <w:rPr>
          <w:rFonts w:ascii="Times New Roman" w:hAnsi="Times New Roman"/>
          <w:color w:val="000000" w:themeColor="text1"/>
          <w:sz w:val="24"/>
          <w:szCs w:val="24"/>
        </w:rPr>
        <w:t>.</w:t>
      </w:r>
      <w:r w:rsidR="002508D6" w:rsidRPr="001F2EC8">
        <w:rPr>
          <w:rFonts w:ascii="Times New Roman" w:hAnsi="Times New Roman"/>
          <w:color w:val="000000" w:themeColor="text1"/>
          <w:sz w:val="24"/>
          <w:szCs w:val="24"/>
        </w:rPr>
        <w:t xml:space="preserve"> 2005. </w:t>
      </w:r>
      <w:r w:rsidR="002508D6" w:rsidRPr="00D60B8C">
        <w:rPr>
          <w:rFonts w:ascii="Times New Roman" w:hAnsi="Times New Roman"/>
          <w:color w:val="000000" w:themeColor="text1"/>
          <w:sz w:val="24"/>
          <w:szCs w:val="24"/>
          <w:lang w:val="en-US"/>
        </w:rPr>
        <w:t xml:space="preserve">How Stuff Works – A Discovery Company. </w:t>
      </w:r>
      <w:r w:rsidR="002508D6" w:rsidRPr="00D60B8C">
        <w:rPr>
          <w:rFonts w:ascii="Times New Roman" w:hAnsi="Times New Roman"/>
          <w:color w:val="000000" w:themeColor="text1"/>
          <w:sz w:val="24"/>
          <w:szCs w:val="24"/>
        </w:rPr>
        <w:t>Dispon</w:t>
      </w:r>
      <w:r w:rsidR="00730AA6" w:rsidRPr="00D60B8C">
        <w:rPr>
          <w:rFonts w:ascii="Times New Roman" w:hAnsi="Times New Roman"/>
          <w:color w:val="000000" w:themeColor="text1"/>
          <w:sz w:val="24"/>
          <w:szCs w:val="24"/>
        </w:rPr>
        <w:t>í</w:t>
      </w:r>
      <w:r w:rsidR="002508D6" w:rsidRPr="00D60B8C">
        <w:rPr>
          <w:rFonts w:ascii="Times New Roman" w:hAnsi="Times New Roman"/>
          <w:color w:val="000000" w:themeColor="text1"/>
          <w:sz w:val="24"/>
          <w:szCs w:val="24"/>
        </w:rPr>
        <w:t xml:space="preserve">vel em </w:t>
      </w:r>
      <w:r w:rsidRPr="00D60B8C">
        <w:rPr>
          <w:rFonts w:ascii="Times New Roman" w:hAnsi="Times New Roman"/>
          <w:color w:val="000000" w:themeColor="text1"/>
          <w:sz w:val="24"/>
          <w:szCs w:val="24"/>
        </w:rPr>
        <w:t>&lt;</w:t>
      </w:r>
      <w:r w:rsidR="002508D6" w:rsidRPr="00D60B8C">
        <w:rPr>
          <w:rFonts w:ascii="Times New Roman" w:hAnsi="Times New Roman"/>
          <w:color w:val="000000" w:themeColor="text1"/>
          <w:sz w:val="24"/>
          <w:szCs w:val="24"/>
        </w:rPr>
        <w:t>http://communication.howstuffworks.com/sms.htm</w:t>
      </w:r>
      <w:r w:rsidRPr="00D60B8C">
        <w:rPr>
          <w:rFonts w:ascii="Times New Roman" w:hAnsi="Times New Roman"/>
          <w:color w:val="000000" w:themeColor="text1"/>
          <w:sz w:val="24"/>
          <w:szCs w:val="24"/>
        </w:rPr>
        <w:t>&gt;</w:t>
      </w:r>
      <w:r w:rsidR="002508D6" w:rsidRPr="00D60B8C">
        <w:rPr>
          <w:rFonts w:ascii="Times New Roman" w:hAnsi="Times New Roman"/>
          <w:color w:val="000000" w:themeColor="text1"/>
          <w:sz w:val="24"/>
          <w:szCs w:val="24"/>
        </w:rPr>
        <w:t>. Acesso em 09 de Outubro de 2010.</w:t>
      </w:r>
    </w:p>
    <w:p w:rsidR="00384107" w:rsidRPr="00D60B8C" w:rsidRDefault="00384107"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br w:type="page"/>
      </w:r>
    </w:p>
    <w:p w:rsidR="00384107" w:rsidRPr="00977D57" w:rsidRDefault="00384107" w:rsidP="00B24984">
      <w:pPr>
        <w:pStyle w:val="PargrafodaLista"/>
        <w:numPr>
          <w:ilvl w:val="0"/>
          <w:numId w:val="3"/>
        </w:numPr>
        <w:spacing w:line="360" w:lineRule="auto"/>
        <w:jc w:val="both"/>
        <w:outlineLvl w:val="0"/>
        <w:rPr>
          <w:rFonts w:ascii="Times New Roman" w:hAnsi="Times New Roman" w:cs="Times New Roman"/>
          <w:b/>
          <w:color w:val="000000" w:themeColor="text1"/>
          <w:sz w:val="32"/>
          <w:szCs w:val="32"/>
        </w:rPr>
      </w:pPr>
      <w:bookmarkStart w:id="128" w:name="_Toc277712185"/>
      <w:r w:rsidRPr="00977D57">
        <w:rPr>
          <w:rFonts w:ascii="Times New Roman" w:hAnsi="Times New Roman" w:cs="Times New Roman"/>
          <w:b/>
          <w:color w:val="000000" w:themeColor="text1"/>
          <w:sz w:val="32"/>
          <w:szCs w:val="32"/>
        </w:rPr>
        <w:lastRenderedPageBreak/>
        <w:t>APÊNDICE A – FORMULÁRIOS DE TESTES</w:t>
      </w:r>
      <w:bookmarkEnd w:id="128"/>
    </w:p>
    <w:p w:rsidR="003777ED" w:rsidRPr="00D60B8C" w:rsidRDefault="003777ED" w:rsidP="00B24984">
      <w:pPr>
        <w:pStyle w:val="PargrafodaLista"/>
        <w:spacing w:line="360" w:lineRule="auto"/>
        <w:ind w:left="432"/>
        <w:jc w:val="both"/>
        <w:outlineLvl w:val="0"/>
        <w:rPr>
          <w:rFonts w:ascii="Times New Roman" w:hAnsi="Times New Roman" w:cs="Times New Roman"/>
          <w:b/>
          <w:color w:val="000000" w:themeColor="text1"/>
          <w:sz w:val="24"/>
          <w:szCs w:val="24"/>
        </w:rPr>
      </w:pPr>
    </w:p>
    <w:tbl>
      <w:tblPr>
        <w:tblW w:w="7818" w:type="dxa"/>
        <w:jc w:val="center"/>
        <w:tblInd w:w="49" w:type="dxa"/>
        <w:tblCellMar>
          <w:left w:w="70" w:type="dxa"/>
          <w:right w:w="70" w:type="dxa"/>
        </w:tblCellMar>
        <w:tblLook w:val="04A0"/>
      </w:tblPr>
      <w:tblGrid>
        <w:gridCol w:w="1488"/>
        <w:gridCol w:w="1085"/>
        <w:gridCol w:w="992"/>
        <w:gridCol w:w="992"/>
        <w:gridCol w:w="910"/>
        <w:gridCol w:w="1217"/>
        <w:gridCol w:w="1134"/>
      </w:tblGrid>
      <w:tr w:rsidR="00384107" w:rsidRPr="00D60B8C" w:rsidTr="003777ED">
        <w:trPr>
          <w:trHeight w:val="461"/>
          <w:jc w:val="center"/>
        </w:trPr>
        <w:tc>
          <w:tcPr>
            <w:tcW w:w="7818" w:type="dxa"/>
            <w:gridSpan w:val="7"/>
            <w:tcBorders>
              <w:top w:val="single" w:sz="4" w:space="0" w:color="auto"/>
              <w:left w:val="single" w:sz="4" w:space="0" w:color="auto"/>
              <w:bottom w:val="single" w:sz="4" w:space="0" w:color="auto"/>
              <w:right w:val="single" w:sz="4" w:space="0" w:color="auto"/>
            </w:tcBorders>
            <w:shd w:val="clear" w:color="000000" w:fill="0D0D0D"/>
            <w:noWrap/>
            <w:vAlign w:val="bottom"/>
            <w:hideMark/>
          </w:tcPr>
          <w:p w:rsidR="00384107" w:rsidRPr="00D60B8C" w:rsidRDefault="00384107" w:rsidP="00B24984">
            <w:pPr>
              <w:spacing w:after="0" w:line="360" w:lineRule="auto"/>
              <w:jc w:val="both"/>
              <w:rPr>
                <w:rFonts w:ascii="Times New Roman" w:eastAsia="Times New Roman" w:hAnsi="Times New Roman"/>
                <w:b/>
                <w:bCs/>
                <w:color w:val="FFFFFF"/>
                <w:sz w:val="24"/>
                <w:szCs w:val="24"/>
                <w:lang w:eastAsia="pt-BR"/>
              </w:rPr>
            </w:pPr>
            <w:r w:rsidRPr="00D60B8C">
              <w:rPr>
                <w:rFonts w:ascii="Times New Roman" w:eastAsia="Times New Roman" w:hAnsi="Times New Roman"/>
                <w:b/>
                <w:bCs/>
                <w:color w:val="FFFFFF"/>
                <w:sz w:val="24"/>
                <w:szCs w:val="24"/>
                <w:lang w:eastAsia="pt-BR"/>
              </w:rPr>
              <w:t>Projeto F1</w:t>
            </w:r>
          </w:p>
        </w:tc>
      </w:tr>
      <w:tr w:rsidR="00384107" w:rsidRPr="00D60B8C" w:rsidTr="003777ED">
        <w:trPr>
          <w:trHeight w:val="461"/>
          <w:jc w:val="center"/>
        </w:trPr>
        <w:tc>
          <w:tcPr>
            <w:tcW w:w="1488"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Objetivo</w:t>
            </w:r>
          </w:p>
        </w:tc>
        <w:tc>
          <w:tcPr>
            <w:tcW w:w="6330" w:type="dxa"/>
            <w:gridSpan w:val="6"/>
            <w:tcBorders>
              <w:top w:val="single" w:sz="4" w:space="0" w:color="auto"/>
              <w:left w:val="nil"/>
              <w:bottom w:val="single" w:sz="4" w:space="0" w:color="auto"/>
              <w:right w:val="single" w:sz="4" w:space="0" w:color="000000"/>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b/>
                <w:bCs/>
                <w:color w:val="000000"/>
                <w:sz w:val="24"/>
                <w:szCs w:val="24"/>
                <w:lang w:eastAsia="pt-BR"/>
              </w:rPr>
            </w:pPr>
            <w:r w:rsidRPr="00D60B8C">
              <w:rPr>
                <w:rFonts w:ascii="Times New Roman" w:eastAsia="Times New Roman" w:hAnsi="Times New Roman"/>
                <w:b/>
                <w:bCs/>
                <w:color w:val="000000"/>
                <w:sz w:val="24"/>
                <w:szCs w:val="24"/>
                <w:lang w:eastAsia="pt-BR"/>
              </w:rPr>
              <w:t>Questionário para avaliação das telas de cadastro</w:t>
            </w:r>
          </w:p>
        </w:tc>
      </w:tr>
      <w:tr w:rsidR="00384107" w:rsidRPr="00D60B8C" w:rsidTr="003777ED">
        <w:trPr>
          <w:trHeight w:val="461"/>
          <w:jc w:val="center"/>
        </w:trPr>
        <w:tc>
          <w:tcPr>
            <w:tcW w:w="1488"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Nome</w:t>
            </w:r>
          </w:p>
        </w:tc>
        <w:tc>
          <w:tcPr>
            <w:tcW w:w="6330" w:type="dxa"/>
            <w:gridSpan w:val="6"/>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384107" w:rsidRPr="00D60B8C" w:rsidTr="003777ED">
        <w:trPr>
          <w:trHeight w:val="461"/>
          <w:jc w:val="center"/>
        </w:trPr>
        <w:tc>
          <w:tcPr>
            <w:tcW w:w="1488"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Idade</w:t>
            </w:r>
          </w:p>
        </w:tc>
        <w:tc>
          <w:tcPr>
            <w:tcW w:w="1085" w:type="dxa"/>
            <w:tcBorders>
              <w:top w:val="nil"/>
              <w:left w:val="nil"/>
              <w:bottom w:val="single" w:sz="4" w:space="0" w:color="auto"/>
              <w:right w:val="single" w:sz="4" w:space="0" w:color="auto"/>
            </w:tcBorders>
            <w:shd w:val="clear" w:color="auto" w:fill="auto"/>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992" w:type="dxa"/>
            <w:tcBorders>
              <w:top w:val="nil"/>
              <w:left w:val="nil"/>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Sexo</w:t>
            </w:r>
          </w:p>
        </w:tc>
        <w:tc>
          <w:tcPr>
            <w:tcW w:w="4253" w:type="dxa"/>
            <w:gridSpan w:val="4"/>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 Masculino ( ) Feminino</w:t>
            </w:r>
          </w:p>
        </w:tc>
      </w:tr>
      <w:tr w:rsidR="00384107" w:rsidRPr="00D60B8C" w:rsidTr="003777ED">
        <w:trPr>
          <w:trHeight w:val="600"/>
          <w:jc w:val="center"/>
        </w:trPr>
        <w:tc>
          <w:tcPr>
            <w:tcW w:w="1488" w:type="dxa"/>
            <w:vMerge w:val="restart"/>
            <w:tcBorders>
              <w:top w:val="nil"/>
              <w:left w:val="single" w:sz="4" w:space="0" w:color="auto"/>
              <w:bottom w:val="single" w:sz="4" w:space="0" w:color="000000"/>
              <w:right w:val="single" w:sz="4" w:space="0" w:color="auto"/>
            </w:tcBorders>
            <w:shd w:val="clear" w:color="000000" w:fill="B6DDE8"/>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Conceitos</w:t>
            </w:r>
          </w:p>
        </w:tc>
        <w:tc>
          <w:tcPr>
            <w:tcW w:w="1085" w:type="dxa"/>
            <w:tcBorders>
              <w:top w:val="nil"/>
              <w:left w:val="nil"/>
              <w:bottom w:val="single" w:sz="4" w:space="0" w:color="auto"/>
              <w:right w:val="single" w:sz="4" w:space="0" w:color="auto"/>
            </w:tcBorders>
            <w:shd w:val="clear" w:color="000000" w:fill="FF0000"/>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w:t>
            </w:r>
          </w:p>
        </w:tc>
        <w:tc>
          <w:tcPr>
            <w:tcW w:w="992" w:type="dxa"/>
            <w:tcBorders>
              <w:top w:val="nil"/>
              <w:left w:val="nil"/>
              <w:bottom w:val="single" w:sz="4" w:space="0" w:color="auto"/>
              <w:right w:val="single" w:sz="4" w:space="0" w:color="auto"/>
            </w:tcBorders>
            <w:shd w:val="clear" w:color="000000" w:fill="E46D0A"/>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1</w:t>
            </w:r>
          </w:p>
        </w:tc>
        <w:tc>
          <w:tcPr>
            <w:tcW w:w="992" w:type="dxa"/>
            <w:tcBorders>
              <w:top w:val="nil"/>
              <w:left w:val="nil"/>
              <w:bottom w:val="single" w:sz="4" w:space="0" w:color="auto"/>
              <w:right w:val="single" w:sz="4" w:space="0" w:color="auto"/>
            </w:tcBorders>
            <w:shd w:val="clear" w:color="000000" w:fill="FFFF00"/>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2</w:t>
            </w:r>
          </w:p>
        </w:tc>
        <w:tc>
          <w:tcPr>
            <w:tcW w:w="910" w:type="dxa"/>
            <w:tcBorders>
              <w:top w:val="nil"/>
              <w:left w:val="nil"/>
              <w:bottom w:val="single" w:sz="4" w:space="0" w:color="auto"/>
              <w:right w:val="single" w:sz="4" w:space="0" w:color="auto"/>
            </w:tcBorders>
            <w:shd w:val="clear" w:color="000000" w:fill="C2D69A"/>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w:t>
            </w:r>
          </w:p>
        </w:tc>
        <w:tc>
          <w:tcPr>
            <w:tcW w:w="1217" w:type="dxa"/>
            <w:tcBorders>
              <w:top w:val="nil"/>
              <w:left w:val="nil"/>
              <w:bottom w:val="single" w:sz="4" w:space="0" w:color="auto"/>
              <w:right w:val="single" w:sz="4" w:space="0" w:color="auto"/>
            </w:tcBorders>
            <w:shd w:val="clear" w:color="000000" w:fill="00B050"/>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4</w:t>
            </w:r>
          </w:p>
        </w:tc>
        <w:tc>
          <w:tcPr>
            <w:tcW w:w="1134" w:type="dxa"/>
            <w:tcBorders>
              <w:top w:val="nil"/>
              <w:left w:val="nil"/>
              <w:bottom w:val="single" w:sz="4" w:space="0" w:color="auto"/>
              <w:right w:val="single" w:sz="4" w:space="0" w:color="auto"/>
            </w:tcBorders>
            <w:shd w:val="clear" w:color="000000" w:fill="75923C"/>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5</w:t>
            </w:r>
          </w:p>
        </w:tc>
      </w:tr>
      <w:tr w:rsidR="00384107" w:rsidRPr="00D60B8C" w:rsidTr="003777ED">
        <w:trPr>
          <w:trHeight w:val="461"/>
          <w:jc w:val="center"/>
        </w:trPr>
        <w:tc>
          <w:tcPr>
            <w:tcW w:w="1488" w:type="dxa"/>
            <w:vMerge/>
            <w:tcBorders>
              <w:top w:val="nil"/>
              <w:left w:val="single" w:sz="4" w:space="0" w:color="auto"/>
              <w:bottom w:val="single" w:sz="4" w:space="0" w:color="000000"/>
              <w:right w:val="single" w:sz="4" w:space="0" w:color="auto"/>
            </w:tcBorders>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p>
        </w:tc>
        <w:tc>
          <w:tcPr>
            <w:tcW w:w="1085"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Péssimo</w:t>
            </w:r>
          </w:p>
        </w:tc>
        <w:tc>
          <w:tcPr>
            <w:tcW w:w="992"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Ruim</w:t>
            </w:r>
          </w:p>
        </w:tc>
        <w:tc>
          <w:tcPr>
            <w:tcW w:w="992"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Regular</w:t>
            </w:r>
          </w:p>
        </w:tc>
        <w:tc>
          <w:tcPr>
            <w:tcW w:w="910"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Bom</w:t>
            </w:r>
          </w:p>
        </w:tc>
        <w:tc>
          <w:tcPr>
            <w:tcW w:w="1217"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Muito Bom</w:t>
            </w:r>
          </w:p>
        </w:tc>
        <w:tc>
          <w:tcPr>
            <w:tcW w:w="1134"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Excelente</w:t>
            </w:r>
          </w:p>
        </w:tc>
      </w:tr>
      <w:tr w:rsidR="00384107" w:rsidRPr="00D60B8C" w:rsidTr="003777ED">
        <w:trPr>
          <w:trHeight w:val="461"/>
          <w:jc w:val="center"/>
        </w:trPr>
        <w:tc>
          <w:tcPr>
            <w:tcW w:w="1488"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Número</w:t>
            </w:r>
          </w:p>
        </w:tc>
        <w:tc>
          <w:tcPr>
            <w:tcW w:w="3979" w:type="dxa"/>
            <w:gridSpan w:val="4"/>
            <w:tcBorders>
              <w:top w:val="single" w:sz="4" w:space="0" w:color="auto"/>
              <w:left w:val="nil"/>
              <w:bottom w:val="single" w:sz="4" w:space="0" w:color="auto"/>
              <w:right w:val="single" w:sz="4" w:space="0" w:color="000000"/>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Questão</w:t>
            </w:r>
          </w:p>
        </w:tc>
        <w:tc>
          <w:tcPr>
            <w:tcW w:w="2351" w:type="dxa"/>
            <w:gridSpan w:val="2"/>
            <w:tcBorders>
              <w:top w:val="single" w:sz="4" w:space="0" w:color="auto"/>
              <w:left w:val="nil"/>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Valor do Conceito</w:t>
            </w:r>
          </w:p>
        </w:tc>
      </w:tr>
      <w:tr w:rsidR="00384107" w:rsidRPr="00D60B8C" w:rsidTr="003777ED">
        <w:trPr>
          <w:trHeight w:val="657"/>
          <w:jc w:val="center"/>
        </w:trPr>
        <w:tc>
          <w:tcPr>
            <w:tcW w:w="1488" w:type="dxa"/>
            <w:tcBorders>
              <w:top w:val="nil"/>
              <w:left w:val="single" w:sz="4" w:space="0" w:color="auto"/>
              <w:bottom w:val="single" w:sz="4" w:space="0" w:color="auto"/>
              <w:right w:val="single" w:sz="4" w:space="0" w:color="auto"/>
            </w:tcBorders>
            <w:shd w:val="clear" w:color="auto" w:fill="auto"/>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01</w:t>
            </w:r>
          </w:p>
        </w:tc>
        <w:tc>
          <w:tcPr>
            <w:tcW w:w="3979"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Como você avalia a usabilidade das telas de cadastro?</w:t>
            </w:r>
          </w:p>
        </w:tc>
        <w:tc>
          <w:tcPr>
            <w:tcW w:w="2351"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384107" w:rsidRPr="00D60B8C" w:rsidTr="003777ED">
        <w:trPr>
          <w:trHeight w:val="993"/>
          <w:jc w:val="center"/>
        </w:trPr>
        <w:tc>
          <w:tcPr>
            <w:tcW w:w="1488" w:type="dxa"/>
            <w:tcBorders>
              <w:top w:val="nil"/>
              <w:left w:val="single" w:sz="4" w:space="0" w:color="auto"/>
              <w:bottom w:val="single" w:sz="4" w:space="0" w:color="auto"/>
              <w:right w:val="single" w:sz="4" w:space="0" w:color="auto"/>
            </w:tcBorders>
            <w:shd w:val="clear" w:color="auto" w:fill="auto"/>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02</w:t>
            </w:r>
          </w:p>
        </w:tc>
        <w:tc>
          <w:tcPr>
            <w:tcW w:w="3979"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Como você avalia a disposição dos elementos e funcionalidades disponíveis nas telas?</w:t>
            </w:r>
          </w:p>
        </w:tc>
        <w:tc>
          <w:tcPr>
            <w:tcW w:w="2351"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384107" w:rsidRPr="00D60B8C" w:rsidTr="003777ED">
        <w:trPr>
          <w:trHeight w:val="698"/>
          <w:jc w:val="center"/>
        </w:trPr>
        <w:tc>
          <w:tcPr>
            <w:tcW w:w="1488" w:type="dxa"/>
            <w:tcBorders>
              <w:top w:val="nil"/>
              <w:left w:val="single" w:sz="4" w:space="0" w:color="auto"/>
              <w:bottom w:val="single" w:sz="4" w:space="0" w:color="auto"/>
              <w:right w:val="single" w:sz="4" w:space="0" w:color="auto"/>
            </w:tcBorders>
            <w:shd w:val="clear" w:color="auto" w:fill="auto"/>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03</w:t>
            </w:r>
          </w:p>
        </w:tc>
        <w:tc>
          <w:tcPr>
            <w:tcW w:w="3979"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Como você avalia o cadastro de novos itens?</w:t>
            </w:r>
          </w:p>
        </w:tc>
        <w:tc>
          <w:tcPr>
            <w:tcW w:w="2351"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384107" w:rsidRPr="00D60B8C" w:rsidTr="003777ED">
        <w:trPr>
          <w:trHeight w:val="709"/>
          <w:jc w:val="center"/>
        </w:trPr>
        <w:tc>
          <w:tcPr>
            <w:tcW w:w="1488" w:type="dxa"/>
            <w:tcBorders>
              <w:top w:val="nil"/>
              <w:left w:val="single" w:sz="4" w:space="0" w:color="auto"/>
              <w:bottom w:val="single" w:sz="4" w:space="0" w:color="auto"/>
              <w:right w:val="single" w:sz="4" w:space="0" w:color="auto"/>
            </w:tcBorders>
            <w:shd w:val="clear" w:color="auto" w:fill="auto"/>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04</w:t>
            </w:r>
          </w:p>
        </w:tc>
        <w:tc>
          <w:tcPr>
            <w:tcW w:w="3979"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Como você avalia a edição dos itens cadastrados?</w:t>
            </w:r>
          </w:p>
        </w:tc>
        <w:tc>
          <w:tcPr>
            <w:tcW w:w="2351"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B24984">
            <w:pPr>
              <w:keepNext/>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bl>
    <w:p w:rsidR="00384107" w:rsidRPr="00D60B8C" w:rsidRDefault="00384107" w:rsidP="00B24984">
      <w:pPr>
        <w:pStyle w:val="Legenda"/>
        <w:spacing w:line="360" w:lineRule="auto"/>
        <w:jc w:val="center"/>
        <w:rPr>
          <w:rFonts w:ascii="Times New Roman" w:hAnsi="Times New Roman"/>
          <w:color w:val="000000" w:themeColor="text1"/>
          <w:sz w:val="24"/>
          <w:szCs w:val="24"/>
        </w:rPr>
      </w:pPr>
      <w:bookmarkStart w:id="129" w:name="_Toc277710755"/>
      <w:r w:rsidRPr="00D60B8C">
        <w:rPr>
          <w:rFonts w:ascii="Times New Roman" w:hAnsi="Times New Roman"/>
          <w:sz w:val="24"/>
          <w:szCs w:val="24"/>
        </w:rPr>
        <w:t xml:space="preserve">Figura </w:t>
      </w:r>
      <w:r w:rsidR="00E57B07"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E57B07" w:rsidRPr="00D60B8C">
        <w:rPr>
          <w:rFonts w:ascii="Times New Roman" w:hAnsi="Times New Roman"/>
          <w:sz w:val="24"/>
          <w:szCs w:val="24"/>
        </w:rPr>
        <w:fldChar w:fldCharType="separate"/>
      </w:r>
      <w:r w:rsidR="00A93008">
        <w:rPr>
          <w:rFonts w:ascii="Times New Roman" w:hAnsi="Times New Roman"/>
          <w:noProof/>
          <w:sz w:val="24"/>
          <w:szCs w:val="24"/>
        </w:rPr>
        <w:t>30</w:t>
      </w:r>
      <w:r w:rsidR="00E57B07" w:rsidRPr="00D60B8C">
        <w:rPr>
          <w:rFonts w:ascii="Times New Roman" w:hAnsi="Times New Roman"/>
          <w:sz w:val="24"/>
          <w:szCs w:val="24"/>
        </w:rPr>
        <w:fldChar w:fldCharType="end"/>
      </w:r>
      <w:r w:rsidRPr="00D60B8C">
        <w:rPr>
          <w:rFonts w:ascii="Times New Roman" w:hAnsi="Times New Roman"/>
          <w:sz w:val="24"/>
          <w:szCs w:val="24"/>
        </w:rPr>
        <w:t>: Questionário para avaliação das telas de cadastro</w:t>
      </w:r>
      <w:bookmarkEnd w:id="129"/>
    </w:p>
    <w:p w:rsidR="00384107" w:rsidRPr="00D60B8C" w:rsidRDefault="00384107"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br w:type="page"/>
      </w:r>
    </w:p>
    <w:tbl>
      <w:tblPr>
        <w:tblW w:w="8101" w:type="dxa"/>
        <w:jc w:val="center"/>
        <w:tblInd w:w="49" w:type="dxa"/>
        <w:tblCellMar>
          <w:left w:w="70" w:type="dxa"/>
          <w:right w:w="70" w:type="dxa"/>
        </w:tblCellMar>
        <w:tblLook w:val="04A0"/>
      </w:tblPr>
      <w:tblGrid>
        <w:gridCol w:w="1488"/>
        <w:gridCol w:w="1085"/>
        <w:gridCol w:w="992"/>
        <w:gridCol w:w="992"/>
        <w:gridCol w:w="910"/>
        <w:gridCol w:w="1217"/>
        <w:gridCol w:w="1417"/>
      </w:tblGrid>
      <w:tr w:rsidR="00384107" w:rsidRPr="00D60B8C" w:rsidTr="003777ED">
        <w:trPr>
          <w:trHeight w:val="461"/>
          <w:jc w:val="center"/>
        </w:trPr>
        <w:tc>
          <w:tcPr>
            <w:tcW w:w="8101" w:type="dxa"/>
            <w:gridSpan w:val="7"/>
            <w:tcBorders>
              <w:top w:val="single" w:sz="4" w:space="0" w:color="auto"/>
              <w:left w:val="single" w:sz="4" w:space="0" w:color="auto"/>
              <w:bottom w:val="single" w:sz="4" w:space="0" w:color="auto"/>
              <w:right w:val="single" w:sz="4" w:space="0" w:color="auto"/>
            </w:tcBorders>
            <w:shd w:val="clear" w:color="000000" w:fill="0D0D0D"/>
            <w:noWrap/>
            <w:vAlign w:val="bottom"/>
            <w:hideMark/>
          </w:tcPr>
          <w:p w:rsidR="00384107" w:rsidRPr="00D60B8C" w:rsidRDefault="00384107" w:rsidP="00B24984">
            <w:pPr>
              <w:spacing w:after="0" w:line="360" w:lineRule="auto"/>
              <w:jc w:val="both"/>
              <w:rPr>
                <w:rFonts w:ascii="Times New Roman" w:eastAsia="Times New Roman" w:hAnsi="Times New Roman"/>
                <w:b/>
                <w:bCs/>
                <w:color w:val="FFFFFF"/>
                <w:sz w:val="24"/>
                <w:szCs w:val="24"/>
                <w:lang w:eastAsia="pt-BR"/>
              </w:rPr>
            </w:pPr>
            <w:r w:rsidRPr="00D60B8C">
              <w:rPr>
                <w:rFonts w:ascii="Times New Roman" w:eastAsia="Times New Roman" w:hAnsi="Times New Roman"/>
                <w:b/>
                <w:bCs/>
                <w:color w:val="FFFFFF"/>
                <w:sz w:val="24"/>
                <w:szCs w:val="24"/>
                <w:lang w:eastAsia="pt-BR"/>
              </w:rPr>
              <w:lastRenderedPageBreak/>
              <w:t>Projeto F1</w:t>
            </w:r>
          </w:p>
        </w:tc>
      </w:tr>
      <w:tr w:rsidR="00384107" w:rsidRPr="00D60B8C" w:rsidTr="003777ED">
        <w:trPr>
          <w:trHeight w:val="461"/>
          <w:jc w:val="center"/>
        </w:trPr>
        <w:tc>
          <w:tcPr>
            <w:tcW w:w="1488"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Objetivo</w:t>
            </w:r>
          </w:p>
        </w:tc>
        <w:tc>
          <w:tcPr>
            <w:tcW w:w="6613" w:type="dxa"/>
            <w:gridSpan w:val="6"/>
            <w:tcBorders>
              <w:top w:val="single" w:sz="4" w:space="0" w:color="auto"/>
              <w:left w:val="nil"/>
              <w:bottom w:val="single" w:sz="4" w:space="0" w:color="auto"/>
              <w:right w:val="single" w:sz="4" w:space="0" w:color="000000"/>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b/>
                <w:bCs/>
                <w:color w:val="000000"/>
                <w:sz w:val="24"/>
                <w:szCs w:val="24"/>
                <w:lang w:eastAsia="pt-BR"/>
              </w:rPr>
            </w:pPr>
            <w:r w:rsidRPr="00D60B8C">
              <w:rPr>
                <w:rFonts w:ascii="Times New Roman" w:eastAsia="Times New Roman" w:hAnsi="Times New Roman"/>
                <w:b/>
                <w:bCs/>
                <w:color w:val="000000"/>
                <w:sz w:val="24"/>
                <w:szCs w:val="24"/>
                <w:lang w:eastAsia="pt-BR"/>
              </w:rPr>
              <w:t>Questionário para avaliação da entrada e saída do Parque</w:t>
            </w:r>
          </w:p>
        </w:tc>
      </w:tr>
      <w:tr w:rsidR="00384107" w:rsidRPr="00D60B8C" w:rsidTr="003777ED">
        <w:trPr>
          <w:trHeight w:val="461"/>
          <w:jc w:val="center"/>
        </w:trPr>
        <w:tc>
          <w:tcPr>
            <w:tcW w:w="1488"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Nome</w:t>
            </w:r>
          </w:p>
        </w:tc>
        <w:tc>
          <w:tcPr>
            <w:tcW w:w="6613" w:type="dxa"/>
            <w:gridSpan w:val="6"/>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384107" w:rsidRPr="00D60B8C" w:rsidTr="003777ED">
        <w:trPr>
          <w:trHeight w:val="461"/>
          <w:jc w:val="center"/>
        </w:trPr>
        <w:tc>
          <w:tcPr>
            <w:tcW w:w="1488"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Idade</w:t>
            </w:r>
          </w:p>
        </w:tc>
        <w:tc>
          <w:tcPr>
            <w:tcW w:w="1085" w:type="dxa"/>
            <w:tcBorders>
              <w:top w:val="nil"/>
              <w:left w:val="nil"/>
              <w:bottom w:val="single" w:sz="4" w:space="0" w:color="auto"/>
              <w:right w:val="single" w:sz="4" w:space="0" w:color="auto"/>
            </w:tcBorders>
            <w:shd w:val="clear" w:color="auto" w:fill="auto"/>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992" w:type="dxa"/>
            <w:tcBorders>
              <w:top w:val="nil"/>
              <w:left w:val="nil"/>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Sexo</w:t>
            </w:r>
          </w:p>
        </w:tc>
        <w:tc>
          <w:tcPr>
            <w:tcW w:w="4536" w:type="dxa"/>
            <w:gridSpan w:val="4"/>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 Masculino ( ) Feminino</w:t>
            </w:r>
          </w:p>
        </w:tc>
      </w:tr>
      <w:tr w:rsidR="00384107" w:rsidRPr="00D60B8C" w:rsidTr="003777ED">
        <w:trPr>
          <w:trHeight w:val="600"/>
          <w:jc w:val="center"/>
        </w:trPr>
        <w:tc>
          <w:tcPr>
            <w:tcW w:w="1488" w:type="dxa"/>
            <w:vMerge w:val="restart"/>
            <w:tcBorders>
              <w:top w:val="nil"/>
              <w:left w:val="single" w:sz="4" w:space="0" w:color="auto"/>
              <w:bottom w:val="single" w:sz="4" w:space="0" w:color="000000"/>
              <w:right w:val="single" w:sz="4" w:space="0" w:color="auto"/>
            </w:tcBorders>
            <w:shd w:val="clear" w:color="000000" w:fill="B6DDE8"/>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Conceitos</w:t>
            </w:r>
          </w:p>
        </w:tc>
        <w:tc>
          <w:tcPr>
            <w:tcW w:w="1085" w:type="dxa"/>
            <w:tcBorders>
              <w:top w:val="nil"/>
              <w:left w:val="nil"/>
              <w:bottom w:val="single" w:sz="4" w:space="0" w:color="auto"/>
              <w:right w:val="single" w:sz="4" w:space="0" w:color="auto"/>
            </w:tcBorders>
            <w:shd w:val="clear" w:color="000000" w:fill="FF0000"/>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w:t>
            </w:r>
          </w:p>
        </w:tc>
        <w:tc>
          <w:tcPr>
            <w:tcW w:w="992" w:type="dxa"/>
            <w:tcBorders>
              <w:top w:val="nil"/>
              <w:left w:val="nil"/>
              <w:bottom w:val="single" w:sz="4" w:space="0" w:color="auto"/>
              <w:right w:val="single" w:sz="4" w:space="0" w:color="auto"/>
            </w:tcBorders>
            <w:shd w:val="clear" w:color="000000" w:fill="E46D0A"/>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1</w:t>
            </w:r>
          </w:p>
        </w:tc>
        <w:tc>
          <w:tcPr>
            <w:tcW w:w="992" w:type="dxa"/>
            <w:tcBorders>
              <w:top w:val="nil"/>
              <w:left w:val="nil"/>
              <w:bottom w:val="single" w:sz="4" w:space="0" w:color="auto"/>
              <w:right w:val="single" w:sz="4" w:space="0" w:color="auto"/>
            </w:tcBorders>
            <w:shd w:val="clear" w:color="000000" w:fill="FFFF00"/>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2</w:t>
            </w:r>
          </w:p>
        </w:tc>
        <w:tc>
          <w:tcPr>
            <w:tcW w:w="910" w:type="dxa"/>
            <w:tcBorders>
              <w:top w:val="nil"/>
              <w:left w:val="nil"/>
              <w:bottom w:val="single" w:sz="4" w:space="0" w:color="auto"/>
              <w:right w:val="single" w:sz="4" w:space="0" w:color="auto"/>
            </w:tcBorders>
            <w:shd w:val="clear" w:color="000000" w:fill="C2D69A"/>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w:t>
            </w:r>
          </w:p>
        </w:tc>
        <w:tc>
          <w:tcPr>
            <w:tcW w:w="1217" w:type="dxa"/>
            <w:tcBorders>
              <w:top w:val="nil"/>
              <w:left w:val="nil"/>
              <w:bottom w:val="single" w:sz="4" w:space="0" w:color="auto"/>
              <w:right w:val="single" w:sz="4" w:space="0" w:color="auto"/>
            </w:tcBorders>
            <w:shd w:val="clear" w:color="000000" w:fill="00B050"/>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4</w:t>
            </w:r>
          </w:p>
        </w:tc>
        <w:tc>
          <w:tcPr>
            <w:tcW w:w="1417" w:type="dxa"/>
            <w:tcBorders>
              <w:top w:val="nil"/>
              <w:left w:val="nil"/>
              <w:bottom w:val="single" w:sz="4" w:space="0" w:color="auto"/>
              <w:right w:val="single" w:sz="4" w:space="0" w:color="auto"/>
            </w:tcBorders>
            <w:shd w:val="clear" w:color="000000" w:fill="75923C"/>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5</w:t>
            </w:r>
          </w:p>
        </w:tc>
      </w:tr>
      <w:tr w:rsidR="00384107" w:rsidRPr="00D60B8C" w:rsidTr="003777ED">
        <w:trPr>
          <w:trHeight w:val="461"/>
          <w:jc w:val="center"/>
        </w:trPr>
        <w:tc>
          <w:tcPr>
            <w:tcW w:w="1488" w:type="dxa"/>
            <w:vMerge/>
            <w:tcBorders>
              <w:top w:val="nil"/>
              <w:left w:val="single" w:sz="4" w:space="0" w:color="auto"/>
              <w:bottom w:val="single" w:sz="4" w:space="0" w:color="000000"/>
              <w:right w:val="single" w:sz="4" w:space="0" w:color="auto"/>
            </w:tcBorders>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p>
        </w:tc>
        <w:tc>
          <w:tcPr>
            <w:tcW w:w="1085"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Péssimo</w:t>
            </w:r>
          </w:p>
        </w:tc>
        <w:tc>
          <w:tcPr>
            <w:tcW w:w="992"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Ruim</w:t>
            </w:r>
          </w:p>
        </w:tc>
        <w:tc>
          <w:tcPr>
            <w:tcW w:w="992"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Regular</w:t>
            </w:r>
          </w:p>
        </w:tc>
        <w:tc>
          <w:tcPr>
            <w:tcW w:w="910"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Bom</w:t>
            </w:r>
          </w:p>
        </w:tc>
        <w:tc>
          <w:tcPr>
            <w:tcW w:w="1217"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Muito Bom</w:t>
            </w:r>
          </w:p>
        </w:tc>
        <w:tc>
          <w:tcPr>
            <w:tcW w:w="1417"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Excelente</w:t>
            </w:r>
          </w:p>
        </w:tc>
      </w:tr>
      <w:tr w:rsidR="00384107" w:rsidRPr="00D60B8C" w:rsidTr="003777ED">
        <w:trPr>
          <w:trHeight w:val="461"/>
          <w:jc w:val="center"/>
        </w:trPr>
        <w:tc>
          <w:tcPr>
            <w:tcW w:w="1488"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Número</w:t>
            </w:r>
          </w:p>
        </w:tc>
        <w:tc>
          <w:tcPr>
            <w:tcW w:w="3979" w:type="dxa"/>
            <w:gridSpan w:val="4"/>
            <w:tcBorders>
              <w:top w:val="single" w:sz="4" w:space="0" w:color="auto"/>
              <w:left w:val="nil"/>
              <w:bottom w:val="single" w:sz="4" w:space="0" w:color="auto"/>
              <w:right w:val="single" w:sz="4" w:space="0" w:color="000000"/>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Questão</w:t>
            </w:r>
          </w:p>
        </w:tc>
        <w:tc>
          <w:tcPr>
            <w:tcW w:w="2634" w:type="dxa"/>
            <w:gridSpan w:val="2"/>
            <w:tcBorders>
              <w:top w:val="single" w:sz="4" w:space="0" w:color="auto"/>
              <w:left w:val="nil"/>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Valor do Conceito</w:t>
            </w:r>
          </w:p>
        </w:tc>
      </w:tr>
      <w:tr w:rsidR="00384107" w:rsidRPr="00D60B8C" w:rsidTr="003777ED">
        <w:trPr>
          <w:trHeight w:val="657"/>
          <w:jc w:val="center"/>
        </w:trPr>
        <w:tc>
          <w:tcPr>
            <w:tcW w:w="1488" w:type="dxa"/>
            <w:tcBorders>
              <w:top w:val="nil"/>
              <w:left w:val="single" w:sz="4" w:space="0" w:color="auto"/>
              <w:bottom w:val="single" w:sz="4" w:space="0" w:color="auto"/>
              <w:right w:val="single" w:sz="4" w:space="0" w:color="auto"/>
            </w:tcBorders>
            <w:shd w:val="clear" w:color="auto" w:fill="auto"/>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01</w:t>
            </w:r>
          </w:p>
        </w:tc>
        <w:tc>
          <w:tcPr>
            <w:tcW w:w="3979"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Como você avalia a consulta de clientes cadastrados?</w:t>
            </w:r>
          </w:p>
        </w:tc>
        <w:tc>
          <w:tcPr>
            <w:tcW w:w="2634"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384107" w:rsidRPr="00D60B8C" w:rsidTr="003777ED">
        <w:trPr>
          <w:trHeight w:val="631"/>
          <w:jc w:val="center"/>
        </w:trPr>
        <w:tc>
          <w:tcPr>
            <w:tcW w:w="1488" w:type="dxa"/>
            <w:tcBorders>
              <w:top w:val="nil"/>
              <w:left w:val="single" w:sz="4" w:space="0" w:color="auto"/>
              <w:bottom w:val="single" w:sz="4" w:space="0" w:color="auto"/>
              <w:right w:val="single" w:sz="4" w:space="0" w:color="auto"/>
            </w:tcBorders>
            <w:shd w:val="clear" w:color="auto" w:fill="auto"/>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02</w:t>
            </w:r>
          </w:p>
        </w:tc>
        <w:tc>
          <w:tcPr>
            <w:tcW w:w="3979"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Como você avalia a inserção de novos clientes?</w:t>
            </w:r>
          </w:p>
        </w:tc>
        <w:tc>
          <w:tcPr>
            <w:tcW w:w="2634"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384107" w:rsidRPr="00D60B8C" w:rsidTr="003777ED">
        <w:trPr>
          <w:trHeight w:val="697"/>
          <w:jc w:val="center"/>
        </w:trPr>
        <w:tc>
          <w:tcPr>
            <w:tcW w:w="1488" w:type="dxa"/>
            <w:tcBorders>
              <w:top w:val="nil"/>
              <w:left w:val="single" w:sz="4" w:space="0" w:color="auto"/>
              <w:bottom w:val="single" w:sz="4" w:space="0" w:color="auto"/>
              <w:right w:val="single" w:sz="4" w:space="0" w:color="auto"/>
            </w:tcBorders>
            <w:shd w:val="clear" w:color="auto" w:fill="auto"/>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03</w:t>
            </w:r>
          </w:p>
        </w:tc>
        <w:tc>
          <w:tcPr>
            <w:tcW w:w="3979"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Como você avalia a edição do cadastro de um cliente?</w:t>
            </w:r>
          </w:p>
        </w:tc>
        <w:tc>
          <w:tcPr>
            <w:tcW w:w="2634"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384107" w:rsidRPr="00D60B8C" w:rsidTr="003777ED">
        <w:trPr>
          <w:trHeight w:val="693"/>
          <w:jc w:val="center"/>
        </w:trPr>
        <w:tc>
          <w:tcPr>
            <w:tcW w:w="148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04</w:t>
            </w:r>
          </w:p>
        </w:tc>
        <w:tc>
          <w:tcPr>
            <w:tcW w:w="3979"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Como você avalia a associação de um código de barras a um cliente?</w:t>
            </w:r>
          </w:p>
        </w:tc>
        <w:tc>
          <w:tcPr>
            <w:tcW w:w="2634"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384107" w:rsidRPr="00D60B8C" w:rsidTr="003777ED">
        <w:trPr>
          <w:trHeight w:val="693"/>
          <w:jc w:val="center"/>
        </w:trPr>
        <w:tc>
          <w:tcPr>
            <w:tcW w:w="148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05</w:t>
            </w:r>
          </w:p>
        </w:tc>
        <w:tc>
          <w:tcPr>
            <w:tcW w:w="3979"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Como você avalia a saída de um cliente do parque?</w:t>
            </w:r>
          </w:p>
        </w:tc>
        <w:tc>
          <w:tcPr>
            <w:tcW w:w="2634"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B24984">
            <w:pPr>
              <w:keepNext/>
              <w:spacing w:after="0" w:line="360" w:lineRule="auto"/>
              <w:jc w:val="both"/>
              <w:rPr>
                <w:rFonts w:ascii="Times New Roman" w:eastAsia="Times New Roman" w:hAnsi="Times New Roman"/>
                <w:color w:val="000000"/>
                <w:sz w:val="24"/>
                <w:szCs w:val="24"/>
                <w:lang w:eastAsia="pt-BR"/>
              </w:rPr>
            </w:pPr>
          </w:p>
        </w:tc>
      </w:tr>
    </w:tbl>
    <w:p w:rsidR="00384107" w:rsidRDefault="00384107" w:rsidP="00B24984">
      <w:pPr>
        <w:pStyle w:val="Legenda"/>
        <w:spacing w:line="360" w:lineRule="auto"/>
        <w:jc w:val="center"/>
        <w:rPr>
          <w:rFonts w:ascii="Times New Roman" w:hAnsi="Times New Roman"/>
          <w:sz w:val="24"/>
          <w:szCs w:val="24"/>
        </w:rPr>
      </w:pPr>
      <w:bookmarkStart w:id="130" w:name="_Toc277710756"/>
      <w:r w:rsidRPr="00D60B8C">
        <w:rPr>
          <w:rFonts w:ascii="Times New Roman" w:hAnsi="Times New Roman"/>
          <w:sz w:val="24"/>
          <w:szCs w:val="24"/>
        </w:rPr>
        <w:t xml:space="preserve">Figura </w:t>
      </w:r>
      <w:r w:rsidR="00E57B07"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E57B07" w:rsidRPr="00D60B8C">
        <w:rPr>
          <w:rFonts w:ascii="Times New Roman" w:hAnsi="Times New Roman"/>
          <w:sz w:val="24"/>
          <w:szCs w:val="24"/>
        </w:rPr>
        <w:fldChar w:fldCharType="separate"/>
      </w:r>
      <w:r w:rsidR="00A93008">
        <w:rPr>
          <w:rFonts w:ascii="Times New Roman" w:hAnsi="Times New Roman"/>
          <w:noProof/>
          <w:sz w:val="24"/>
          <w:szCs w:val="24"/>
        </w:rPr>
        <w:t>31</w:t>
      </w:r>
      <w:r w:rsidR="00E57B07" w:rsidRPr="00D60B8C">
        <w:rPr>
          <w:rFonts w:ascii="Times New Roman" w:hAnsi="Times New Roman"/>
          <w:sz w:val="24"/>
          <w:szCs w:val="24"/>
        </w:rPr>
        <w:fldChar w:fldCharType="end"/>
      </w:r>
      <w:r w:rsidRPr="00D60B8C">
        <w:rPr>
          <w:rFonts w:ascii="Times New Roman" w:hAnsi="Times New Roman"/>
          <w:sz w:val="24"/>
          <w:szCs w:val="24"/>
        </w:rPr>
        <w:t>: Questionário para avaliação da entrada e saída do Parque</w:t>
      </w:r>
      <w:bookmarkEnd w:id="130"/>
    </w:p>
    <w:p w:rsidR="00A93008" w:rsidRDefault="00A93008">
      <w:r>
        <w:br w:type="page"/>
      </w:r>
    </w:p>
    <w:tbl>
      <w:tblPr>
        <w:tblW w:w="7818" w:type="dxa"/>
        <w:jc w:val="center"/>
        <w:tblInd w:w="49" w:type="dxa"/>
        <w:tblCellMar>
          <w:left w:w="70" w:type="dxa"/>
          <w:right w:w="70" w:type="dxa"/>
        </w:tblCellMar>
        <w:tblLook w:val="04A0"/>
      </w:tblPr>
      <w:tblGrid>
        <w:gridCol w:w="1488"/>
        <w:gridCol w:w="1085"/>
        <w:gridCol w:w="992"/>
        <w:gridCol w:w="992"/>
        <w:gridCol w:w="910"/>
        <w:gridCol w:w="1217"/>
        <w:gridCol w:w="1134"/>
      </w:tblGrid>
      <w:tr w:rsidR="00384107" w:rsidRPr="00D60B8C" w:rsidTr="003777ED">
        <w:trPr>
          <w:trHeight w:val="461"/>
          <w:jc w:val="center"/>
        </w:trPr>
        <w:tc>
          <w:tcPr>
            <w:tcW w:w="7818" w:type="dxa"/>
            <w:gridSpan w:val="7"/>
            <w:tcBorders>
              <w:top w:val="single" w:sz="4" w:space="0" w:color="auto"/>
              <w:left w:val="single" w:sz="4" w:space="0" w:color="auto"/>
              <w:bottom w:val="single" w:sz="4" w:space="0" w:color="auto"/>
              <w:right w:val="single" w:sz="4" w:space="0" w:color="auto"/>
            </w:tcBorders>
            <w:shd w:val="clear" w:color="000000" w:fill="0D0D0D"/>
            <w:noWrap/>
            <w:vAlign w:val="bottom"/>
            <w:hideMark/>
          </w:tcPr>
          <w:p w:rsidR="00384107" w:rsidRPr="00D60B8C" w:rsidRDefault="00384107" w:rsidP="00B24984">
            <w:pPr>
              <w:spacing w:after="0" w:line="360" w:lineRule="auto"/>
              <w:jc w:val="both"/>
              <w:rPr>
                <w:rFonts w:ascii="Times New Roman" w:eastAsia="Times New Roman" w:hAnsi="Times New Roman"/>
                <w:b/>
                <w:bCs/>
                <w:color w:val="FFFFFF"/>
                <w:sz w:val="24"/>
                <w:szCs w:val="24"/>
                <w:lang w:eastAsia="pt-BR"/>
              </w:rPr>
            </w:pPr>
            <w:r w:rsidRPr="00D60B8C">
              <w:rPr>
                <w:rFonts w:ascii="Times New Roman" w:eastAsia="Times New Roman" w:hAnsi="Times New Roman"/>
                <w:b/>
                <w:bCs/>
                <w:color w:val="FFFFFF"/>
                <w:sz w:val="24"/>
                <w:szCs w:val="24"/>
                <w:lang w:eastAsia="pt-BR"/>
              </w:rPr>
              <w:lastRenderedPageBreak/>
              <w:t>Projeto F1</w:t>
            </w:r>
          </w:p>
        </w:tc>
      </w:tr>
      <w:tr w:rsidR="00384107" w:rsidRPr="00D60B8C" w:rsidTr="003777ED">
        <w:trPr>
          <w:trHeight w:val="461"/>
          <w:jc w:val="center"/>
        </w:trPr>
        <w:tc>
          <w:tcPr>
            <w:tcW w:w="1488"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Objetivo</w:t>
            </w:r>
          </w:p>
        </w:tc>
        <w:tc>
          <w:tcPr>
            <w:tcW w:w="6330" w:type="dxa"/>
            <w:gridSpan w:val="6"/>
            <w:tcBorders>
              <w:top w:val="single" w:sz="4" w:space="0" w:color="auto"/>
              <w:left w:val="nil"/>
              <w:bottom w:val="single" w:sz="4" w:space="0" w:color="auto"/>
              <w:right w:val="single" w:sz="4" w:space="0" w:color="000000"/>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b/>
                <w:bCs/>
                <w:color w:val="000000"/>
                <w:sz w:val="24"/>
                <w:szCs w:val="24"/>
                <w:lang w:eastAsia="pt-BR"/>
              </w:rPr>
            </w:pPr>
            <w:r w:rsidRPr="00D60B8C">
              <w:rPr>
                <w:rFonts w:ascii="Times New Roman" w:eastAsia="Times New Roman" w:hAnsi="Times New Roman"/>
                <w:b/>
                <w:bCs/>
                <w:color w:val="000000"/>
                <w:sz w:val="24"/>
                <w:szCs w:val="24"/>
                <w:lang w:eastAsia="pt-BR"/>
              </w:rPr>
              <w:t>Questionário para avaliação da entrada na fila</w:t>
            </w:r>
          </w:p>
        </w:tc>
      </w:tr>
      <w:tr w:rsidR="00384107" w:rsidRPr="00D60B8C" w:rsidTr="003777ED">
        <w:trPr>
          <w:trHeight w:val="461"/>
          <w:jc w:val="center"/>
        </w:trPr>
        <w:tc>
          <w:tcPr>
            <w:tcW w:w="1488"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Nome</w:t>
            </w:r>
          </w:p>
        </w:tc>
        <w:tc>
          <w:tcPr>
            <w:tcW w:w="6330" w:type="dxa"/>
            <w:gridSpan w:val="6"/>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384107" w:rsidRPr="00D60B8C" w:rsidTr="003777ED">
        <w:trPr>
          <w:trHeight w:val="461"/>
          <w:jc w:val="center"/>
        </w:trPr>
        <w:tc>
          <w:tcPr>
            <w:tcW w:w="1488"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Idade</w:t>
            </w:r>
          </w:p>
        </w:tc>
        <w:tc>
          <w:tcPr>
            <w:tcW w:w="1085" w:type="dxa"/>
            <w:tcBorders>
              <w:top w:val="nil"/>
              <w:left w:val="nil"/>
              <w:bottom w:val="single" w:sz="4" w:space="0" w:color="auto"/>
              <w:right w:val="single" w:sz="4" w:space="0" w:color="auto"/>
            </w:tcBorders>
            <w:shd w:val="clear" w:color="auto" w:fill="auto"/>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992" w:type="dxa"/>
            <w:tcBorders>
              <w:top w:val="nil"/>
              <w:left w:val="nil"/>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Sexo</w:t>
            </w:r>
          </w:p>
        </w:tc>
        <w:tc>
          <w:tcPr>
            <w:tcW w:w="4253" w:type="dxa"/>
            <w:gridSpan w:val="4"/>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 Masculino ( ) Feminino</w:t>
            </w:r>
          </w:p>
        </w:tc>
      </w:tr>
      <w:tr w:rsidR="00384107" w:rsidRPr="00D60B8C" w:rsidTr="003777ED">
        <w:trPr>
          <w:trHeight w:val="600"/>
          <w:jc w:val="center"/>
        </w:trPr>
        <w:tc>
          <w:tcPr>
            <w:tcW w:w="1488" w:type="dxa"/>
            <w:vMerge w:val="restart"/>
            <w:tcBorders>
              <w:top w:val="nil"/>
              <w:left w:val="single" w:sz="4" w:space="0" w:color="auto"/>
              <w:bottom w:val="single" w:sz="4" w:space="0" w:color="000000"/>
              <w:right w:val="single" w:sz="4" w:space="0" w:color="auto"/>
            </w:tcBorders>
            <w:shd w:val="clear" w:color="000000" w:fill="B6DDE8"/>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Conceitos</w:t>
            </w:r>
          </w:p>
        </w:tc>
        <w:tc>
          <w:tcPr>
            <w:tcW w:w="1085" w:type="dxa"/>
            <w:tcBorders>
              <w:top w:val="nil"/>
              <w:left w:val="nil"/>
              <w:bottom w:val="single" w:sz="4" w:space="0" w:color="auto"/>
              <w:right w:val="single" w:sz="4" w:space="0" w:color="auto"/>
            </w:tcBorders>
            <w:shd w:val="clear" w:color="000000" w:fill="FF0000"/>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w:t>
            </w:r>
          </w:p>
        </w:tc>
        <w:tc>
          <w:tcPr>
            <w:tcW w:w="992" w:type="dxa"/>
            <w:tcBorders>
              <w:top w:val="nil"/>
              <w:left w:val="nil"/>
              <w:bottom w:val="single" w:sz="4" w:space="0" w:color="auto"/>
              <w:right w:val="single" w:sz="4" w:space="0" w:color="auto"/>
            </w:tcBorders>
            <w:shd w:val="clear" w:color="000000" w:fill="E46D0A"/>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1</w:t>
            </w:r>
          </w:p>
        </w:tc>
        <w:tc>
          <w:tcPr>
            <w:tcW w:w="992" w:type="dxa"/>
            <w:tcBorders>
              <w:top w:val="nil"/>
              <w:left w:val="nil"/>
              <w:bottom w:val="single" w:sz="4" w:space="0" w:color="auto"/>
              <w:right w:val="single" w:sz="4" w:space="0" w:color="auto"/>
            </w:tcBorders>
            <w:shd w:val="clear" w:color="000000" w:fill="FFFF00"/>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2</w:t>
            </w:r>
          </w:p>
        </w:tc>
        <w:tc>
          <w:tcPr>
            <w:tcW w:w="910" w:type="dxa"/>
            <w:tcBorders>
              <w:top w:val="nil"/>
              <w:left w:val="nil"/>
              <w:bottom w:val="single" w:sz="4" w:space="0" w:color="auto"/>
              <w:right w:val="single" w:sz="4" w:space="0" w:color="auto"/>
            </w:tcBorders>
            <w:shd w:val="clear" w:color="000000" w:fill="C2D69A"/>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w:t>
            </w:r>
          </w:p>
        </w:tc>
        <w:tc>
          <w:tcPr>
            <w:tcW w:w="1217" w:type="dxa"/>
            <w:tcBorders>
              <w:top w:val="nil"/>
              <w:left w:val="nil"/>
              <w:bottom w:val="single" w:sz="4" w:space="0" w:color="auto"/>
              <w:right w:val="single" w:sz="4" w:space="0" w:color="auto"/>
            </w:tcBorders>
            <w:shd w:val="clear" w:color="000000" w:fill="00B050"/>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4</w:t>
            </w:r>
          </w:p>
        </w:tc>
        <w:tc>
          <w:tcPr>
            <w:tcW w:w="1134" w:type="dxa"/>
            <w:tcBorders>
              <w:top w:val="nil"/>
              <w:left w:val="nil"/>
              <w:bottom w:val="single" w:sz="4" w:space="0" w:color="auto"/>
              <w:right w:val="single" w:sz="4" w:space="0" w:color="auto"/>
            </w:tcBorders>
            <w:shd w:val="clear" w:color="000000" w:fill="75923C"/>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5</w:t>
            </w:r>
          </w:p>
        </w:tc>
      </w:tr>
      <w:tr w:rsidR="00384107" w:rsidRPr="00D60B8C" w:rsidTr="003777ED">
        <w:trPr>
          <w:trHeight w:val="461"/>
          <w:jc w:val="center"/>
        </w:trPr>
        <w:tc>
          <w:tcPr>
            <w:tcW w:w="1488" w:type="dxa"/>
            <w:vMerge/>
            <w:tcBorders>
              <w:top w:val="nil"/>
              <w:left w:val="single" w:sz="4" w:space="0" w:color="auto"/>
              <w:bottom w:val="single" w:sz="4" w:space="0" w:color="000000"/>
              <w:right w:val="single" w:sz="4" w:space="0" w:color="auto"/>
            </w:tcBorders>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p>
        </w:tc>
        <w:tc>
          <w:tcPr>
            <w:tcW w:w="1085"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Péssimo</w:t>
            </w:r>
          </w:p>
        </w:tc>
        <w:tc>
          <w:tcPr>
            <w:tcW w:w="992"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Ruim</w:t>
            </w:r>
          </w:p>
        </w:tc>
        <w:tc>
          <w:tcPr>
            <w:tcW w:w="992"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Regular</w:t>
            </w:r>
          </w:p>
        </w:tc>
        <w:tc>
          <w:tcPr>
            <w:tcW w:w="910"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Bom</w:t>
            </w:r>
          </w:p>
        </w:tc>
        <w:tc>
          <w:tcPr>
            <w:tcW w:w="1217"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Muito Bom</w:t>
            </w:r>
          </w:p>
        </w:tc>
        <w:tc>
          <w:tcPr>
            <w:tcW w:w="1134"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Excelente</w:t>
            </w:r>
          </w:p>
        </w:tc>
      </w:tr>
      <w:tr w:rsidR="00384107" w:rsidRPr="00D60B8C" w:rsidTr="003777ED">
        <w:trPr>
          <w:trHeight w:val="461"/>
          <w:jc w:val="center"/>
        </w:trPr>
        <w:tc>
          <w:tcPr>
            <w:tcW w:w="1488"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Número</w:t>
            </w:r>
          </w:p>
        </w:tc>
        <w:tc>
          <w:tcPr>
            <w:tcW w:w="3979" w:type="dxa"/>
            <w:gridSpan w:val="4"/>
            <w:tcBorders>
              <w:top w:val="single" w:sz="4" w:space="0" w:color="auto"/>
              <w:left w:val="nil"/>
              <w:bottom w:val="single" w:sz="4" w:space="0" w:color="auto"/>
              <w:right w:val="single" w:sz="4" w:space="0" w:color="000000"/>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Questão</w:t>
            </w:r>
          </w:p>
        </w:tc>
        <w:tc>
          <w:tcPr>
            <w:tcW w:w="2351" w:type="dxa"/>
            <w:gridSpan w:val="2"/>
            <w:tcBorders>
              <w:top w:val="single" w:sz="4" w:space="0" w:color="auto"/>
              <w:left w:val="nil"/>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Valor do Conceito</w:t>
            </w:r>
          </w:p>
        </w:tc>
      </w:tr>
      <w:tr w:rsidR="00384107" w:rsidRPr="00D60B8C" w:rsidTr="003777ED">
        <w:trPr>
          <w:trHeight w:val="543"/>
          <w:jc w:val="center"/>
        </w:trPr>
        <w:tc>
          <w:tcPr>
            <w:tcW w:w="1488" w:type="dxa"/>
            <w:tcBorders>
              <w:top w:val="nil"/>
              <w:left w:val="single" w:sz="4" w:space="0" w:color="auto"/>
              <w:bottom w:val="single" w:sz="4" w:space="0" w:color="auto"/>
              <w:right w:val="single" w:sz="4" w:space="0" w:color="auto"/>
            </w:tcBorders>
            <w:shd w:val="clear" w:color="auto" w:fill="auto"/>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01</w:t>
            </w:r>
          </w:p>
        </w:tc>
        <w:tc>
          <w:tcPr>
            <w:tcW w:w="3979"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Como você avalia a entrada na fila?</w:t>
            </w:r>
          </w:p>
        </w:tc>
        <w:tc>
          <w:tcPr>
            <w:tcW w:w="2351"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384107" w:rsidRPr="00D60B8C" w:rsidTr="003777ED">
        <w:trPr>
          <w:trHeight w:val="993"/>
          <w:jc w:val="center"/>
        </w:trPr>
        <w:tc>
          <w:tcPr>
            <w:tcW w:w="1488" w:type="dxa"/>
            <w:tcBorders>
              <w:top w:val="nil"/>
              <w:left w:val="single" w:sz="4" w:space="0" w:color="auto"/>
              <w:bottom w:val="single" w:sz="4" w:space="0" w:color="auto"/>
              <w:right w:val="single" w:sz="4" w:space="0" w:color="auto"/>
            </w:tcBorders>
            <w:shd w:val="clear" w:color="auto" w:fill="auto"/>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02</w:t>
            </w:r>
          </w:p>
        </w:tc>
        <w:tc>
          <w:tcPr>
            <w:tcW w:w="3979"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Como você avalia as mensagens de informação na tela quanto a facilidade de compreensão e interpretação?</w:t>
            </w:r>
          </w:p>
        </w:tc>
        <w:tc>
          <w:tcPr>
            <w:tcW w:w="2351"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B24984">
            <w:pPr>
              <w:keepNext/>
              <w:spacing w:after="0" w:line="360" w:lineRule="auto"/>
              <w:jc w:val="both"/>
              <w:rPr>
                <w:rFonts w:ascii="Times New Roman" w:eastAsia="Times New Roman" w:hAnsi="Times New Roman"/>
                <w:color w:val="000000"/>
                <w:sz w:val="24"/>
                <w:szCs w:val="24"/>
                <w:lang w:eastAsia="pt-BR"/>
              </w:rPr>
            </w:pPr>
          </w:p>
        </w:tc>
      </w:tr>
    </w:tbl>
    <w:p w:rsidR="00384107" w:rsidRPr="00D60B8C" w:rsidRDefault="00384107" w:rsidP="00B24984">
      <w:pPr>
        <w:pStyle w:val="Legenda"/>
        <w:spacing w:line="360" w:lineRule="auto"/>
        <w:jc w:val="center"/>
        <w:rPr>
          <w:rFonts w:ascii="Times New Roman" w:hAnsi="Times New Roman"/>
          <w:color w:val="000000" w:themeColor="text1"/>
          <w:sz w:val="24"/>
          <w:szCs w:val="24"/>
        </w:rPr>
      </w:pPr>
      <w:bookmarkStart w:id="131" w:name="_Toc277710757"/>
      <w:r w:rsidRPr="00D60B8C">
        <w:rPr>
          <w:rFonts w:ascii="Times New Roman" w:hAnsi="Times New Roman"/>
          <w:sz w:val="24"/>
          <w:szCs w:val="24"/>
        </w:rPr>
        <w:t xml:space="preserve">Figura </w:t>
      </w:r>
      <w:r w:rsidR="00E57B07"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E57B07" w:rsidRPr="00D60B8C">
        <w:rPr>
          <w:rFonts w:ascii="Times New Roman" w:hAnsi="Times New Roman"/>
          <w:sz w:val="24"/>
          <w:szCs w:val="24"/>
        </w:rPr>
        <w:fldChar w:fldCharType="separate"/>
      </w:r>
      <w:r w:rsidR="00A93008">
        <w:rPr>
          <w:rFonts w:ascii="Times New Roman" w:hAnsi="Times New Roman"/>
          <w:noProof/>
          <w:sz w:val="24"/>
          <w:szCs w:val="24"/>
        </w:rPr>
        <w:t>32</w:t>
      </w:r>
      <w:r w:rsidR="00E57B07" w:rsidRPr="00D60B8C">
        <w:rPr>
          <w:rFonts w:ascii="Times New Roman" w:hAnsi="Times New Roman"/>
          <w:sz w:val="24"/>
          <w:szCs w:val="24"/>
        </w:rPr>
        <w:fldChar w:fldCharType="end"/>
      </w:r>
      <w:r w:rsidRPr="00D60B8C">
        <w:rPr>
          <w:rFonts w:ascii="Times New Roman" w:hAnsi="Times New Roman"/>
          <w:sz w:val="24"/>
          <w:szCs w:val="24"/>
        </w:rPr>
        <w:t>: Questionário para avaliação da entrada na fila</w:t>
      </w:r>
      <w:bookmarkEnd w:id="131"/>
    </w:p>
    <w:p w:rsidR="00384107" w:rsidRDefault="00384107" w:rsidP="00B24984">
      <w:pPr>
        <w:spacing w:line="360" w:lineRule="auto"/>
        <w:jc w:val="both"/>
        <w:rPr>
          <w:rFonts w:ascii="Times New Roman" w:hAnsi="Times New Roman"/>
          <w:color w:val="000000" w:themeColor="text1"/>
          <w:sz w:val="24"/>
          <w:szCs w:val="24"/>
        </w:rPr>
      </w:pPr>
    </w:p>
    <w:tbl>
      <w:tblPr>
        <w:tblW w:w="7107" w:type="dxa"/>
        <w:jc w:val="center"/>
        <w:tblInd w:w="51" w:type="dxa"/>
        <w:tblCellMar>
          <w:left w:w="70" w:type="dxa"/>
          <w:right w:w="70" w:type="dxa"/>
        </w:tblCellMar>
        <w:tblLook w:val="04A0"/>
      </w:tblPr>
      <w:tblGrid>
        <w:gridCol w:w="1277"/>
        <w:gridCol w:w="1108"/>
        <w:gridCol w:w="714"/>
        <w:gridCol w:w="1027"/>
        <w:gridCol w:w="642"/>
        <w:gridCol w:w="1205"/>
        <w:gridCol w:w="1134"/>
      </w:tblGrid>
      <w:tr w:rsidR="00A93008" w:rsidRPr="00C22139" w:rsidTr="00A93008">
        <w:trPr>
          <w:trHeight w:val="480"/>
          <w:jc w:val="center"/>
        </w:trPr>
        <w:tc>
          <w:tcPr>
            <w:tcW w:w="7107" w:type="dxa"/>
            <w:gridSpan w:val="7"/>
            <w:tcBorders>
              <w:top w:val="single" w:sz="8" w:space="0" w:color="auto"/>
              <w:left w:val="single" w:sz="8" w:space="0" w:color="auto"/>
              <w:bottom w:val="single" w:sz="8" w:space="0" w:color="auto"/>
              <w:right w:val="single" w:sz="8" w:space="0" w:color="000000"/>
            </w:tcBorders>
            <w:shd w:val="clear" w:color="000000" w:fill="0D0D0D"/>
            <w:noWrap/>
            <w:vAlign w:val="bottom"/>
            <w:hideMark/>
          </w:tcPr>
          <w:p w:rsidR="00A93008" w:rsidRPr="00C22139" w:rsidRDefault="00A93008" w:rsidP="00F65CE7">
            <w:pPr>
              <w:spacing w:after="0" w:line="240" w:lineRule="auto"/>
              <w:jc w:val="center"/>
              <w:rPr>
                <w:rFonts w:eastAsia="Times New Roman"/>
                <w:b/>
                <w:bCs/>
                <w:color w:val="FFFFFF"/>
                <w:sz w:val="36"/>
                <w:szCs w:val="36"/>
                <w:lang w:eastAsia="pt-BR"/>
              </w:rPr>
            </w:pPr>
            <w:r w:rsidRPr="00C22139">
              <w:rPr>
                <w:rFonts w:eastAsia="Times New Roman"/>
                <w:b/>
                <w:bCs/>
                <w:color w:val="FFFFFF"/>
                <w:sz w:val="36"/>
                <w:szCs w:val="36"/>
                <w:lang w:eastAsia="pt-BR"/>
              </w:rPr>
              <w:t>Projeto F1</w:t>
            </w:r>
          </w:p>
        </w:tc>
      </w:tr>
      <w:tr w:rsidR="00A93008" w:rsidRPr="00C22139" w:rsidTr="00A93008">
        <w:trPr>
          <w:trHeight w:val="390"/>
          <w:jc w:val="center"/>
        </w:trPr>
        <w:tc>
          <w:tcPr>
            <w:tcW w:w="1277" w:type="dxa"/>
            <w:tcBorders>
              <w:top w:val="nil"/>
              <w:left w:val="single" w:sz="8" w:space="0" w:color="auto"/>
              <w:bottom w:val="single" w:sz="8" w:space="0" w:color="auto"/>
              <w:right w:val="single" w:sz="8" w:space="0" w:color="auto"/>
            </w:tcBorders>
            <w:shd w:val="clear" w:color="000000" w:fill="B6DDE8"/>
            <w:noWrap/>
            <w:vAlign w:val="bottom"/>
            <w:hideMark/>
          </w:tcPr>
          <w:p w:rsidR="00A93008" w:rsidRPr="00C22139" w:rsidRDefault="00A93008" w:rsidP="00F65CE7">
            <w:pPr>
              <w:spacing w:after="0" w:line="240" w:lineRule="auto"/>
              <w:rPr>
                <w:rFonts w:eastAsia="Times New Roman"/>
                <w:color w:val="000000"/>
                <w:lang w:eastAsia="pt-BR"/>
              </w:rPr>
            </w:pPr>
            <w:r w:rsidRPr="00C22139">
              <w:rPr>
                <w:rFonts w:eastAsia="Times New Roman"/>
                <w:color w:val="000000"/>
                <w:lang w:eastAsia="pt-BR"/>
              </w:rPr>
              <w:t>Objetivo</w:t>
            </w:r>
          </w:p>
        </w:tc>
        <w:tc>
          <w:tcPr>
            <w:tcW w:w="5830" w:type="dxa"/>
            <w:gridSpan w:val="6"/>
            <w:tcBorders>
              <w:top w:val="single" w:sz="8" w:space="0" w:color="auto"/>
              <w:left w:val="nil"/>
              <w:bottom w:val="single" w:sz="8" w:space="0" w:color="auto"/>
              <w:right w:val="single" w:sz="8" w:space="0" w:color="000000"/>
            </w:tcBorders>
            <w:shd w:val="clear" w:color="000000" w:fill="A5A5A5"/>
            <w:noWrap/>
            <w:vAlign w:val="bottom"/>
            <w:hideMark/>
          </w:tcPr>
          <w:p w:rsidR="00A93008" w:rsidRPr="00C22139" w:rsidRDefault="00A93008" w:rsidP="00F65CE7">
            <w:pPr>
              <w:spacing w:after="0" w:line="240" w:lineRule="auto"/>
              <w:jc w:val="center"/>
              <w:rPr>
                <w:rFonts w:eastAsia="Times New Roman"/>
                <w:b/>
                <w:bCs/>
                <w:color w:val="000000"/>
                <w:sz w:val="28"/>
                <w:szCs w:val="28"/>
                <w:lang w:eastAsia="pt-BR"/>
              </w:rPr>
            </w:pPr>
            <w:r w:rsidRPr="00C22139">
              <w:rPr>
                <w:rFonts w:eastAsia="Times New Roman"/>
                <w:b/>
                <w:bCs/>
                <w:color w:val="000000"/>
                <w:sz w:val="28"/>
                <w:szCs w:val="28"/>
                <w:lang w:eastAsia="pt-BR"/>
              </w:rPr>
              <w:t>Questionário para avaliação da entrada no brinquedo</w:t>
            </w:r>
          </w:p>
        </w:tc>
      </w:tr>
      <w:tr w:rsidR="00A93008" w:rsidRPr="00C22139" w:rsidTr="00A93008">
        <w:trPr>
          <w:trHeight w:val="315"/>
          <w:jc w:val="center"/>
        </w:trPr>
        <w:tc>
          <w:tcPr>
            <w:tcW w:w="1277" w:type="dxa"/>
            <w:tcBorders>
              <w:top w:val="nil"/>
              <w:left w:val="single" w:sz="8" w:space="0" w:color="auto"/>
              <w:bottom w:val="single" w:sz="8" w:space="0" w:color="auto"/>
              <w:right w:val="single" w:sz="8" w:space="0" w:color="auto"/>
            </w:tcBorders>
            <w:shd w:val="clear" w:color="000000" w:fill="B6DDE8"/>
            <w:noWrap/>
            <w:vAlign w:val="bottom"/>
            <w:hideMark/>
          </w:tcPr>
          <w:p w:rsidR="00A93008" w:rsidRPr="00C22139" w:rsidRDefault="00A93008" w:rsidP="00F65CE7">
            <w:pPr>
              <w:spacing w:after="0" w:line="240" w:lineRule="auto"/>
              <w:rPr>
                <w:rFonts w:eastAsia="Times New Roman"/>
                <w:color w:val="000000"/>
                <w:lang w:eastAsia="pt-BR"/>
              </w:rPr>
            </w:pPr>
            <w:r w:rsidRPr="00C22139">
              <w:rPr>
                <w:rFonts w:eastAsia="Times New Roman"/>
                <w:color w:val="000000"/>
                <w:lang w:eastAsia="pt-BR"/>
              </w:rPr>
              <w:t>Nome</w:t>
            </w:r>
          </w:p>
        </w:tc>
        <w:tc>
          <w:tcPr>
            <w:tcW w:w="5830" w:type="dxa"/>
            <w:gridSpan w:val="6"/>
            <w:tcBorders>
              <w:top w:val="single" w:sz="8" w:space="0" w:color="auto"/>
              <w:left w:val="nil"/>
              <w:bottom w:val="single" w:sz="8" w:space="0" w:color="auto"/>
              <w:right w:val="single" w:sz="8" w:space="0" w:color="000000"/>
            </w:tcBorders>
            <w:shd w:val="clear" w:color="auto" w:fill="auto"/>
            <w:noWrap/>
            <w:vAlign w:val="bottom"/>
            <w:hideMark/>
          </w:tcPr>
          <w:p w:rsidR="00A93008" w:rsidRPr="00C22139" w:rsidRDefault="00A93008" w:rsidP="00F65CE7">
            <w:pPr>
              <w:spacing w:after="0" w:line="240" w:lineRule="auto"/>
              <w:jc w:val="center"/>
              <w:rPr>
                <w:rFonts w:eastAsia="Times New Roman"/>
                <w:color w:val="000000"/>
                <w:lang w:eastAsia="pt-BR"/>
              </w:rPr>
            </w:pPr>
            <w:r w:rsidRPr="00C22139">
              <w:rPr>
                <w:rFonts w:eastAsia="Times New Roman"/>
                <w:color w:val="000000"/>
                <w:lang w:eastAsia="pt-BR"/>
              </w:rPr>
              <w:t> </w:t>
            </w:r>
          </w:p>
        </w:tc>
      </w:tr>
      <w:tr w:rsidR="00A93008" w:rsidRPr="00C22139" w:rsidTr="00A93008">
        <w:trPr>
          <w:trHeight w:val="315"/>
          <w:jc w:val="center"/>
        </w:trPr>
        <w:tc>
          <w:tcPr>
            <w:tcW w:w="1277" w:type="dxa"/>
            <w:tcBorders>
              <w:top w:val="nil"/>
              <w:left w:val="single" w:sz="8" w:space="0" w:color="auto"/>
              <w:bottom w:val="single" w:sz="8" w:space="0" w:color="auto"/>
              <w:right w:val="single" w:sz="8" w:space="0" w:color="auto"/>
            </w:tcBorders>
            <w:shd w:val="clear" w:color="000000" w:fill="B6DDE8"/>
            <w:noWrap/>
            <w:vAlign w:val="bottom"/>
            <w:hideMark/>
          </w:tcPr>
          <w:p w:rsidR="00A93008" w:rsidRPr="00C22139" w:rsidRDefault="00A93008" w:rsidP="00F65CE7">
            <w:pPr>
              <w:spacing w:after="0" w:line="240" w:lineRule="auto"/>
              <w:rPr>
                <w:rFonts w:eastAsia="Times New Roman"/>
                <w:color w:val="000000"/>
                <w:lang w:eastAsia="pt-BR"/>
              </w:rPr>
            </w:pPr>
            <w:r w:rsidRPr="00C22139">
              <w:rPr>
                <w:rFonts w:eastAsia="Times New Roman"/>
                <w:color w:val="000000"/>
                <w:lang w:eastAsia="pt-BR"/>
              </w:rPr>
              <w:t>Idade</w:t>
            </w:r>
          </w:p>
        </w:tc>
        <w:tc>
          <w:tcPr>
            <w:tcW w:w="1108" w:type="dxa"/>
            <w:tcBorders>
              <w:top w:val="nil"/>
              <w:left w:val="nil"/>
              <w:bottom w:val="single" w:sz="8" w:space="0" w:color="auto"/>
              <w:right w:val="single" w:sz="8" w:space="0" w:color="auto"/>
            </w:tcBorders>
            <w:shd w:val="clear" w:color="auto" w:fill="auto"/>
            <w:noWrap/>
            <w:vAlign w:val="bottom"/>
            <w:hideMark/>
          </w:tcPr>
          <w:p w:rsidR="00A93008" w:rsidRPr="00C22139" w:rsidRDefault="00A93008" w:rsidP="00F65CE7">
            <w:pPr>
              <w:spacing w:after="0" w:line="240" w:lineRule="auto"/>
              <w:rPr>
                <w:rFonts w:eastAsia="Times New Roman"/>
                <w:color w:val="000000"/>
                <w:lang w:eastAsia="pt-BR"/>
              </w:rPr>
            </w:pPr>
            <w:r w:rsidRPr="00C22139">
              <w:rPr>
                <w:rFonts w:eastAsia="Times New Roman"/>
                <w:color w:val="000000"/>
                <w:lang w:eastAsia="pt-BR"/>
              </w:rPr>
              <w:t> </w:t>
            </w:r>
          </w:p>
        </w:tc>
        <w:tc>
          <w:tcPr>
            <w:tcW w:w="714" w:type="dxa"/>
            <w:tcBorders>
              <w:top w:val="nil"/>
              <w:left w:val="nil"/>
              <w:bottom w:val="single" w:sz="8" w:space="0" w:color="auto"/>
              <w:right w:val="single" w:sz="8" w:space="0" w:color="auto"/>
            </w:tcBorders>
            <w:shd w:val="clear" w:color="000000" w:fill="B6DDE8"/>
            <w:noWrap/>
            <w:vAlign w:val="bottom"/>
            <w:hideMark/>
          </w:tcPr>
          <w:p w:rsidR="00A93008" w:rsidRPr="00C22139" w:rsidRDefault="00A93008" w:rsidP="00F65CE7">
            <w:pPr>
              <w:spacing w:after="0" w:line="240" w:lineRule="auto"/>
              <w:rPr>
                <w:rFonts w:eastAsia="Times New Roman"/>
                <w:color w:val="000000"/>
                <w:lang w:eastAsia="pt-BR"/>
              </w:rPr>
            </w:pPr>
            <w:r w:rsidRPr="00C22139">
              <w:rPr>
                <w:rFonts w:eastAsia="Times New Roman"/>
                <w:color w:val="000000"/>
                <w:lang w:eastAsia="pt-BR"/>
              </w:rPr>
              <w:t>Sexo</w:t>
            </w:r>
          </w:p>
        </w:tc>
        <w:tc>
          <w:tcPr>
            <w:tcW w:w="4008" w:type="dxa"/>
            <w:gridSpan w:val="4"/>
            <w:tcBorders>
              <w:top w:val="single" w:sz="8" w:space="0" w:color="auto"/>
              <w:left w:val="nil"/>
              <w:bottom w:val="single" w:sz="8" w:space="0" w:color="auto"/>
              <w:right w:val="single" w:sz="8" w:space="0" w:color="000000"/>
            </w:tcBorders>
            <w:shd w:val="clear" w:color="auto" w:fill="auto"/>
            <w:noWrap/>
            <w:vAlign w:val="bottom"/>
            <w:hideMark/>
          </w:tcPr>
          <w:p w:rsidR="00A93008" w:rsidRPr="00C22139" w:rsidRDefault="00A93008" w:rsidP="00F65CE7">
            <w:pPr>
              <w:spacing w:after="0" w:line="240" w:lineRule="auto"/>
              <w:rPr>
                <w:rFonts w:eastAsia="Times New Roman"/>
                <w:color w:val="000000"/>
                <w:lang w:eastAsia="pt-BR"/>
              </w:rPr>
            </w:pPr>
            <w:r w:rsidRPr="00C22139">
              <w:rPr>
                <w:rFonts w:eastAsia="Times New Roman"/>
                <w:color w:val="000000"/>
                <w:lang w:eastAsia="pt-BR"/>
              </w:rPr>
              <w:t>( ) Masculino ( ) Feminino</w:t>
            </w:r>
          </w:p>
        </w:tc>
      </w:tr>
      <w:tr w:rsidR="00A93008" w:rsidRPr="00C22139" w:rsidTr="00A93008">
        <w:trPr>
          <w:trHeight w:val="315"/>
          <w:jc w:val="center"/>
        </w:trPr>
        <w:tc>
          <w:tcPr>
            <w:tcW w:w="1277" w:type="dxa"/>
            <w:vMerge w:val="restart"/>
            <w:tcBorders>
              <w:top w:val="nil"/>
              <w:left w:val="single" w:sz="8" w:space="0" w:color="auto"/>
              <w:bottom w:val="single" w:sz="8" w:space="0" w:color="000000"/>
              <w:right w:val="single" w:sz="8" w:space="0" w:color="auto"/>
            </w:tcBorders>
            <w:shd w:val="clear" w:color="000000" w:fill="B6DDE8"/>
            <w:noWrap/>
            <w:vAlign w:val="bottom"/>
            <w:hideMark/>
          </w:tcPr>
          <w:p w:rsidR="00A93008" w:rsidRPr="00C22139" w:rsidRDefault="00A93008" w:rsidP="00F65CE7">
            <w:pPr>
              <w:spacing w:after="0" w:line="240" w:lineRule="auto"/>
              <w:jc w:val="center"/>
              <w:rPr>
                <w:rFonts w:eastAsia="Times New Roman"/>
                <w:color w:val="000000"/>
                <w:lang w:eastAsia="pt-BR"/>
              </w:rPr>
            </w:pPr>
            <w:r w:rsidRPr="00C22139">
              <w:rPr>
                <w:rFonts w:eastAsia="Times New Roman"/>
                <w:color w:val="000000"/>
                <w:lang w:eastAsia="pt-BR"/>
              </w:rPr>
              <w:t>Conceitos</w:t>
            </w:r>
          </w:p>
        </w:tc>
        <w:tc>
          <w:tcPr>
            <w:tcW w:w="1108" w:type="dxa"/>
            <w:tcBorders>
              <w:top w:val="nil"/>
              <w:left w:val="nil"/>
              <w:bottom w:val="single" w:sz="8" w:space="0" w:color="auto"/>
              <w:right w:val="single" w:sz="8" w:space="0" w:color="auto"/>
            </w:tcBorders>
            <w:shd w:val="clear" w:color="000000" w:fill="FF0000"/>
            <w:noWrap/>
            <w:vAlign w:val="bottom"/>
            <w:hideMark/>
          </w:tcPr>
          <w:p w:rsidR="00A93008" w:rsidRPr="00C22139" w:rsidRDefault="00A93008" w:rsidP="00F65CE7">
            <w:pPr>
              <w:spacing w:after="0" w:line="240" w:lineRule="auto"/>
              <w:jc w:val="center"/>
              <w:rPr>
                <w:rFonts w:eastAsia="Times New Roman"/>
                <w:color w:val="000000"/>
                <w:lang w:eastAsia="pt-BR"/>
              </w:rPr>
            </w:pPr>
            <w:r w:rsidRPr="00C22139">
              <w:rPr>
                <w:rFonts w:eastAsia="Times New Roman"/>
                <w:color w:val="000000"/>
                <w:lang w:eastAsia="pt-BR"/>
              </w:rPr>
              <w:t>0</w:t>
            </w:r>
          </w:p>
        </w:tc>
        <w:tc>
          <w:tcPr>
            <w:tcW w:w="714" w:type="dxa"/>
            <w:tcBorders>
              <w:top w:val="nil"/>
              <w:left w:val="nil"/>
              <w:bottom w:val="single" w:sz="8" w:space="0" w:color="auto"/>
              <w:right w:val="single" w:sz="8" w:space="0" w:color="auto"/>
            </w:tcBorders>
            <w:shd w:val="clear" w:color="000000" w:fill="E46D0A"/>
            <w:noWrap/>
            <w:vAlign w:val="bottom"/>
            <w:hideMark/>
          </w:tcPr>
          <w:p w:rsidR="00A93008" w:rsidRPr="00C22139" w:rsidRDefault="00A93008" w:rsidP="00F65CE7">
            <w:pPr>
              <w:spacing w:after="0" w:line="240" w:lineRule="auto"/>
              <w:jc w:val="center"/>
              <w:rPr>
                <w:rFonts w:eastAsia="Times New Roman"/>
                <w:color w:val="000000"/>
                <w:lang w:eastAsia="pt-BR"/>
              </w:rPr>
            </w:pPr>
            <w:r w:rsidRPr="00C22139">
              <w:rPr>
                <w:rFonts w:eastAsia="Times New Roman"/>
                <w:color w:val="000000"/>
                <w:lang w:eastAsia="pt-BR"/>
              </w:rPr>
              <w:t>1</w:t>
            </w:r>
          </w:p>
        </w:tc>
        <w:tc>
          <w:tcPr>
            <w:tcW w:w="1027" w:type="dxa"/>
            <w:tcBorders>
              <w:top w:val="nil"/>
              <w:left w:val="nil"/>
              <w:bottom w:val="single" w:sz="8" w:space="0" w:color="auto"/>
              <w:right w:val="single" w:sz="8" w:space="0" w:color="auto"/>
            </w:tcBorders>
            <w:shd w:val="clear" w:color="000000" w:fill="FFFF00"/>
            <w:noWrap/>
            <w:vAlign w:val="bottom"/>
            <w:hideMark/>
          </w:tcPr>
          <w:p w:rsidR="00A93008" w:rsidRPr="00C22139" w:rsidRDefault="00A93008" w:rsidP="00F65CE7">
            <w:pPr>
              <w:spacing w:after="0" w:line="240" w:lineRule="auto"/>
              <w:jc w:val="center"/>
              <w:rPr>
                <w:rFonts w:eastAsia="Times New Roman"/>
                <w:color w:val="000000"/>
                <w:lang w:eastAsia="pt-BR"/>
              </w:rPr>
            </w:pPr>
            <w:r w:rsidRPr="00C22139">
              <w:rPr>
                <w:rFonts w:eastAsia="Times New Roman"/>
                <w:color w:val="000000"/>
                <w:lang w:eastAsia="pt-BR"/>
              </w:rPr>
              <w:t>2</w:t>
            </w:r>
          </w:p>
        </w:tc>
        <w:tc>
          <w:tcPr>
            <w:tcW w:w="642" w:type="dxa"/>
            <w:tcBorders>
              <w:top w:val="nil"/>
              <w:left w:val="nil"/>
              <w:bottom w:val="single" w:sz="8" w:space="0" w:color="auto"/>
              <w:right w:val="single" w:sz="8" w:space="0" w:color="auto"/>
            </w:tcBorders>
            <w:shd w:val="clear" w:color="000000" w:fill="C2D69A"/>
            <w:noWrap/>
            <w:vAlign w:val="bottom"/>
            <w:hideMark/>
          </w:tcPr>
          <w:p w:rsidR="00A93008" w:rsidRPr="00C22139" w:rsidRDefault="00A93008" w:rsidP="00F65CE7">
            <w:pPr>
              <w:spacing w:after="0" w:line="240" w:lineRule="auto"/>
              <w:jc w:val="center"/>
              <w:rPr>
                <w:rFonts w:eastAsia="Times New Roman"/>
                <w:color w:val="000000"/>
                <w:lang w:eastAsia="pt-BR"/>
              </w:rPr>
            </w:pPr>
            <w:r w:rsidRPr="00C22139">
              <w:rPr>
                <w:rFonts w:eastAsia="Times New Roman"/>
                <w:color w:val="000000"/>
                <w:lang w:eastAsia="pt-BR"/>
              </w:rPr>
              <w:t>3</w:t>
            </w:r>
          </w:p>
        </w:tc>
        <w:tc>
          <w:tcPr>
            <w:tcW w:w="1205" w:type="dxa"/>
            <w:tcBorders>
              <w:top w:val="nil"/>
              <w:left w:val="nil"/>
              <w:bottom w:val="single" w:sz="8" w:space="0" w:color="auto"/>
              <w:right w:val="single" w:sz="8" w:space="0" w:color="auto"/>
            </w:tcBorders>
            <w:shd w:val="clear" w:color="000000" w:fill="00B050"/>
            <w:noWrap/>
            <w:vAlign w:val="bottom"/>
            <w:hideMark/>
          </w:tcPr>
          <w:p w:rsidR="00A93008" w:rsidRPr="00C22139" w:rsidRDefault="00A93008" w:rsidP="00F65CE7">
            <w:pPr>
              <w:spacing w:after="0" w:line="240" w:lineRule="auto"/>
              <w:jc w:val="center"/>
              <w:rPr>
                <w:rFonts w:eastAsia="Times New Roman"/>
                <w:color w:val="000000"/>
                <w:lang w:eastAsia="pt-BR"/>
              </w:rPr>
            </w:pPr>
            <w:r w:rsidRPr="00C22139">
              <w:rPr>
                <w:rFonts w:eastAsia="Times New Roman"/>
                <w:color w:val="000000"/>
                <w:lang w:eastAsia="pt-BR"/>
              </w:rPr>
              <w:t>4</w:t>
            </w:r>
          </w:p>
        </w:tc>
        <w:tc>
          <w:tcPr>
            <w:tcW w:w="1134" w:type="dxa"/>
            <w:tcBorders>
              <w:top w:val="nil"/>
              <w:left w:val="nil"/>
              <w:bottom w:val="single" w:sz="8" w:space="0" w:color="auto"/>
              <w:right w:val="single" w:sz="8" w:space="0" w:color="auto"/>
            </w:tcBorders>
            <w:shd w:val="clear" w:color="000000" w:fill="75923C"/>
            <w:noWrap/>
            <w:vAlign w:val="bottom"/>
            <w:hideMark/>
          </w:tcPr>
          <w:p w:rsidR="00A93008" w:rsidRPr="00C22139" w:rsidRDefault="00A93008" w:rsidP="00F65CE7">
            <w:pPr>
              <w:spacing w:after="0" w:line="240" w:lineRule="auto"/>
              <w:jc w:val="center"/>
              <w:rPr>
                <w:rFonts w:eastAsia="Times New Roman"/>
                <w:color w:val="000000"/>
                <w:lang w:eastAsia="pt-BR"/>
              </w:rPr>
            </w:pPr>
            <w:r w:rsidRPr="00C22139">
              <w:rPr>
                <w:rFonts w:eastAsia="Times New Roman"/>
                <w:color w:val="000000"/>
                <w:lang w:eastAsia="pt-BR"/>
              </w:rPr>
              <w:t>5</w:t>
            </w:r>
          </w:p>
        </w:tc>
      </w:tr>
      <w:tr w:rsidR="00A93008" w:rsidRPr="00C22139" w:rsidTr="00A93008">
        <w:trPr>
          <w:trHeight w:val="315"/>
          <w:jc w:val="center"/>
        </w:trPr>
        <w:tc>
          <w:tcPr>
            <w:tcW w:w="1277" w:type="dxa"/>
            <w:vMerge/>
            <w:tcBorders>
              <w:top w:val="nil"/>
              <w:left w:val="single" w:sz="8" w:space="0" w:color="auto"/>
              <w:bottom w:val="single" w:sz="8" w:space="0" w:color="000000"/>
              <w:right w:val="single" w:sz="8" w:space="0" w:color="auto"/>
            </w:tcBorders>
            <w:vAlign w:val="center"/>
            <w:hideMark/>
          </w:tcPr>
          <w:p w:rsidR="00A93008" w:rsidRPr="00C22139" w:rsidRDefault="00A93008" w:rsidP="00F65CE7">
            <w:pPr>
              <w:spacing w:after="0" w:line="240" w:lineRule="auto"/>
              <w:rPr>
                <w:rFonts w:eastAsia="Times New Roman"/>
                <w:color w:val="000000"/>
                <w:lang w:eastAsia="pt-BR"/>
              </w:rPr>
            </w:pPr>
          </w:p>
        </w:tc>
        <w:tc>
          <w:tcPr>
            <w:tcW w:w="1108" w:type="dxa"/>
            <w:tcBorders>
              <w:top w:val="nil"/>
              <w:left w:val="nil"/>
              <w:bottom w:val="single" w:sz="8" w:space="0" w:color="auto"/>
              <w:right w:val="single" w:sz="8" w:space="0" w:color="auto"/>
            </w:tcBorders>
            <w:shd w:val="clear" w:color="000000" w:fill="A5A5A5"/>
            <w:noWrap/>
            <w:vAlign w:val="bottom"/>
            <w:hideMark/>
          </w:tcPr>
          <w:p w:rsidR="00A93008" w:rsidRPr="00C22139" w:rsidRDefault="00A93008" w:rsidP="00F65CE7">
            <w:pPr>
              <w:spacing w:after="0" w:line="240" w:lineRule="auto"/>
              <w:rPr>
                <w:rFonts w:eastAsia="Times New Roman"/>
                <w:color w:val="000000"/>
                <w:lang w:eastAsia="pt-BR"/>
              </w:rPr>
            </w:pPr>
            <w:r w:rsidRPr="00C22139">
              <w:rPr>
                <w:rFonts w:eastAsia="Times New Roman"/>
                <w:color w:val="000000"/>
                <w:lang w:eastAsia="pt-BR"/>
              </w:rPr>
              <w:t>Péssimo</w:t>
            </w:r>
          </w:p>
        </w:tc>
        <w:tc>
          <w:tcPr>
            <w:tcW w:w="714" w:type="dxa"/>
            <w:tcBorders>
              <w:top w:val="nil"/>
              <w:left w:val="nil"/>
              <w:bottom w:val="single" w:sz="8" w:space="0" w:color="auto"/>
              <w:right w:val="single" w:sz="8" w:space="0" w:color="auto"/>
            </w:tcBorders>
            <w:shd w:val="clear" w:color="000000" w:fill="A5A5A5"/>
            <w:noWrap/>
            <w:vAlign w:val="bottom"/>
            <w:hideMark/>
          </w:tcPr>
          <w:p w:rsidR="00A93008" w:rsidRPr="00C22139" w:rsidRDefault="00A93008" w:rsidP="00F65CE7">
            <w:pPr>
              <w:spacing w:after="0" w:line="240" w:lineRule="auto"/>
              <w:rPr>
                <w:rFonts w:eastAsia="Times New Roman"/>
                <w:color w:val="000000"/>
                <w:lang w:eastAsia="pt-BR"/>
              </w:rPr>
            </w:pPr>
            <w:r w:rsidRPr="00C22139">
              <w:rPr>
                <w:rFonts w:eastAsia="Times New Roman"/>
                <w:color w:val="000000"/>
                <w:lang w:eastAsia="pt-BR"/>
              </w:rPr>
              <w:t>Ruim</w:t>
            </w:r>
          </w:p>
        </w:tc>
        <w:tc>
          <w:tcPr>
            <w:tcW w:w="1027" w:type="dxa"/>
            <w:tcBorders>
              <w:top w:val="nil"/>
              <w:left w:val="nil"/>
              <w:bottom w:val="single" w:sz="8" w:space="0" w:color="auto"/>
              <w:right w:val="single" w:sz="8" w:space="0" w:color="auto"/>
            </w:tcBorders>
            <w:shd w:val="clear" w:color="000000" w:fill="A5A5A5"/>
            <w:noWrap/>
            <w:vAlign w:val="bottom"/>
            <w:hideMark/>
          </w:tcPr>
          <w:p w:rsidR="00A93008" w:rsidRPr="00C22139" w:rsidRDefault="00A93008" w:rsidP="00F65CE7">
            <w:pPr>
              <w:spacing w:after="0" w:line="240" w:lineRule="auto"/>
              <w:rPr>
                <w:rFonts w:eastAsia="Times New Roman"/>
                <w:color w:val="000000"/>
                <w:lang w:eastAsia="pt-BR"/>
              </w:rPr>
            </w:pPr>
            <w:r w:rsidRPr="00C22139">
              <w:rPr>
                <w:rFonts w:eastAsia="Times New Roman"/>
                <w:color w:val="000000"/>
                <w:lang w:eastAsia="pt-BR"/>
              </w:rPr>
              <w:t>Regular</w:t>
            </w:r>
          </w:p>
        </w:tc>
        <w:tc>
          <w:tcPr>
            <w:tcW w:w="642" w:type="dxa"/>
            <w:tcBorders>
              <w:top w:val="nil"/>
              <w:left w:val="nil"/>
              <w:bottom w:val="single" w:sz="8" w:space="0" w:color="auto"/>
              <w:right w:val="single" w:sz="8" w:space="0" w:color="auto"/>
            </w:tcBorders>
            <w:shd w:val="clear" w:color="000000" w:fill="A5A5A5"/>
            <w:noWrap/>
            <w:vAlign w:val="bottom"/>
            <w:hideMark/>
          </w:tcPr>
          <w:p w:rsidR="00A93008" w:rsidRPr="00C22139" w:rsidRDefault="00A93008" w:rsidP="00F65CE7">
            <w:pPr>
              <w:spacing w:after="0" w:line="240" w:lineRule="auto"/>
              <w:rPr>
                <w:rFonts w:eastAsia="Times New Roman"/>
                <w:color w:val="000000"/>
                <w:lang w:eastAsia="pt-BR"/>
              </w:rPr>
            </w:pPr>
            <w:r w:rsidRPr="00C22139">
              <w:rPr>
                <w:rFonts w:eastAsia="Times New Roman"/>
                <w:color w:val="000000"/>
                <w:lang w:eastAsia="pt-BR"/>
              </w:rPr>
              <w:t>Bom</w:t>
            </w:r>
          </w:p>
        </w:tc>
        <w:tc>
          <w:tcPr>
            <w:tcW w:w="1205" w:type="dxa"/>
            <w:tcBorders>
              <w:top w:val="nil"/>
              <w:left w:val="nil"/>
              <w:bottom w:val="single" w:sz="8" w:space="0" w:color="auto"/>
              <w:right w:val="single" w:sz="8" w:space="0" w:color="auto"/>
            </w:tcBorders>
            <w:shd w:val="clear" w:color="000000" w:fill="A5A5A5"/>
            <w:noWrap/>
            <w:vAlign w:val="bottom"/>
            <w:hideMark/>
          </w:tcPr>
          <w:p w:rsidR="00A93008" w:rsidRPr="00C22139" w:rsidRDefault="00A93008" w:rsidP="00F65CE7">
            <w:pPr>
              <w:spacing w:after="0" w:line="240" w:lineRule="auto"/>
              <w:rPr>
                <w:rFonts w:eastAsia="Times New Roman"/>
                <w:color w:val="000000"/>
                <w:lang w:eastAsia="pt-BR"/>
              </w:rPr>
            </w:pPr>
            <w:r w:rsidRPr="00C22139">
              <w:rPr>
                <w:rFonts w:eastAsia="Times New Roman"/>
                <w:color w:val="000000"/>
                <w:lang w:eastAsia="pt-BR"/>
              </w:rPr>
              <w:t>Muito Bom</w:t>
            </w:r>
          </w:p>
        </w:tc>
        <w:tc>
          <w:tcPr>
            <w:tcW w:w="1134" w:type="dxa"/>
            <w:tcBorders>
              <w:top w:val="nil"/>
              <w:left w:val="nil"/>
              <w:bottom w:val="single" w:sz="8" w:space="0" w:color="auto"/>
              <w:right w:val="single" w:sz="8" w:space="0" w:color="auto"/>
            </w:tcBorders>
            <w:shd w:val="clear" w:color="000000" w:fill="A5A5A5"/>
            <w:noWrap/>
            <w:vAlign w:val="bottom"/>
            <w:hideMark/>
          </w:tcPr>
          <w:p w:rsidR="00A93008" w:rsidRPr="00C22139" w:rsidRDefault="00A93008" w:rsidP="00F65CE7">
            <w:pPr>
              <w:spacing w:after="0" w:line="240" w:lineRule="auto"/>
              <w:rPr>
                <w:rFonts w:eastAsia="Times New Roman"/>
                <w:color w:val="000000"/>
                <w:lang w:eastAsia="pt-BR"/>
              </w:rPr>
            </w:pPr>
            <w:r w:rsidRPr="00C22139">
              <w:rPr>
                <w:rFonts w:eastAsia="Times New Roman"/>
                <w:color w:val="000000"/>
                <w:lang w:eastAsia="pt-BR"/>
              </w:rPr>
              <w:t>Excelente</w:t>
            </w:r>
          </w:p>
        </w:tc>
      </w:tr>
      <w:tr w:rsidR="00A93008" w:rsidRPr="00C22139" w:rsidTr="00A93008">
        <w:trPr>
          <w:trHeight w:val="315"/>
          <w:jc w:val="center"/>
        </w:trPr>
        <w:tc>
          <w:tcPr>
            <w:tcW w:w="1277" w:type="dxa"/>
            <w:tcBorders>
              <w:top w:val="nil"/>
              <w:left w:val="single" w:sz="8" w:space="0" w:color="auto"/>
              <w:bottom w:val="single" w:sz="8" w:space="0" w:color="auto"/>
              <w:right w:val="single" w:sz="8" w:space="0" w:color="auto"/>
            </w:tcBorders>
            <w:shd w:val="clear" w:color="000000" w:fill="B6DDE8"/>
            <w:noWrap/>
            <w:vAlign w:val="bottom"/>
            <w:hideMark/>
          </w:tcPr>
          <w:p w:rsidR="00A93008" w:rsidRPr="00C22139" w:rsidRDefault="00A93008" w:rsidP="00F65CE7">
            <w:pPr>
              <w:spacing w:after="0" w:line="240" w:lineRule="auto"/>
              <w:rPr>
                <w:rFonts w:eastAsia="Times New Roman"/>
                <w:color w:val="000000"/>
                <w:lang w:eastAsia="pt-BR"/>
              </w:rPr>
            </w:pPr>
            <w:r w:rsidRPr="00C22139">
              <w:rPr>
                <w:rFonts w:eastAsia="Times New Roman"/>
                <w:color w:val="000000"/>
                <w:lang w:eastAsia="pt-BR"/>
              </w:rPr>
              <w:t>Número</w:t>
            </w:r>
          </w:p>
        </w:tc>
        <w:tc>
          <w:tcPr>
            <w:tcW w:w="3491" w:type="dxa"/>
            <w:gridSpan w:val="4"/>
            <w:tcBorders>
              <w:top w:val="single" w:sz="8" w:space="0" w:color="auto"/>
              <w:left w:val="nil"/>
              <w:bottom w:val="single" w:sz="8" w:space="0" w:color="auto"/>
              <w:right w:val="single" w:sz="8" w:space="0" w:color="000000"/>
            </w:tcBorders>
            <w:shd w:val="clear" w:color="000000" w:fill="B6DDE8"/>
            <w:noWrap/>
            <w:vAlign w:val="bottom"/>
            <w:hideMark/>
          </w:tcPr>
          <w:p w:rsidR="00A93008" w:rsidRPr="00C22139" w:rsidRDefault="00A93008" w:rsidP="00F65CE7">
            <w:pPr>
              <w:spacing w:after="0" w:line="240" w:lineRule="auto"/>
              <w:jc w:val="center"/>
              <w:rPr>
                <w:rFonts w:eastAsia="Times New Roman"/>
                <w:color w:val="000000"/>
                <w:lang w:eastAsia="pt-BR"/>
              </w:rPr>
            </w:pPr>
            <w:r w:rsidRPr="00C22139">
              <w:rPr>
                <w:rFonts w:eastAsia="Times New Roman"/>
                <w:color w:val="000000"/>
                <w:lang w:eastAsia="pt-BR"/>
              </w:rPr>
              <w:t>Questão</w:t>
            </w:r>
          </w:p>
        </w:tc>
        <w:tc>
          <w:tcPr>
            <w:tcW w:w="2339" w:type="dxa"/>
            <w:gridSpan w:val="2"/>
            <w:tcBorders>
              <w:top w:val="single" w:sz="8" w:space="0" w:color="auto"/>
              <w:left w:val="nil"/>
              <w:bottom w:val="single" w:sz="8" w:space="0" w:color="auto"/>
              <w:right w:val="single" w:sz="8" w:space="0" w:color="000000"/>
            </w:tcBorders>
            <w:shd w:val="clear" w:color="000000" w:fill="B6DDE8"/>
            <w:noWrap/>
            <w:vAlign w:val="bottom"/>
            <w:hideMark/>
          </w:tcPr>
          <w:p w:rsidR="00A93008" w:rsidRPr="00C22139" w:rsidRDefault="00A93008" w:rsidP="00F65CE7">
            <w:pPr>
              <w:spacing w:after="0" w:line="240" w:lineRule="auto"/>
              <w:jc w:val="center"/>
              <w:rPr>
                <w:rFonts w:eastAsia="Times New Roman"/>
                <w:color w:val="000000"/>
                <w:lang w:eastAsia="pt-BR"/>
              </w:rPr>
            </w:pPr>
            <w:r w:rsidRPr="00C22139">
              <w:rPr>
                <w:rFonts w:eastAsia="Times New Roman"/>
                <w:color w:val="000000"/>
                <w:lang w:eastAsia="pt-BR"/>
              </w:rPr>
              <w:t>Valor do Conceito</w:t>
            </w:r>
          </w:p>
        </w:tc>
      </w:tr>
      <w:tr w:rsidR="00A93008" w:rsidRPr="00C22139" w:rsidTr="00A93008">
        <w:trPr>
          <w:trHeight w:val="930"/>
          <w:jc w:val="center"/>
        </w:trPr>
        <w:tc>
          <w:tcPr>
            <w:tcW w:w="1277" w:type="dxa"/>
            <w:tcBorders>
              <w:top w:val="nil"/>
              <w:left w:val="single" w:sz="8" w:space="0" w:color="auto"/>
              <w:bottom w:val="single" w:sz="8" w:space="0" w:color="auto"/>
              <w:right w:val="single" w:sz="8" w:space="0" w:color="auto"/>
            </w:tcBorders>
            <w:shd w:val="clear" w:color="auto" w:fill="auto"/>
            <w:noWrap/>
            <w:vAlign w:val="center"/>
            <w:hideMark/>
          </w:tcPr>
          <w:p w:rsidR="00A93008" w:rsidRPr="00C22139" w:rsidRDefault="00A93008" w:rsidP="00F65CE7">
            <w:pPr>
              <w:spacing w:after="0" w:line="240" w:lineRule="auto"/>
              <w:jc w:val="center"/>
              <w:rPr>
                <w:rFonts w:eastAsia="Times New Roman"/>
                <w:color w:val="000000"/>
                <w:lang w:eastAsia="pt-BR"/>
              </w:rPr>
            </w:pPr>
            <w:r>
              <w:rPr>
                <w:rFonts w:eastAsia="Times New Roman"/>
                <w:color w:val="000000"/>
                <w:lang w:eastAsia="pt-BR"/>
              </w:rPr>
              <w:t>0</w:t>
            </w:r>
            <w:r w:rsidRPr="00C22139">
              <w:rPr>
                <w:rFonts w:eastAsia="Times New Roman"/>
                <w:color w:val="000000"/>
                <w:lang w:eastAsia="pt-BR"/>
              </w:rPr>
              <w:t>1</w:t>
            </w:r>
          </w:p>
        </w:tc>
        <w:tc>
          <w:tcPr>
            <w:tcW w:w="3491" w:type="dxa"/>
            <w:gridSpan w:val="4"/>
            <w:tcBorders>
              <w:top w:val="single" w:sz="8" w:space="0" w:color="auto"/>
              <w:left w:val="nil"/>
              <w:bottom w:val="single" w:sz="8" w:space="0" w:color="auto"/>
              <w:right w:val="single" w:sz="8" w:space="0" w:color="000000"/>
            </w:tcBorders>
            <w:shd w:val="clear" w:color="auto" w:fill="auto"/>
            <w:vAlign w:val="bottom"/>
            <w:hideMark/>
          </w:tcPr>
          <w:p w:rsidR="00A93008" w:rsidRPr="00C22139" w:rsidRDefault="00A93008" w:rsidP="00F65CE7">
            <w:pPr>
              <w:spacing w:after="0" w:line="240" w:lineRule="auto"/>
              <w:rPr>
                <w:rFonts w:eastAsia="Times New Roman"/>
                <w:color w:val="000000"/>
                <w:lang w:eastAsia="pt-BR"/>
              </w:rPr>
            </w:pPr>
            <w:r w:rsidRPr="00C22139">
              <w:rPr>
                <w:rFonts w:eastAsia="Times New Roman"/>
                <w:color w:val="000000"/>
                <w:lang w:eastAsia="pt-BR"/>
              </w:rPr>
              <w:t>Como você avalia a chamada para a entrada no brinquedo? Ocorreu no momento esperado?</w:t>
            </w:r>
          </w:p>
        </w:tc>
        <w:tc>
          <w:tcPr>
            <w:tcW w:w="2339" w:type="dxa"/>
            <w:gridSpan w:val="2"/>
            <w:tcBorders>
              <w:top w:val="single" w:sz="8" w:space="0" w:color="auto"/>
              <w:left w:val="nil"/>
              <w:bottom w:val="single" w:sz="8" w:space="0" w:color="auto"/>
              <w:right w:val="single" w:sz="8" w:space="0" w:color="000000"/>
            </w:tcBorders>
            <w:shd w:val="clear" w:color="auto" w:fill="auto"/>
            <w:noWrap/>
            <w:vAlign w:val="bottom"/>
            <w:hideMark/>
          </w:tcPr>
          <w:p w:rsidR="00A93008" w:rsidRPr="00C22139" w:rsidRDefault="00A93008" w:rsidP="00F65CE7">
            <w:pPr>
              <w:spacing w:after="0" w:line="240" w:lineRule="auto"/>
              <w:jc w:val="center"/>
              <w:rPr>
                <w:rFonts w:eastAsia="Times New Roman"/>
                <w:color w:val="000000"/>
                <w:lang w:eastAsia="pt-BR"/>
              </w:rPr>
            </w:pPr>
            <w:r w:rsidRPr="00C22139">
              <w:rPr>
                <w:rFonts w:eastAsia="Times New Roman"/>
                <w:color w:val="000000"/>
                <w:lang w:eastAsia="pt-BR"/>
              </w:rPr>
              <w:t> </w:t>
            </w:r>
          </w:p>
        </w:tc>
      </w:tr>
      <w:tr w:rsidR="00A93008" w:rsidRPr="00C22139" w:rsidTr="00A93008">
        <w:trPr>
          <w:trHeight w:val="705"/>
          <w:jc w:val="center"/>
        </w:trPr>
        <w:tc>
          <w:tcPr>
            <w:tcW w:w="1277" w:type="dxa"/>
            <w:tcBorders>
              <w:top w:val="nil"/>
              <w:left w:val="single" w:sz="8" w:space="0" w:color="auto"/>
              <w:bottom w:val="single" w:sz="8" w:space="0" w:color="auto"/>
              <w:right w:val="single" w:sz="8" w:space="0" w:color="auto"/>
            </w:tcBorders>
            <w:shd w:val="clear" w:color="auto" w:fill="auto"/>
            <w:noWrap/>
            <w:vAlign w:val="center"/>
            <w:hideMark/>
          </w:tcPr>
          <w:p w:rsidR="00A93008" w:rsidRPr="00C22139" w:rsidRDefault="00A93008" w:rsidP="00F65CE7">
            <w:pPr>
              <w:spacing w:after="0" w:line="240" w:lineRule="auto"/>
              <w:jc w:val="center"/>
              <w:rPr>
                <w:rFonts w:eastAsia="Times New Roman"/>
                <w:color w:val="000000"/>
                <w:lang w:eastAsia="pt-BR"/>
              </w:rPr>
            </w:pPr>
            <w:r>
              <w:rPr>
                <w:rFonts w:eastAsia="Times New Roman"/>
                <w:color w:val="000000"/>
                <w:lang w:eastAsia="pt-BR"/>
              </w:rPr>
              <w:t>0</w:t>
            </w:r>
            <w:r w:rsidRPr="00C22139">
              <w:rPr>
                <w:rFonts w:eastAsia="Times New Roman"/>
                <w:color w:val="000000"/>
                <w:lang w:eastAsia="pt-BR"/>
              </w:rPr>
              <w:t>2</w:t>
            </w:r>
          </w:p>
        </w:tc>
        <w:tc>
          <w:tcPr>
            <w:tcW w:w="3491" w:type="dxa"/>
            <w:gridSpan w:val="4"/>
            <w:tcBorders>
              <w:top w:val="single" w:sz="8" w:space="0" w:color="auto"/>
              <w:left w:val="nil"/>
              <w:bottom w:val="single" w:sz="8" w:space="0" w:color="auto"/>
              <w:right w:val="single" w:sz="8" w:space="0" w:color="000000"/>
            </w:tcBorders>
            <w:shd w:val="clear" w:color="auto" w:fill="auto"/>
            <w:vAlign w:val="bottom"/>
            <w:hideMark/>
          </w:tcPr>
          <w:p w:rsidR="00A93008" w:rsidRPr="00C22139" w:rsidRDefault="00A93008" w:rsidP="00F65CE7">
            <w:pPr>
              <w:spacing w:after="0" w:line="240" w:lineRule="auto"/>
              <w:rPr>
                <w:rFonts w:eastAsia="Times New Roman"/>
                <w:color w:val="000000"/>
                <w:lang w:eastAsia="pt-BR"/>
              </w:rPr>
            </w:pPr>
            <w:r w:rsidRPr="00C22139">
              <w:rPr>
                <w:rFonts w:eastAsia="Times New Roman"/>
                <w:color w:val="000000"/>
                <w:lang w:eastAsia="pt-BR"/>
              </w:rPr>
              <w:t>Como você avalia a entrada no brinquedo?</w:t>
            </w:r>
          </w:p>
        </w:tc>
        <w:tc>
          <w:tcPr>
            <w:tcW w:w="2339" w:type="dxa"/>
            <w:gridSpan w:val="2"/>
            <w:tcBorders>
              <w:top w:val="single" w:sz="8" w:space="0" w:color="auto"/>
              <w:left w:val="nil"/>
              <w:bottom w:val="single" w:sz="8" w:space="0" w:color="auto"/>
              <w:right w:val="single" w:sz="8" w:space="0" w:color="000000"/>
            </w:tcBorders>
            <w:shd w:val="clear" w:color="auto" w:fill="auto"/>
            <w:noWrap/>
            <w:vAlign w:val="bottom"/>
            <w:hideMark/>
          </w:tcPr>
          <w:p w:rsidR="00A93008" w:rsidRPr="00C22139" w:rsidRDefault="00A93008" w:rsidP="00A93008">
            <w:pPr>
              <w:keepNext/>
              <w:spacing w:after="0" w:line="240" w:lineRule="auto"/>
              <w:rPr>
                <w:rFonts w:eastAsia="Times New Roman"/>
                <w:color w:val="000000"/>
                <w:lang w:eastAsia="pt-BR"/>
              </w:rPr>
            </w:pPr>
            <w:r w:rsidRPr="00C22139">
              <w:rPr>
                <w:rFonts w:eastAsia="Times New Roman"/>
                <w:color w:val="000000"/>
                <w:lang w:eastAsia="pt-BR"/>
              </w:rPr>
              <w:t> </w:t>
            </w:r>
          </w:p>
        </w:tc>
      </w:tr>
    </w:tbl>
    <w:p w:rsidR="00A93008" w:rsidRPr="009F6507" w:rsidRDefault="00A93008" w:rsidP="00A93008">
      <w:pPr>
        <w:pStyle w:val="Legenda"/>
        <w:jc w:val="center"/>
        <w:rPr>
          <w:rFonts w:ascii="Times New Roman" w:hAnsi="Times New Roman"/>
          <w:sz w:val="24"/>
          <w:szCs w:val="24"/>
        </w:rPr>
      </w:pPr>
      <w:bookmarkStart w:id="132" w:name="_Toc277710758"/>
      <w:r w:rsidRPr="009F6507">
        <w:rPr>
          <w:rFonts w:ascii="Times New Roman" w:hAnsi="Times New Roman"/>
          <w:sz w:val="24"/>
          <w:szCs w:val="24"/>
        </w:rPr>
        <w:t xml:space="preserve">Figura </w:t>
      </w:r>
      <w:r w:rsidRPr="009F6507">
        <w:rPr>
          <w:rFonts w:ascii="Times New Roman" w:hAnsi="Times New Roman"/>
          <w:sz w:val="24"/>
          <w:szCs w:val="24"/>
        </w:rPr>
        <w:fldChar w:fldCharType="begin"/>
      </w:r>
      <w:r w:rsidRPr="009F6507">
        <w:rPr>
          <w:rFonts w:ascii="Times New Roman" w:hAnsi="Times New Roman"/>
          <w:sz w:val="24"/>
          <w:szCs w:val="24"/>
        </w:rPr>
        <w:instrText xml:space="preserve"> SEQ Figura \* ARABIC </w:instrText>
      </w:r>
      <w:r w:rsidRPr="009F6507">
        <w:rPr>
          <w:rFonts w:ascii="Times New Roman" w:hAnsi="Times New Roman"/>
          <w:sz w:val="24"/>
          <w:szCs w:val="24"/>
        </w:rPr>
        <w:fldChar w:fldCharType="separate"/>
      </w:r>
      <w:r w:rsidRPr="009F6507">
        <w:rPr>
          <w:rFonts w:ascii="Times New Roman" w:hAnsi="Times New Roman"/>
          <w:noProof/>
          <w:sz w:val="24"/>
          <w:szCs w:val="24"/>
        </w:rPr>
        <w:t>33</w:t>
      </w:r>
      <w:r w:rsidRPr="009F6507">
        <w:rPr>
          <w:rFonts w:ascii="Times New Roman" w:hAnsi="Times New Roman"/>
          <w:sz w:val="24"/>
          <w:szCs w:val="24"/>
        </w:rPr>
        <w:fldChar w:fldCharType="end"/>
      </w:r>
      <w:r w:rsidRPr="009F6507">
        <w:rPr>
          <w:rFonts w:ascii="Times New Roman" w:hAnsi="Times New Roman"/>
          <w:sz w:val="24"/>
          <w:szCs w:val="24"/>
        </w:rPr>
        <w:t>: Questionário para avaliação da Entrada no Brinquedo</w:t>
      </w:r>
      <w:bookmarkEnd w:id="132"/>
    </w:p>
    <w:p w:rsidR="00A93008" w:rsidRDefault="00A93008" w:rsidP="00A93008"/>
    <w:p w:rsidR="00A93008" w:rsidRDefault="00A93008" w:rsidP="00A93008"/>
    <w:p w:rsidR="00A93008" w:rsidRDefault="00A93008" w:rsidP="00A93008"/>
    <w:p w:rsidR="00A93008" w:rsidRPr="00A93008" w:rsidRDefault="00A93008" w:rsidP="00A93008"/>
    <w:tbl>
      <w:tblPr>
        <w:tblW w:w="6958" w:type="dxa"/>
        <w:jc w:val="center"/>
        <w:tblInd w:w="49" w:type="dxa"/>
        <w:tblCellMar>
          <w:left w:w="70" w:type="dxa"/>
          <w:right w:w="70" w:type="dxa"/>
        </w:tblCellMar>
        <w:tblLook w:val="04A0"/>
      </w:tblPr>
      <w:tblGrid>
        <w:gridCol w:w="1249"/>
        <w:gridCol w:w="1088"/>
        <w:gridCol w:w="703"/>
        <w:gridCol w:w="1008"/>
        <w:gridCol w:w="633"/>
        <w:gridCol w:w="1167"/>
        <w:gridCol w:w="1110"/>
      </w:tblGrid>
      <w:tr w:rsidR="00A93008" w:rsidRPr="00C22139" w:rsidTr="00A93008">
        <w:trPr>
          <w:trHeight w:val="386"/>
          <w:jc w:val="center"/>
        </w:trPr>
        <w:tc>
          <w:tcPr>
            <w:tcW w:w="6958" w:type="dxa"/>
            <w:gridSpan w:val="7"/>
            <w:tcBorders>
              <w:top w:val="single" w:sz="8" w:space="0" w:color="auto"/>
              <w:left w:val="single" w:sz="8" w:space="0" w:color="auto"/>
              <w:bottom w:val="single" w:sz="8" w:space="0" w:color="auto"/>
              <w:right w:val="single" w:sz="8" w:space="0" w:color="000000"/>
            </w:tcBorders>
            <w:shd w:val="clear" w:color="000000" w:fill="0D0D0D"/>
            <w:noWrap/>
            <w:vAlign w:val="bottom"/>
            <w:hideMark/>
          </w:tcPr>
          <w:p w:rsidR="00A93008" w:rsidRPr="00C22139" w:rsidRDefault="00A93008" w:rsidP="00F65CE7">
            <w:pPr>
              <w:spacing w:after="0" w:line="240" w:lineRule="auto"/>
              <w:jc w:val="center"/>
              <w:rPr>
                <w:rFonts w:eastAsia="Times New Roman"/>
                <w:b/>
                <w:bCs/>
                <w:color w:val="FFFFFF"/>
                <w:sz w:val="36"/>
                <w:szCs w:val="36"/>
                <w:lang w:eastAsia="pt-BR"/>
              </w:rPr>
            </w:pPr>
            <w:r w:rsidRPr="00C22139">
              <w:rPr>
                <w:rFonts w:eastAsia="Times New Roman"/>
                <w:b/>
                <w:bCs/>
                <w:color w:val="FFFFFF"/>
                <w:sz w:val="36"/>
                <w:szCs w:val="36"/>
                <w:lang w:eastAsia="pt-BR"/>
              </w:rPr>
              <w:lastRenderedPageBreak/>
              <w:t>Projeto F1</w:t>
            </w:r>
          </w:p>
        </w:tc>
      </w:tr>
      <w:tr w:rsidR="00A93008" w:rsidRPr="00C22139" w:rsidTr="00A93008">
        <w:trPr>
          <w:trHeight w:val="314"/>
          <w:jc w:val="center"/>
        </w:trPr>
        <w:tc>
          <w:tcPr>
            <w:tcW w:w="1249" w:type="dxa"/>
            <w:tcBorders>
              <w:top w:val="nil"/>
              <w:left w:val="single" w:sz="8" w:space="0" w:color="auto"/>
              <w:bottom w:val="single" w:sz="8" w:space="0" w:color="auto"/>
              <w:right w:val="single" w:sz="8" w:space="0" w:color="auto"/>
            </w:tcBorders>
            <w:shd w:val="clear" w:color="000000" w:fill="B6DDE8"/>
            <w:noWrap/>
            <w:vAlign w:val="bottom"/>
            <w:hideMark/>
          </w:tcPr>
          <w:p w:rsidR="00A93008" w:rsidRPr="00C22139" w:rsidRDefault="00A93008" w:rsidP="00F65CE7">
            <w:pPr>
              <w:spacing w:after="0" w:line="240" w:lineRule="auto"/>
              <w:rPr>
                <w:rFonts w:eastAsia="Times New Roman"/>
                <w:color w:val="000000"/>
                <w:lang w:eastAsia="pt-BR"/>
              </w:rPr>
            </w:pPr>
            <w:r w:rsidRPr="00C22139">
              <w:rPr>
                <w:rFonts w:eastAsia="Times New Roman"/>
                <w:color w:val="000000"/>
                <w:lang w:eastAsia="pt-BR"/>
              </w:rPr>
              <w:t>Objetivo</w:t>
            </w:r>
          </w:p>
        </w:tc>
        <w:tc>
          <w:tcPr>
            <w:tcW w:w="5709" w:type="dxa"/>
            <w:gridSpan w:val="6"/>
            <w:tcBorders>
              <w:top w:val="single" w:sz="8" w:space="0" w:color="auto"/>
              <w:left w:val="nil"/>
              <w:bottom w:val="single" w:sz="8" w:space="0" w:color="auto"/>
              <w:right w:val="single" w:sz="8" w:space="0" w:color="000000"/>
            </w:tcBorders>
            <w:shd w:val="clear" w:color="000000" w:fill="A5A5A5"/>
            <w:noWrap/>
            <w:vAlign w:val="bottom"/>
            <w:hideMark/>
          </w:tcPr>
          <w:p w:rsidR="00A93008" w:rsidRPr="00C22139" w:rsidRDefault="00A93008" w:rsidP="00F65CE7">
            <w:pPr>
              <w:spacing w:after="0" w:line="240" w:lineRule="auto"/>
              <w:jc w:val="center"/>
              <w:rPr>
                <w:rFonts w:eastAsia="Times New Roman"/>
                <w:b/>
                <w:bCs/>
                <w:color w:val="000000"/>
                <w:sz w:val="28"/>
                <w:szCs w:val="28"/>
                <w:lang w:eastAsia="pt-BR"/>
              </w:rPr>
            </w:pPr>
            <w:r w:rsidRPr="00C22139">
              <w:rPr>
                <w:rFonts w:eastAsia="Times New Roman"/>
                <w:b/>
                <w:bCs/>
                <w:color w:val="000000"/>
                <w:sz w:val="28"/>
                <w:szCs w:val="28"/>
                <w:lang w:eastAsia="pt-BR"/>
              </w:rPr>
              <w:t xml:space="preserve">Questionário para avaliação </w:t>
            </w:r>
            <w:r>
              <w:rPr>
                <w:rFonts w:eastAsia="Times New Roman"/>
                <w:b/>
                <w:bCs/>
                <w:color w:val="000000"/>
                <w:sz w:val="28"/>
                <w:szCs w:val="28"/>
                <w:lang w:eastAsia="pt-BR"/>
              </w:rPr>
              <w:t>d</w:t>
            </w:r>
            <w:r w:rsidRPr="00C22139">
              <w:rPr>
                <w:rFonts w:eastAsia="Times New Roman"/>
                <w:b/>
                <w:bCs/>
                <w:color w:val="000000"/>
                <w:sz w:val="28"/>
                <w:szCs w:val="28"/>
                <w:lang w:eastAsia="pt-BR"/>
              </w:rPr>
              <w:t>a execução do brinquedo</w:t>
            </w:r>
          </w:p>
        </w:tc>
      </w:tr>
      <w:tr w:rsidR="00A93008" w:rsidRPr="00C22139" w:rsidTr="00A93008">
        <w:trPr>
          <w:trHeight w:val="254"/>
          <w:jc w:val="center"/>
        </w:trPr>
        <w:tc>
          <w:tcPr>
            <w:tcW w:w="1249" w:type="dxa"/>
            <w:tcBorders>
              <w:top w:val="nil"/>
              <w:left w:val="single" w:sz="8" w:space="0" w:color="auto"/>
              <w:bottom w:val="single" w:sz="8" w:space="0" w:color="auto"/>
              <w:right w:val="single" w:sz="8" w:space="0" w:color="auto"/>
            </w:tcBorders>
            <w:shd w:val="clear" w:color="000000" w:fill="B6DDE8"/>
            <w:noWrap/>
            <w:vAlign w:val="bottom"/>
            <w:hideMark/>
          </w:tcPr>
          <w:p w:rsidR="00A93008" w:rsidRPr="00C22139" w:rsidRDefault="00A93008" w:rsidP="00F65CE7">
            <w:pPr>
              <w:spacing w:after="0" w:line="240" w:lineRule="auto"/>
              <w:rPr>
                <w:rFonts w:eastAsia="Times New Roman"/>
                <w:color w:val="000000"/>
                <w:lang w:eastAsia="pt-BR"/>
              </w:rPr>
            </w:pPr>
            <w:r w:rsidRPr="00C22139">
              <w:rPr>
                <w:rFonts w:eastAsia="Times New Roman"/>
                <w:color w:val="000000"/>
                <w:lang w:eastAsia="pt-BR"/>
              </w:rPr>
              <w:t>Nome</w:t>
            </w:r>
          </w:p>
        </w:tc>
        <w:tc>
          <w:tcPr>
            <w:tcW w:w="5709" w:type="dxa"/>
            <w:gridSpan w:val="6"/>
            <w:tcBorders>
              <w:top w:val="single" w:sz="8" w:space="0" w:color="auto"/>
              <w:left w:val="nil"/>
              <w:bottom w:val="single" w:sz="8" w:space="0" w:color="auto"/>
              <w:right w:val="single" w:sz="8" w:space="0" w:color="000000"/>
            </w:tcBorders>
            <w:shd w:val="clear" w:color="auto" w:fill="auto"/>
            <w:noWrap/>
            <w:vAlign w:val="bottom"/>
            <w:hideMark/>
          </w:tcPr>
          <w:p w:rsidR="00A93008" w:rsidRPr="00C22139" w:rsidRDefault="00A93008" w:rsidP="00F65CE7">
            <w:pPr>
              <w:spacing w:after="0" w:line="240" w:lineRule="auto"/>
              <w:jc w:val="center"/>
              <w:rPr>
                <w:rFonts w:eastAsia="Times New Roman"/>
                <w:color w:val="000000"/>
                <w:lang w:eastAsia="pt-BR"/>
              </w:rPr>
            </w:pPr>
            <w:r w:rsidRPr="00C22139">
              <w:rPr>
                <w:rFonts w:eastAsia="Times New Roman"/>
                <w:color w:val="000000"/>
                <w:lang w:eastAsia="pt-BR"/>
              </w:rPr>
              <w:t> </w:t>
            </w:r>
          </w:p>
        </w:tc>
      </w:tr>
      <w:tr w:rsidR="00A93008" w:rsidRPr="00C22139" w:rsidTr="00A93008">
        <w:trPr>
          <w:trHeight w:val="254"/>
          <w:jc w:val="center"/>
        </w:trPr>
        <w:tc>
          <w:tcPr>
            <w:tcW w:w="1249" w:type="dxa"/>
            <w:tcBorders>
              <w:top w:val="nil"/>
              <w:left w:val="single" w:sz="8" w:space="0" w:color="auto"/>
              <w:bottom w:val="single" w:sz="8" w:space="0" w:color="auto"/>
              <w:right w:val="single" w:sz="8" w:space="0" w:color="auto"/>
            </w:tcBorders>
            <w:shd w:val="clear" w:color="000000" w:fill="B6DDE8"/>
            <w:noWrap/>
            <w:vAlign w:val="bottom"/>
            <w:hideMark/>
          </w:tcPr>
          <w:p w:rsidR="00A93008" w:rsidRPr="00C22139" w:rsidRDefault="00A93008" w:rsidP="00F65CE7">
            <w:pPr>
              <w:spacing w:after="0" w:line="240" w:lineRule="auto"/>
              <w:rPr>
                <w:rFonts w:eastAsia="Times New Roman"/>
                <w:color w:val="000000"/>
                <w:lang w:eastAsia="pt-BR"/>
              </w:rPr>
            </w:pPr>
            <w:r w:rsidRPr="00C22139">
              <w:rPr>
                <w:rFonts w:eastAsia="Times New Roman"/>
                <w:color w:val="000000"/>
                <w:lang w:eastAsia="pt-BR"/>
              </w:rPr>
              <w:t>Idade</w:t>
            </w:r>
          </w:p>
        </w:tc>
        <w:tc>
          <w:tcPr>
            <w:tcW w:w="1088" w:type="dxa"/>
            <w:tcBorders>
              <w:top w:val="nil"/>
              <w:left w:val="nil"/>
              <w:bottom w:val="single" w:sz="8" w:space="0" w:color="auto"/>
              <w:right w:val="single" w:sz="8" w:space="0" w:color="auto"/>
            </w:tcBorders>
            <w:shd w:val="clear" w:color="auto" w:fill="auto"/>
            <w:noWrap/>
            <w:vAlign w:val="bottom"/>
            <w:hideMark/>
          </w:tcPr>
          <w:p w:rsidR="00A93008" w:rsidRPr="00C22139" w:rsidRDefault="00A93008" w:rsidP="00F65CE7">
            <w:pPr>
              <w:spacing w:after="0" w:line="240" w:lineRule="auto"/>
              <w:rPr>
                <w:rFonts w:eastAsia="Times New Roman"/>
                <w:color w:val="000000"/>
                <w:lang w:eastAsia="pt-BR"/>
              </w:rPr>
            </w:pPr>
            <w:r w:rsidRPr="00C22139">
              <w:rPr>
                <w:rFonts w:eastAsia="Times New Roman"/>
                <w:color w:val="000000"/>
                <w:lang w:eastAsia="pt-BR"/>
              </w:rPr>
              <w:t> </w:t>
            </w:r>
          </w:p>
        </w:tc>
        <w:tc>
          <w:tcPr>
            <w:tcW w:w="703" w:type="dxa"/>
            <w:tcBorders>
              <w:top w:val="nil"/>
              <w:left w:val="nil"/>
              <w:bottom w:val="single" w:sz="8" w:space="0" w:color="auto"/>
              <w:right w:val="single" w:sz="8" w:space="0" w:color="auto"/>
            </w:tcBorders>
            <w:shd w:val="clear" w:color="000000" w:fill="B6DDE8"/>
            <w:noWrap/>
            <w:vAlign w:val="bottom"/>
            <w:hideMark/>
          </w:tcPr>
          <w:p w:rsidR="00A93008" w:rsidRPr="00C22139" w:rsidRDefault="00A93008" w:rsidP="00F65CE7">
            <w:pPr>
              <w:spacing w:after="0" w:line="240" w:lineRule="auto"/>
              <w:rPr>
                <w:rFonts w:eastAsia="Times New Roman"/>
                <w:color w:val="000000"/>
                <w:lang w:eastAsia="pt-BR"/>
              </w:rPr>
            </w:pPr>
            <w:r w:rsidRPr="00C22139">
              <w:rPr>
                <w:rFonts w:eastAsia="Times New Roman"/>
                <w:color w:val="000000"/>
                <w:lang w:eastAsia="pt-BR"/>
              </w:rPr>
              <w:t>Sexo</w:t>
            </w:r>
          </w:p>
        </w:tc>
        <w:tc>
          <w:tcPr>
            <w:tcW w:w="3918" w:type="dxa"/>
            <w:gridSpan w:val="4"/>
            <w:tcBorders>
              <w:top w:val="single" w:sz="8" w:space="0" w:color="auto"/>
              <w:left w:val="nil"/>
              <w:bottom w:val="single" w:sz="8" w:space="0" w:color="auto"/>
              <w:right w:val="single" w:sz="8" w:space="0" w:color="000000"/>
            </w:tcBorders>
            <w:shd w:val="clear" w:color="auto" w:fill="auto"/>
            <w:noWrap/>
            <w:vAlign w:val="bottom"/>
            <w:hideMark/>
          </w:tcPr>
          <w:p w:rsidR="00A93008" w:rsidRPr="00C22139" w:rsidRDefault="00A93008" w:rsidP="00F65CE7">
            <w:pPr>
              <w:spacing w:after="0" w:line="240" w:lineRule="auto"/>
              <w:rPr>
                <w:rFonts w:eastAsia="Times New Roman"/>
                <w:color w:val="000000"/>
                <w:lang w:eastAsia="pt-BR"/>
              </w:rPr>
            </w:pPr>
            <w:r w:rsidRPr="00C22139">
              <w:rPr>
                <w:rFonts w:eastAsia="Times New Roman"/>
                <w:color w:val="000000"/>
                <w:lang w:eastAsia="pt-BR"/>
              </w:rPr>
              <w:t>( ) Masculino ( ) Feminino</w:t>
            </w:r>
          </w:p>
        </w:tc>
      </w:tr>
      <w:tr w:rsidR="00A93008" w:rsidRPr="00C22139" w:rsidTr="00A93008">
        <w:trPr>
          <w:trHeight w:val="254"/>
          <w:jc w:val="center"/>
        </w:trPr>
        <w:tc>
          <w:tcPr>
            <w:tcW w:w="1249" w:type="dxa"/>
            <w:vMerge w:val="restart"/>
            <w:tcBorders>
              <w:top w:val="nil"/>
              <w:left w:val="single" w:sz="8" w:space="0" w:color="auto"/>
              <w:bottom w:val="single" w:sz="8" w:space="0" w:color="000000"/>
              <w:right w:val="single" w:sz="8" w:space="0" w:color="auto"/>
            </w:tcBorders>
            <w:shd w:val="clear" w:color="000000" w:fill="B6DDE8"/>
            <w:noWrap/>
            <w:vAlign w:val="bottom"/>
            <w:hideMark/>
          </w:tcPr>
          <w:p w:rsidR="00A93008" w:rsidRPr="00C22139" w:rsidRDefault="00A93008" w:rsidP="00F65CE7">
            <w:pPr>
              <w:spacing w:after="0" w:line="240" w:lineRule="auto"/>
              <w:jc w:val="center"/>
              <w:rPr>
                <w:rFonts w:eastAsia="Times New Roman"/>
                <w:color w:val="000000"/>
                <w:lang w:eastAsia="pt-BR"/>
              </w:rPr>
            </w:pPr>
            <w:r w:rsidRPr="00C22139">
              <w:rPr>
                <w:rFonts w:eastAsia="Times New Roman"/>
                <w:color w:val="000000"/>
                <w:lang w:eastAsia="pt-BR"/>
              </w:rPr>
              <w:t>Conceitos</w:t>
            </w:r>
          </w:p>
        </w:tc>
        <w:tc>
          <w:tcPr>
            <w:tcW w:w="1088" w:type="dxa"/>
            <w:tcBorders>
              <w:top w:val="nil"/>
              <w:left w:val="nil"/>
              <w:bottom w:val="single" w:sz="8" w:space="0" w:color="auto"/>
              <w:right w:val="single" w:sz="8" w:space="0" w:color="auto"/>
            </w:tcBorders>
            <w:shd w:val="clear" w:color="000000" w:fill="FF0000"/>
            <w:noWrap/>
            <w:vAlign w:val="bottom"/>
            <w:hideMark/>
          </w:tcPr>
          <w:p w:rsidR="00A93008" w:rsidRPr="00C22139" w:rsidRDefault="00A93008" w:rsidP="00F65CE7">
            <w:pPr>
              <w:spacing w:after="0" w:line="240" w:lineRule="auto"/>
              <w:jc w:val="center"/>
              <w:rPr>
                <w:rFonts w:eastAsia="Times New Roman"/>
                <w:color w:val="000000"/>
                <w:lang w:eastAsia="pt-BR"/>
              </w:rPr>
            </w:pPr>
            <w:r w:rsidRPr="00C22139">
              <w:rPr>
                <w:rFonts w:eastAsia="Times New Roman"/>
                <w:color w:val="000000"/>
                <w:lang w:eastAsia="pt-BR"/>
              </w:rPr>
              <w:t>0</w:t>
            </w:r>
          </w:p>
        </w:tc>
        <w:tc>
          <w:tcPr>
            <w:tcW w:w="703" w:type="dxa"/>
            <w:tcBorders>
              <w:top w:val="nil"/>
              <w:left w:val="nil"/>
              <w:bottom w:val="single" w:sz="8" w:space="0" w:color="auto"/>
              <w:right w:val="single" w:sz="8" w:space="0" w:color="auto"/>
            </w:tcBorders>
            <w:shd w:val="clear" w:color="000000" w:fill="E46D0A"/>
            <w:noWrap/>
            <w:vAlign w:val="bottom"/>
            <w:hideMark/>
          </w:tcPr>
          <w:p w:rsidR="00A93008" w:rsidRPr="00C22139" w:rsidRDefault="00A93008" w:rsidP="00F65CE7">
            <w:pPr>
              <w:spacing w:after="0" w:line="240" w:lineRule="auto"/>
              <w:jc w:val="center"/>
              <w:rPr>
                <w:rFonts w:eastAsia="Times New Roman"/>
                <w:color w:val="000000"/>
                <w:lang w:eastAsia="pt-BR"/>
              </w:rPr>
            </w:pPr>
            <w:r w:rsidRPr="00C22139">
              <w:rPr>
                <w:rFonts w:eastAsia="Times New Roman"/>
                <w:color w:val="000000"/>
                <w:lang w:eastAsia="pt-BR"/>
              </w:rPr>
              <w:t>1</w:t>
            </w:r>
          </w:p>
        </w:tc>
        <w:tc>
          <w:tcPr>
            <w:tcW w:w="1008" w:type="dxa"/>
            <w:tcBorders>
              <w:top w:val="nil"/>
              <w:left w:val="nil"/>
              <w:bottom w:val="single" w:sz="8" w:space="0" w:color="auto"/>
              <w:right w:val="single" w:sz="8" w:space="0" w:color="auto"/>
            </w:tcBorders>
            <w:shd w:val="clear" w:color="000000" w:fill="FFFF00"/>
            <w:noWrap/>
            <w:vAlign w:val="bottom"/>
            <w:hideMark/>
          </w:tcPr>
          <w:p w:rsidR="00A93008" w:rsidRPr="00C22139" w:rsidRDefault="00A93008" w:rsidP="00F65CE7">
            <w:pPr>
              <w:spacing w:after="0" w:line="240" w:lineRule="auto"/>
              <w:jc w:val="center"/>
              <w:rPr>
                <w:rFonts w:eastAsia="Times New Roman"/>
                <w:color w:val="000000"/>
                <w:lang w:eastAsia="pt-BR"/>
              </w:rPr>
            </w:pPr>
            <w:r w:rsidRPr="00C22139">
              <w:rPr>
                <w:rFonts w:eastAsia="Times New Roman"/>
                <w:color w:val="000000"/>
                <w:lang w:eastAsia="pt-BR"/>
              </w:rPr>
              <w:t>2</w:t>
            </w:r>
          </w:p>
        </w:tc>
        <w:tc>
          <w:tcPr>
            <w:tcW w:w="633" w:type="dxa"/>
            <w:tcBorders>
              <w:top w:val="nil"/>
              <w:left w:val="nil"/>
              <w:bottom w:val="single" w:sz="8" w:space="0" w:color="auto"/>
              <w:right w:val="single" w:sz="8" w:space="0" w:color="auto"/>
            </w:tcBorders>
            <w:shd w:val="clear" w:color="000000" w:fill="C2D69A"/>
            <w:noWrap/>
            <w:vAlign w:val="bottom"/>
            <w:hideMark/>
          </w:tcPr>
          <w:p w:rsidR="00A93008" w:rsidRPr="00C22139" w:rsidRDefault="00A93008" w:rsidP="00F65CE7">
            <w:pPr>
              <w:spacing w:after="0" w:line="240" w:lineRule="auto"/>
              <w:jc w:val="center"/>
              <w:rPr>
                <w:rFonts w:eastAsia="Times New Roman"/>
                <w:color w:val="000000"/>
                <w:lang w:eastAsia="pt-BR"/>
              </w:rPr>
            </w:pPr>
            <w:r w:rsidRPr="00C22139">
              <w:rPr>
                <w:rFonts w:eastAsia="Times New Roman"/>
                <w:color w:val="000000"/>
                <w:lang w:eastAsia="pt-BR"/>
              </w:rPr>
              <w:t>3</w:t>
            </w:r>
          </w:p>
        </w:tc>
        <w:tc>
          <w:tcPr>
            <w:tcW w:w="1167" w:type="dxa"/>
            <w:tcBorders>
              <w:top w:val="nil"/>
              <w:left w:val="nil"/>
              <w:bottom w:val="single" w:sz="8" w:space="0" w:color="auto"/>
              <w:right w:val="single" w:sz="8" w:space="0" w:color="auto"/>
            </w:tcBorders>
            <w:shd w:val="clear" w:color="000000" w:fill="00B050"/>
            <w:noWrap/>
            <w:vAlign w:val="bottom"/>
            <w:hideMark/>
          </w:tcPr>
          <w:p w:rsidR="00A93008" w:rsidRPr="00C22139" w:rsidRDefault="00A93008" w:rsidP="00F65CE7">
            <w:pPr>
              <w:spacing w:after="0" w:line="240" w:lineRule="auto"/>
              <w:jc w:val="center"/>
              <w:rPr>
                <w:rFonts w:eastAsia="Times New Roman"/>
                <w:color w:val="000000"/>
                <w:lang w:eastAsia="pt-BR"/>
              </w:rPr>
            </w:pPr>
            <w:r w:rsidRPr="00C22139">
              <w:rPr>
                <w:rFonts w:eastAsia="Times New Roman"/>
                <w:color w:val="000000"/>
                <w:lang w:eastAsia="pt-BR"/>
              </w:rPr>
              <w:t>4</w:t>
            </w:r>
          </w:p>
        </w:tc>
        <w:tc>
          <w:tcPr>
            <w:tcW w:w="1110" w:type="dxa"/>
            <w:tcBorders>
              <w:top w:val="nil"/>
              <w:left w:val="nil"/>
              <w:bottom w:val="single" w:sz="8" w:space="0" w:color="auto"/>
              <w:right w:val="single" w:sz="8" w:space="0" w:color="auto"/>
            </w:tcBorders>
            <w:shd w:val="clear" w:color="000000" w:fill="75923C"/>
            <w:noWrap/>
            <w:vAlign w:val="bottom"/>
            <w:hideMark/>
          </w:tcPr>
          <w:p w:rsidR="00A93008" w:rsidRPr="00C22139" w:rsidRDefault="00A93008" w:rsidP="00F65CE7">
            <w:pPr>
              <w:spacing w:after="0" w:line="240" w:lineRule="auto"/>
              <w:jc w:val="center"/>
              <w:rPr>
                <w:rFonts w:eastAsia="Times New Roman"/>
                <w:color w:val="000000"/>
                <w:lang w:eastAsia="pt-BR"/>
              </w:rPr>
            </w:pPr>
            <w:r w:rsidRPr="00C22139">
              <w:rPr>
                <w:rFonts w:eastAsia="Times New Roman"/>
                <w:color w:val="000000"/>
                <w:lang w:eastAsia="pt-BR"/>
              </w:rPr>
              <w:t>5</w:t>
            </w:r>
          </w:p>
        </w:tc>
      </w:tr>
      <w:tr w:rsidR="00A93008" w:rsidRPr="00C22139" w:rsidTr="00A93008">
        <w:trPr>
          <w:trHeight w:val="254"/>
          <w:jc w:val="center"/>
        </w:trPr>
        <w:tc>
          <w:tcPr>
            <w:tcW w:w="1249" w:type="dxa"/>
            <w:vMerge/>
            <w:tcBorders>
              <w:top w:val="nil"/>
              <w:left w:val="single" w:sz="8" w:space="0" w:color="auto"/>
              <w:bottom w:val="single" w:sz="8" w:space="0" w:color="000000"/>
              <w:right w:val="single" w:sz="8" w:space="0" w:color="auto"/>
            </w:tcBorders>
            <w:vAlign w:val="center"/>
            <w:hideMark/>
          </w:tcPr>
          <w:p w:rsidR="00A93008" w:rsidRPr="00C22139" w:rsidRDefault="00A93008" w:rsidP="00F65CE7">
            <w:pPr>
              <w:spacing w:after="0" w:line="240" w:lineRule="auto"/>
              <w:rPr>
                <w:rFonts w:eastAsia="Times New Roman"/>
                <w:color w:val="000000"/>
                <w:lang w:eastAsia="pt-BR"/>
              </w:rPr>
            </w:pPr>
          </w:p>
        </w:tc>
        <w:tc>
          <w:tcPr>
            <w:tcW w:w="1088" w:type="dxa"/>
            <w:tcBorders>
              <w:top w:val="nil"/>
              <w:left w:val="nil"/>
              <w:bottom w:val="single" w:sz="8" w:space="0" w:color="auto"/>
              <w:right w:val="single" w:sz="8" w:space="0" w:color="auto"/>
            </w:tcBorders>
            <w:shd w:val="clear" w:color="000000" w:fill="A5A5A5"/>
            <w:noWrap/>
            <w:vAlign w:val="bottom"/>
            <w:hideMark/>
          </w:tcPr>
          <w:p w:rsidR="00A93008" w:rsidRPr="00C22139" w:rsidRDefault="00A93008" w:rsidP="00F65CE7">
            <w:pPr>
              <w:spacing w:after="0" w:line="240" w:lineRule="auto"/>
              <w:rPr>
                <w:rFonts w:eastAsia="Times New Roman"/>
                <w:color w:val="000000"/>
                <w:lang w:eastAsia="pt-BR"/>
              </w:rPr>
            </w:pPr>
            <w:r w:rsidRPr="00C22139">
              <w:rPr>
                <w:rFonts w:eastAsia="Times New Roman"/>
                <w:color w:val="000000"/>
                <w:lang w:eastAsia="pt-BR"/>
              </w:rPr>
              <w:t>Péssimo</w:t>
            </w:r>
          </w:p>
        </w:tc>
        <w:tc>
          <w:tcPr>
            <w:tcW w:w="703" w:type="dxa"/>
            <w:tcBorders>
              <w:top w:val="nil"/>
              <w:left w:val="nil"/>
              <w:bottom w:val="single" w:sz="8" w:space="0" w:color="auto"/>
              <w:right w:val="single" w:sz="8" w:space="0" w:color="auto"/>
            </w:tcBorders>
            <w:shd w:val="clear" w:color="000000" w:fill="A5A5A5"/>
            <w:noWrap/>
            <w:vAlign w:val="bottom"/>
            <w:hideMark/>
          </w:tcPr>
          <w:p w:rsidR="00A93008" w:rsidRPr="00C22139" w:rsidRDefault="00A93008" w:rsidP="00F65CE7">
            <w:pPr>
              <w:spacing w:after="0" w:line="240" w:lineRule="auto"/>
              <w:rPr>
                <w:rFonts w:eastAsia="Times New Roman"/>
                <w:color w:val="000000"/>
                <w:lang w:eastAsia="pt-BR"/>
              </w:rPr>
            </w:pPr>
            <w:r w:rsidRPr="00C22139">
              <w:rPr>
                <w:rFonts w:eastAsia="Times New Roman"/>
                <w:color w:val="000000"/>
                <w:lang w:eastAsia="pt-BR"/>
              </w:rPr>
              <w:t>Ruim</w:t>
            </w:r>
          </w:p>
        </w:tc>
        <w:tc>
          <w:tcPr>
            <w:tcW w:w="1008" w:type="dxa"/>
            <w:tcBorders>
              <w:top w:val="nil"/>
              <w:left w:val="nil"/>
              <w:bottom w:val="single" w:sz="8" w:space="0" w:color="auto"/>
              <w:right w:val="single" w:sz="8" w:space="0" w:color="auto"/>
            </w:tcBorders>
            <w:shd w:val="clear" w:color="000000" w:fill="A5A5A5"/>
            <w:noWrap/>
            <w:vAlign w:val="bottom"/>
            <w:hideMark/>
          </w:tcPr>
          <w:p w:rsidR="00A93008" w:rsidRPr="00C22139" w:rsidRDefault="00A93008" w:rsidP="00F65CE7">
            <w:pPr>
              <w:spacing w:after="0" w:line="240" w:lineRule="auto"/>
              <w:rPr>
                <w:rFonts w:eastAsia="Times New Roman"/>
                <w:color w:val="000000"/>
                <w:lang w:eastAsia="pt-BR"/>
              </w:rPr>
            </w:pPr>
            <w:r w:rsidRPr="00C22139">
              <w:rPr>
                <w:rFonts w:eastAsia="Times New Roman"/>
                <w:color w:val="000000"/>
                <w:lang w:eastAsia="pt-BR"/>
              </w:rPr>
              <w:t>Regular</w:t>
            </w:r>
          </w:p>
        </w:tc>
        <w:tc>
          <w:tcPr>
            <w:tcW w:w="633" w:type="dxa"/>
            <w:tcBorders>
              <w:top w:val="nil"/>
              <w:left w:val="nil"/>
              <w:bottom w:val="single" w:sz="8" w:space="0" w:color="auto"/>
              <w:right w:val="single" w:sz="8" w:space="0" w:color="auto"/>
            </w:tcBorders>
            <w:shd w:val="clear" w:color="000000" w:fill="A5A5A5"/>
            <w:noWrap/>
            <w:vAlign w:val="bottom"/>
            <w:hideMark/>
          </w:tcPr>
          <w:p w:rsidR="00A93008" w:rsidRPr="00C22139" w:rsidRDefault="00A93008" w:rsidP="00F65CE7">
            <w:pPr>
              <w:spacing w:after="0" w:line="240" w:lineRule="auto"/>
              <w:rPr>
                <w:rFonts w:eastAsia="Times New Roman"/>
                <w:color w:val="000000"/>
                <w:lang w:eastAsia="pt-BR"/>
              </w:rPr>
            </w:pPr>
            <w:r w:rsidRPr="00C22139">
              <w:rPr>
                <w:rFonts w:eastAsia="Times New Roman"/>
                <w:color w:val="000000"/>
                <w:lang w:eastAsia="pt-BR"/>
              </w:rPr>
              <w:t>Bom</w:t>
            </w:r>
          </w:p>
        </w:tc>
        <w:tc>
          <w:tcPr>
            <w:tcW w:w="1167" w:type="dxa"/>
            <w:tcBorders>
              <w:top w:val="nil"/>
              <w:left w:val="nil"/>
              <w:bottom w:val="single" w:sz="8" w:space="0" w:color="auto"/>
              <w:right w:val="single" w:sz="8" w:space="0" w:color="auto"/>
            </w:tcBorders>
            <w:shd w:val="clear" w:color="000000" w:fill="A5A5A5"/>
            <w:noWrap/>
            <w:vAlign w:val="bottom"/>
            <w:hideMark/>
          </w:tcPr>
          <w:p w:rsidR="00A93008" w:rsidRPr="00C22139" w:rsidRDefault="00A93008" w:rsidP="00F65CE7">
            <w:pPr>
              <w:spacing w:after="0" w:line="240" w:lineRule="auto"/>
              <w:rPr>
                <w:rFonts w:eastAsia="Times New Roman"/>
                <w:color w:val="000000"/>
                <w:lang w:eastAsia="pt-BR"/>
              </w:rPr>
            </w:pPr>
            <w:r w:rsidRPr="00C22139">
              <w:rPr>
                <w:rFonts w:eastAsia="Times New Roman"/>
                <w:color w:val="000000"/>
                <w:lang w:eastAsia="pt-BR"/>
              </w:rPr>
              <w:t>Muito Bom</w:t>
            </w:r>
          </w:p>
        </w:tc>
        <w:tc>
          <w:tcPr>
            <w:tcW w:w="1110" w:type="dxa"/>
            <w:tcBorders>
              <w:top w:val="nil"/>
              <w:left w:val="nil"/>
              <w:bottom w:val="single" w:sz="8" w:space="0" w:color="auto"/>
              <w:right w:val="single" w:sz="8" w:space="0" w:color="auto"/>
            </w:tcBorders>
            <w:shd w:val="clear" w:color="000000" w:fill="A5A5A5"/>
            <w:noWrap/>
            <w:vAlign w:val="bottom"/>
            <w:hideMark/>
          </w:tcPr>
          <w:p w:rsidR="00A93008" w:rsidRPr="00C22139" w:rsidRDefault="00A93008" w:rsidP="00F65CE7">
            <w:pPr>
              <w:spacing w:after="0" w:line="240" w:lineRule="auto"/>
              <w:rPr>
                <w:rFonts w:eastAsia="Times New Roman"/>
                <w:color w:val="000000"/>
                <w:lang w:eastAsia="pt-BR"/>
              </w:rPr>
            </w:pPr>
            <w:r w:rsidRPr="00C22139">
              <w:rPr>
                <w:rFonts w:eastAsia="Times New Roman"/>
                <w:color w:val="000000"/>
                <w:lang w:eastAsia="pt-BR"/>
              </w:rPr>
              <w:t>Excelente</w:t>
            </w:r>
          </w:p>
        </w:tc>
      </w:tr>
      <w:tr w:rsidR="00A93008" w:rsidRPr="00C22139" w:rsidTr="00A93008">
        <w:trPr>
          <w:trHeight w:val="254"/>
          <w:jc w:val="center"/>
        </w:trPr>
        <w:tc>
          <w:tcPr>
            <w:tcW w:w="1249" w:type="dxa"/>
            <w:tcBorders>
              <w:top w:val="nil"/>
              <w:left w:val="single" w:sz="8" w:space="0" w:color="auto"/>
              <w:bottom w:val="single" w:sz="8" w:space="0" w:color="auto"/>
              <w:right w:val="single" w:sz="8" w:space="0" w:color="auto"/>
            </w:tcBorders>
            <w:shd w:val="clear" w:color="000000" w:fill="B6DDE8"/>
            <w:noWrap/>
            <w:vAlign w:val="bottom"/>
            <w:hideMark/>
          </w:tcPr>
          <w:p w:rsidR="00A93008" w:rsidRPr="00C22139" w:rsidRDefault="00A93008" w:rsidP="00F65CE7">
            <w:pPr>
              <w:spacing w:after="0" w:line="240" w:lineRule="auto"/>
              <w:rPr>
                <w:rFonts w:eastAsia="Times New Roman"/>
                <w:color w:val="000000"/>
                <w:lang w:eastAsia="pt-BR"/>
              </w:rPr>
            </w:pPr>
            <w:r w:rsidRPr="00C22139">
              <w:rPr>
                <w:rFonts w:eastAsia="Times New Roman"/>
                <w:color w:val="000000"/>
                <w:lang w:eastAsia="pt-BR"/>
              </w:rPr>
              <w:t>Número</w:t>
            </w:r>
          </w:p>
        </w:tc>
        <w:tc>
          <w:tcPr>
            <w:tcW w:w="3432" w:type="dxa"/>
            <w:gridSpan w:val="4"/>
            <w:tcBorders>
              <w:top w:val="single" w:sz="8" w:space="0" w:color="auto"/>
              <w:left w:val="nil"/>
              <w:bottom w:val="single" w:sz="8" w:space="0" w:color="auto"/>
              <w:right w:val="single" w:sz="8" w:space="0" w:color="000000"/>
            </w:tcBorders>
            <w:shd w:val="clear" w:color="000000" w:fill="B6DDE8"/>
            <w:noWrap/>
            <w:vAlign w:val="bottom"/>
            <w:hideMark/>
          </w:tcPr>
          <w:p w:rsidR="00A93008" w:rsidRPr="00C22139" w:rsidRDefault="00A93008" w:rsidP="00F65CE7">
            <w:pPr>
              <w:spacing w:after="0" w:line="240" w:lineRule="auto"/>
              <w:jc w:val="center"/>
              <w:rPr>
                <w:rFonts w:eastAsia="Times New Roman"/>
                <w:color w:val="000000"/>
                <w:lang w:eastAsia="pt-BR"/>
              </w:rPr>
            </w:pPr>
            <w:r w:rsidRPr="00C22139">
              <w:rPr>
                <w:rFonts w:eastAsia="Times New Roman"/>
                <w:color w:val="000000"/>
                <w:lang w:eastAsia="pt-BR"/>
              </w:rPr>
              <w:t>Questão</w:t>
            </w:r>
          </w:p>
        </w:tc>
        <w:tc>
          <w:tcPr>
            <w:tcW w:w="2277" w:type="dxa"/>
            <w:gridSpan w:val="2"/>
            <w:tcBorders>
              <w:top w:val="single" w:sz="8" w:space="0" w:color="auto"/>
              <w:left w:val="nil"/>
              <w:bottom w:val="single" w:sz="8" w:space="0" w:color="auto"/>
              <w:right w:val="single" w:sz="8" w:space="0" w:color="000000"/>
            </w:tcBorders>
            <w:shd w:val="clear" w:color="000000" w:fill="B6DDE8"/>
            <w:noWrap/>
            <w:vAlign w:val="bottom"/>
            <w:hideMark/>
          </w:tcPr>
          <w:p w:rsidR="00A93008" w:rsidRPr="00C22139" w:rsidRDefault="00A93008" w:rsidP="00F65CE7">
            <w:pPr>
              <w:spacing w:after="0" w:line="240" w:lineRule="auto"/>
              <w:jc w:val="center"/>
              <w:rPr>
                <w:rFonts w:eastAsia="Times New Roman"/>
                <w:color w:val="000000"/>
                <w:lang w:eastAsia="pt-BR"/>
              </w:rPr>
            </w:pPr>
            <w:r w:rsidRPr="00C22139">
              <w:rPr>
                <w:rFonts w:eastAsia="Times New Roman"/>
                <w:color w:val="000000"/>
                <w:lang w:eastAsia="pt-BR"/>
              </w:rPr>
              <w:t>Valor do Conceito</w:t>
            </w:r>
          </w:p>
        </w:tc>
      </w:tr>
      <w:tr w:rsidR="00A93008" w:rsidRPr="00C22139" w:rsidTr="00A93008">
        <w:trPr>
          <w:trHeight w:val="544"/>
          <w:jc w:val="center"/>
        </w:trPr>
        <w:tc>
          <w:tcPr>
            <w:tcW w:w="1249" w:type="dxa"/>
            <w:tcBorders>
              <w:top w:val="nil"/>
              <w:left w:val="single" w:sz="8" w:space="0" w:color="auto"/>
              <w:bottom w:val="single" w:sz="8" w:space="0" w:color="auto"/>
              <w:right w:val="single" w:sz="8" w:space="0" w:color="auto"/>
            </w:tcBorders>
            <w:shd w:val="clear" w:color="auto" w:fill="auto"/>
            <w:noWrap/>
            <w:vAlign w:val="center"/>
            <w:hideMark/>
          </w:tcPr>
          <w:p w:rsidR="00A93008" w:rsidRPr="00C22139" w:rsidRDefault="00A93008" w:rsidP="00F65CE7">
            <w:pPr>
              <w:spacing w:after="0" w:line="240" w:lineRule="auto"/>
              <w:jc w:val="center"/>
              <w:rPr>
                <w:rFonts w:eastAsia="Times New Roman"/>
                <w:color w:val="000000"/>
                <w:lang w:eastAsia="pt-BR"/>
              </w:rPr>
            </w:pPr>
            <w:r>
              <w:rPr>
                <w:rFonts w:eastAsia="Times New Roman"/>
                <w:color w:val="000000"/>
                <w:lang w:eastAsia="pt-BR"/>
              </w:rPr>
              <w:t>0</w:t>
            </w:r>
            <w:r w:rsidRPr="00C22139">
              <w:rPr>
                <w:rFonts w:eastAsia="Times New Roman"/>
                <w:color w:val="000000"/>
                <w:lang w:eastAsia="pt-BR"/>
              </w:rPr>
              <w:t>1</w:t>
            </w:r>
          </w:p>
        </w:tc>
        <w:tc>
          <w:tcPr>
            <w:tcW w:w="3432" w:type="dxa"/>
            <w:gridSpan w:val="4"/>
            <w:tcBorders>
              <w:top w:val="single" w:sz="8" w:space="0" w:color="auto"/>
              <w:left w:val="nil"/>
              <w:bottom w:val="single" w:sz="8" w:space="0" w:color="auto"/>
              <w:right w:val="single" w:sz="8" w:space="0" w:color="000000"/>
            </w:tcBorders>
            <w:shd w:val="clear" w:color="auto" w:fill="auto"/>
            <w:vAlign w:val="bottom"/>
            <w:hideMark/>
          </w:tcPr>
          <w:p w:rsidR="00A93008" w:rsidRPr="00C22139" w:rsidRDefault="00A93008" w:rsidP="00F65CE7">
            <w:pPr>
              <w:spacing w:after="0" w:line="240" w:lineRule="auto"/>
              <w:rPr>
                <w:rFonts w:eastAsia="Times New Roman"/>
                <w:color w:val="000000"/>
                <w:lang w:eastAsia="pt-BR"/>
              </w:rPr>
            </w:pPr>
            <w:r w:rsidRPr="00C22139">
              <w:rPr>
                <w:rFonts w:eastAsia="Times New Roman"/>
                <w:color w:val="000000"/>
                <w:lang w:eastAsia="pt-BR"/>
              </w:rPr>
              <w:t>Como você avalia a usabilidade da tela de execução?</w:t>
            </w:r>
          </w:p>
        </w:tc>
        <w:tc>
          <w:tcPr>
            <w:tcW w:w="2277" w:type="dxa"/>
            <w:gridSpan w:val="2"/>
            <w:tcBorders>
              <w:top w:val="single" w:sz="8" w:space="0" w:color="auto"/>
              <w:left w:val="nil"/>
              <w:bottom w:val="single" w:sz="8" w:space="0" w:color="auto"/>
              <w:right w:val="single" w:sz="8" w:space="0" w:color="000000"/>
            </w:tcBorders>
            <w:shd w:val="clear" w:color="auto" w:fill="auto"/>
            <w:noWrap/>
            <w:vAlign w:val="bottom"/>
            <w:hideMark/>
          </w:tcPr>
          <w:p w:rsidR="00A93008" w:rsidRPr="00C22139" w:rsidRDefault="00A93008" w:rsidP="00F65CE7">
            <w:pPr>
              <w:spacing w:after="0" w:line="240" w:lineRule="auto"/>
              <w:jc w:val="center"/>
              <w:rPr>
                <w:rFonts w:eastAsia="Times New Roman"/>
                <w:color w:val="000000"/>
                <w:lang w:eastAsia="pt-BR"/>
              </w:rPr>
            </w:pPr>
            <w:r w:rsidRPr="00C22139">
              <w:rPr>
                <w:rFonts w:eastAsia="Times New Roman"/>
                <w:color w:val="000000"/>
                <w:lang w:eastAsia="pt-BR"/>
              </w:rPr>
              <w:t> </w:t>
            </w:r>
          </w:p>
        </w:tc>
      </w:tr>
      <w:tr w:rsidR="00A93008" w:rsidRPr="00C22139" w:rsidTr="00A93008">
        <w:trPr>
          <w:trHeight w:val="568"/>
          <w:jc w:val="center"/>
        </w:trPr>
        <w:tc>
          <w:tcPr>
            <w:tcW w:w="1249" w:type="dxa"/>
            <w:tcBorders>
              <w:top w:val="nil"/>
              <w:left w:val="single" w:sz="8" w:space="0" w:color="auto"/>
              <w:bottom w:val="single" w:sz="8" w:space="0" w:color="auto"/>
              <w:right w:val="single" w:sz="8" w:space="0" w:color="auto"/>
            </w:tcBorders>
            <w:shd w:val="clear" w:color="auto" w:fill="auto"/>
            <w:noWrap/>
            <w:vAlign w:val="center"/>
            <w:hideMark/>
          </w:tcPr>
          <w:p w:rsidR="00A93008" w:rsidRPr="00C22139" w:rsidRDefault="00A93008" w:rsidP="00F65CE7">
            <w:pPr>
              <w:spacing w:after="0" w:line="240" w:lineRule="auto"/>
              <w:jc w:val="center"/>
              <w:rPr>
                <w:rFonts w:eastAsia="Times New Roman"/>
                <w:color w:val="000000"/>
                <w:lang w:eastAsia="pt-BR"/>
              </w:rPr>
            </w:pPr>
            <w:r>
              <w:rPr>
                <w:rFonts w:eastAsia="Times New Roman"/>
                <w:color w:val="000000"/>
                <w:lang w:eastAsia="pt-BR"/>
              </w:rPr>
              <w:t>0</w:t>
            </w:r>
            <w:r w:rsidRPr="00C22139">
              <w:rPr>
                <w:rFonts w:eastAsia="Times New Roman"/>
                <w:color w:val="000000"/>
                <w:lang w:eastAsia="pt-BR"/>
              </w:rPr>
              <w:t>2</w:t>
            </w:r>
          </w:p>
        </w:tc>
        <w:tc>
          <w:tcPr>
            <w:tcW w:w="3432" w:type="dxa"/>
            <w:gridSpan w:val="4"/>
            <w:tcBorders>
              <w:top w:val="single" w:sz="8" w:space="0" w:color="auto"/>
              <w:left w:val="nil"/>
              <w:bottom w:val="single" w:sz="8" w:space="0" w:color="auto"/>
              <w:right w:val="single" w:sz="8" w:space="0" w:color="000000"/>
            </w:tcBorders>
            <w:shd w:val="clear" w:color="auto" w:fill="auto"/>
            <w:vAlign w:val="bottom"/>
            <w:hideMark/>
          </w:tcPr>
          <w:p w:rsidR="00A93008" w:rsidRPr="00C22139" w:rsidRDefault="00A93008" w:rsidP="00F65CE7">
            <w:pPr>
              <w:spacing w:after="0" w:line="240" w:lineRule="auto"/>
              <w:rPr>
                <w:rFonts w:eastAsia="Times New Roman"/>
                <w:color w:val="000000"/>
                <w:lang w:eastAsia="pt-BR"/>
              </w:rPr>
            </w:pPr>
            <w:r w:rsidRPr="00C22139">
              <w:rPr>
                <w:rFonts w:eastAsia="Times New Roman"/>
                <w:color w:val="000000"/>
                <w:lang w:eastAsia="pt-BR"/>
              </w:rPr>
              <w:t>Como você avalia a usabilidade da tela na ocorrência de erros no brinquedo?</w:t>
            </w:r>
          </w:p>
        </w:tc>
        <w:tc>
          <w:tcPr>
            <w:tcW w:w="2277" w:type="dxa"/>
            <w:gridSpan w:val="2"/>
            <w:tcBorders>
              <w:top w:val="single" w:sz="8" w:space="0" w:color="auto"/>
              <w:left w:val="nil"/>
              <w:bottom w:val="single" w:sz="8" w:space="0" w:color="auto"/>
              <w:right w:val="single" w:sz="8" w:space="0" w:color="000000"/>
            </w:tcBorders>
            <w:shd w:val="clear" w:color="auto" w:fill="auto"/>
            <w:noWrap/>
            <w:vAlign w:val="bottom"/>
            <w:hideMark/>
          </w:tcPr>
          <w:p w:rsidR="00A93008" w:rsidRPr="00C22139" w:rsidRDefault="00A93008" w:rsidP="00A93008">
            <w:pPr>
              <w:keepNext/>
              <w:spacing w:after="0" w:line="240" w:lineRule="auto"/>
              <w:rPr>
                <w:rFonts w:eastAsia="Times New Roman"/>
                <w:color w:val="000000"/>
                <w:lang w:eastAsia="pt-BR"/>
              </w:rPr>
            </w:pPr>
            <w:r w:rsidRPr="00C22139">
              <w:rPr>
                <w:rFonts w:eastAsia="Times New Roman"/>
                <w:color w:val="000000"/>
                <w:lang w:eastAsia="pt-BR"/>
              </w:rPr>
              <w:t> </w:t>
            </w:r>
          </w:p>
        </w:tc>
      </w:tr>
    </w:tbl>
    <w:p w:rsidR="00A93008" w:rsidRPr="009F6507" w:rsidRDefault="00A93008" w:rsidP="00A93008">
      <w:pPr>
        <w:pStyle w:val="Legenda"/>
        <w:jc w:val="center"/>
        <w:rPr>
          <w:rFonts w:ascii="Times New Roman" w:hAnsi="Times New Roman"/>
          <w:sz w:val="24"/>
          <w:szCs w:val="24"/>
        </w:rPr>
      </w:pPr>
      <w:bookmarkStart w:id="133" w:name="_Toc277710759"/>
      <w:r w:rsidRPr="009F6507">
        <w:rPr>
          <w:rFonts w:ascii="Times New Roman" w:hAnsi="Times New Roman"/>
          <w:sz w:val="24"/>
          <w:szCs w:val="24"/>
        </w:rPr>
        <w:t xml:space="preserve">Figura </w:t>
      </w:r>
      <w:r w:rsidRPr="009F6507">
        <w:rPr>
          <w:rFonts w:ascii="Times New Roman" w:hAnsi="Times New Roman"/>
          <w:sz w:val="24"/>
          <w:szCs w:val="24"/>
        </w:rPr>
        <w:fldChar w:fldCharType="begin"/>
      </w:r>
      <w:r w:rsidRPr="009F6507">
        <w:rPr>
          <w:rFonts w:ascii="Times New Roman" w:hAnsi="Times New Roman"/>
          <w:sz w:val="24"/>
          <w:szCs w:val="24"/>
        </w:rPr>
        <w:instrText xml:space="preserve"> SEQ Figura \* ARABIC </w:instrText>
      </w:r>
      <w:r w:rsidRPr="009F6507">
        <w:rPr>
          <w:rFonts w:ascii="Times New Roman" w:hAnsi="Times New Roman"/>
          <w:sz w:val="24"/>
          <w:szCs w:val="24"/>
        </w:rPr>
        <w:fldChar w:fldCharType="separate"/>
      </w:r>
      <w:r w:rsidRPr="009F6507">
        <w:rPr>
          <w:rFonts w:ascii="Times New Roman" w:hAnsi="Times New Roman"/>
          <w:noProof/>
          <w:sz w:val="24"/>
          <w:szCs w:val="24"/>
        </w:rPr>
        <w:t>34</w:t>
      </w:r>
      <w:r w:rsidRPr="009F6507">
        <w:rPr>
          <w:rFonts w:ascii="Times New Roman" w:hAnsi="Times New Roman"/>
          <w:sz w:val="24"/>
          <w:szCs w:val="24"/>
        </w:rPr>
        <w:fldChar w:fldCharType="end"/>
      </w:r>
      <w:r w:rsidRPr="009F6507">
        <w:rPr>
          <w:rFonts w:ascii="Times New Roman" w:hAnsi="Times New Roman"/>
          <w:sz w:val="24"/>
          <w:szCs w:val="24"/>
        </w:rPr>
        <w:t>: Questionário para avaliação da Execução do Brinquedo</w:t>
      </w:r>
      <w:bookmarkEnd w:id="133"/>
    </w:p>
    <w:p w:rsidR="00A93008" w:rsidRPr="00A93008" w:rsidRDefault="00A93008" w:rsidP="00A93008"/>
    <w:tbl>
      <w:tblPr>
        <w:tblW w:w="7938" w:type="dxa"/>
        <w:jc w:val="center"/>
        <w:tblInd w:w="49" w:type="dxa"/>
        <w:tblCellMar>
          <w:left w:w="70" w:type="dxa"/>
          <w:right w:w="70" w:type="dxa"/>
        </w:tblCellMar>
        <w:tblLook w:val="04A0"/>
      </w:tblPr>
      <w:tblGrid>
        <w:gridCol w:w="1510"/>
        <w:gridCol w:w="1101"/>
        <w:gridCol w:w="1008"/>
        <w:gridCol w:w="1008"/>
        <w:gridCol w:w="924"/>
        <w:gridCol w:w="1235"/>
        <w:gridCol w:w="1152"/>
      </w:tblGrid>
      <w:tr w:rsidR="00384107" w:rsidRPr="00D60B8C" w:rsidTr="00A93008">
        <w:trPr>
          <w:trHeight w:val="418"/>
          <w:jc w:val="center"/>
        </w:trPr>
        <w:tc>
          <w:tcPr>
            <w:tcW w:w="7938" w:type="dxa"/>
            <w:gridSpan w:val="7"/>
            <w:tcBorders>
              <w:top w:val="single" w:sz="4" w:space="0" w:color="auto"/>
              <w:left w:val="single" w:sz="4" w:space="0" w:color="auto"/>
              <w:bottom w:val="single" w:sz="4" w:space="0" w:color="auto"/>
              <w:right w:val="single" w:sz="4" w:space="0" w:color="auto"/>
            </w:tcBorders>
            <w:shd w:val="clear" w:color="000000" w:fill="0D0D0D"/>
            <w:noWrap/>
            <w:vAlign w:val="bottom"/>
            <w:hideMark/>
          </w:tcPr>
          <w:p w:rsidR="00384107" w:rsidRPr="00D60B8C" w:rsidRDefault="00384107" w:rsidP="00B24984">
            <w:pPr>
              <w:spacing w:after="0" w:line="360" w:lineRule="auto"/>
              <w:jc w:val="both"/>
              <w:rPr>
                <w:rFonts w:ascii="Times New Roman" w:eastAsia="Times New Roman" w:hAnsi="Times New Roman"/>
                <w:b/>
                <w:bCs/>
                <w:color w:val="FFFFFF"/>
                <w:sz w:val="24"/>
                <w:szCs w:val="24"/>
                <w:lang w:eastAsia="pt-BR"/>
              </w:rPr>
            </w:pPr>
            <w:r w:rsidRPr="00D60B8C">
              <w:rPr>
                <w:rFonts w:ascii="Times New Roman" w:eastAsia="Times New Roman" w:hAnsi="Times New Roman"/>
                <w:b/>
                <w:bCs/>
                <w:color w:val="FFFFFF"/>
                <w:sz w:val="24"/>
                <w:szCs w:val="24"/>
                <w:lang w:eastAsia="pt-BR"/>
              </w:rPr>
              <w:t>Projeto F1</w:t>
            </w:r>
          </w:p>
        </w:tc>
      </w:tr>
      <w:tr w:rsidR="00384107" w:rsidRPr="00D60B8C" w:rsidTr="00A93008">
        <w:trPr>
          <w:trHeight w:val="418"/>
          <w:jc w:val="center"/>
        </w:trPr>
        <w:tc>
          <w:tcPr>
            <w:tcW w:w="1510"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Objetivo</w:t>
            </w:r>
          </w:p>
        </w:tc>
        <w:tc>
          <w:tcPr>
            <w:tcW w:w="6428" w:type="dxa"/>
            <w:gridSpan w:val="6"/>
            <w:tcBorders>
              <w:top w:val="single" w:sz="4" w:space="0" w:color="auto"/>
              <w:left w:val="nil"/>
              <w:bottom w:val="single" w:sz="4" w:space="0" w:color="auto"/>
              <w:right w:val="single" w:sz="4" w:space="0" w:color="000000"/>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b/>
                <w:bCs/>
                <w:color w:val="000000"/>
                <w:sz w:val="24"/>
                <w:szCs w:val="24"/>
                <w:lang w:eastAsia="pt-BR"/>
              </w:rPr>
            </w:pPr>
            <w:r w:rsidRPr="00D60B8C">
              <w:rPr>
                <w:rFonts w:ascii="Times New Roman" w:eastAsia="Times New Roman" w:hAnsi="Times New Roman"/>
                <w:b/>
                <w:bCs/>
                <w:color w:val="000000"/>
                <w:sz w:val="24"/>
                <w:szCs w:val="24"/>
                <w:lang w:eastAsia="pt-BR"/>
              </w:rPr>
              <w:t>Questionário para avaliação da aplicação</w:t>
            </w:r>
          </w:p>
        </w:tc>
      </w:tr>
      <w:tr w:rsidR="00384107" w:rsidRPr="00D60B8C" w:rsidTr="00A93008">
        <w:trPr>
          <w:trHeight w:val="418"/>
          <w:jc w:val="center"/>
        </w:trPr>
        <w:tc>
          <w:tcPr>
            <w:tcW w:w="1510"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Nome</w:t>
            </w:r>
          </w:p>
        </w:tc>
        <w:tc>
          <w:tcPr>
            <w:tcW w:w="6428" w:type="dxa"/>
            <w:gridSpan w:val="6"/>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384107" w:rsidRPr="00D60B8C" w:rsidTr="00A93008">
        <w:trPr>
          <w:trHeight w:val="418"/>
          <w:jc w:val="center"/>
        </w:trPr>
        <w:tc>
          <w:tcPr>
            <w:tcW w:w="1510"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Idade</w:t>
            </w:r>
          </w:p>
        </w:tc>
        <w:tc>
          <w:tcPr>
            <w:tcW w:w="1101" w:type="dxa"/>
            <w:tcBorders>
              <w:top w:val="nil"/>
              <w:left w:val="nil"/>
              <w:bottom w:val="single" w:sz="4" w:space="0" w:color="auto"/>
              <w:right w:val="single" w:sz="4" w:space="0" w:color="auto"/>
            </w:tcBorders>
            <w:shd w:val="clear" w:color="auto" w:fill="auto"/>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1008" w:type="dxa"/>
            <w:tcBorders>
              <w:top w:val="nil"/>
              <w:left w:val="nil"/>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Sexo</w:t>
            </w:r>
          </w:p>
        </w:tc>
        <w:tc>
          <w:tcPr>
            <w:tcW w:w="4319" w:type="dxa"/>
            <w:gridSpan w:val="4"/>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 Masculino ( ) Feminino</w:t>
            </w:r>
          </w:p>
        </w:tc>
      </w:tr>
      <w:tr w:rsidR="00384107" w:rsidRPr="00D60B8C" w:rsidTr="00A93008">
        <w:trPr>
          <w:trHeight w:val="543"/>
          <w:jc w:val="center"/>
        </w:trPr>
        <w:tc>
          <w:tcPr>
            <w:tcW w:w="1510" w:type="dxa"/>
            <w:vMerge w:val="restart"/>
            <w:tcBorders>
              <w:top w:val="nil"/>
              <w:left w:val="single" w:sz="4" w:space="0" w:color="auto"/>
              <w:bottom w:val="single" w:sz="4" w:space="0" w:color="000000"/>
              <w:right w:val="single" w:sz="4" w:space="0" w:color="auto"/>
            </w:tcBorders>
            <w:shd w:val="clear" w:color="000000" w:fill="B6DDE8"/>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Conceitos</w:t>
            </w:r>
          </w:p>
        </w:tc>
        <w:tc>
          <w:tcPr>
            <w:tcW w:w="1101" w:type="dxa"/>
            <w:tcBorders>
              <w:top w:val="nil"/>
              <w:left w:val="nil"/>
              <w:bottom w:val="single" w:sz="4" w:space="0" w:color="auto"/>
              <w:right w:val="single" w:sz="4" w:space="0" w:color="auto"/>
            </w:tcBorders>
            <w:shd w:val="clear" w:color="000000" w:fill="FF0000"/>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w:t>
            </w:r>
          </w:p>
        </w:tc>
        <w:tc>
          <w:tcPr>
            <w:tcW w:w="1008" w:type="dxa"/>
            <w:tcBorders>
              <w:top w:val="nil"/>
              <w:left w:val="nil"/>
              <w:bottom w:val="single" w:sz="4" w:space="0" w:color="auto"/>
              <w:right w:val="single" w:sz="4" w:space="0" w:color="auto"/>
            </w:tcBorders>
            <w:shd w:val="clear" w:color="000000" w:fill="E46D0A"/>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1</w:t>
            </w:r>
          </w:p>
        </w:tc>
        <w:tc>
          <w:tcPr>
            <w:tcW w:w="1008" w:type="dxa"/>
            <w:tcBorders>
              <w:top w:val="nil"/>
              <w:left w:val="nil"/>
              <w:bottom w:val="single" w:sz="4" w:space="0" w:color="auto"/>
              <w:right w:val="single" w:sz="4" w:space="0" w:color="auto"/>
            </w:tcBorders>
            <w:shd w:val="clear" w:color="000000" w:fill="FFFF00"/>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2</w:t>
            </w:r>
          </w:p>
        </w:tc>
        <w:tc>
          <w:tcPr>
            <w:tcW w:w="924" w:type="dxa"/>
            <w:tcBorders>
              <w:top w:val="nil"/>
              <w:left w:val="nil"/>
              <w:bottom w:val="single" w:sz="4" w:space="0" w:color="auto"/>
              <w:right w:val="single" w:sz="4" w:space="0" w:color="auto"/>
            </w:tcBorders>
            <w:shd w:val="clear" w:color="000000" w:fill="C2D69A"/>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w:t>
            </w:r>
          </w:p>
        </w:tc>
        <w:tc>
          <w:tcPr>
            <w:tcW w:w="1235" w:type="dxa"/>
            <w:tcBorders>
              <w:top w:val="nil"/>
              <w:left w:val="nil"/>
              <w:bottom w:val="single" w:sz="4" w:space="0" w:color="auto"/>
              <w:right w:val="single" w:sz="4" w:space="0" w:color="auto"/>
            </w:tcBorders>
            <w:shd w:val="clear" w:color="000000" w:fill="00B050"/>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4</w:t>
            </w:r>
          </w:p>
        </w:tc>
        <w:tc>
          <w:tcPr>
            <w:tcW w:w="1152" w:type="dxa"/>
            <w:tcBorders>
              <w:top w:val="nil"/>
              <w:left w:val="nil"/>
              <w:bottom w:val="single" w:sz="4" w:space="0" w:color="auto"/>
              <w:right w:val="single" w:sz="4" w:space="0" w:color="auto"/>
            </w:tcBorders>
            <w:shd w:val="clear" w:color="000000" w:fill="75923C"/>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5</w:t>
            </w:r>
          </w:p>
        </w:tc>
      </w:tr>
      <w:tr w:rsidR="00384107" w:rsidRPr="00D60B8C" w:rsidTr="00A93008">
        <w:trPr>
          <w:trHeight w:val="418"/>
          <w:jc w:val="center"/>
        </w:trPr>
        <w:tc>
          <w:tcPr>
            <w:tcW w:w="1510" w:type="dxa"/>
            <w:vMerge/>
            <w:tcBorders>
              <w:top w:val="nil"/>
              <w:left w:val="single" w:sz="4" w:space="0" w:color="auto"/>
              <w:bottom w:val="single" w:sz="4" w:space="0" w:color="000000"/>
              <w:right w:val="single" w:sz="4" w:space="0" w:color="auto"/>
            </w:tcBorders>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p>
        </w:tc>
        <w:tc>
          <w:tcPr>
            <w:tcW w:w="1101"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Péssimo</w:t>
            </w:r>
          </w:p>
        </w:tc>
        <w:tc>
          <w:tcPr>
            <w:tcW w:w="1008"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Ruim</w:t>
            </w:r>
          </w:p>
        </w:tc>
        <w:tc>
          <w:tcPr>
            <w:tcW w:w="1008"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Regular</w:t>
            </w:r>
          </w:p>
        </w:tc>
        <w:tc>
          <w:tcPr>
            <w:tcW w:w="924"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Bom</w:t>
            </w:r>
          </w:p>
        </w:tc>
        <w:tc>
          <w:tcPr>
            <w:tcW w:w="1235"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Muito Bom</w:t>
            </w:r>
          </w:p>
        </w:tc>
        <w:tc>
          <w:tcPr>
            <w:tcW w:w="1152"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Excelente</w:t>
            </w:r>
          </w:p>
        </w:tc>
      </w:tr>
      <w:tr w:rsidR="00384107" w:rsidRPr="00D60B8C" w:rsidTr="00A93008">
        <w:trPr>
          <w:trHeight w:val="418"/>
          <w:jc w:val="center"/>
        </w:trPr>
        <w:tc>
          <w:tcPr>
            <w:tcW w:w="1510"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Número</w:t>
            </w:r>
          </w:p>
        </w:tc>
        <w:tc>
          <w:tcPr>
            <w:tcW w:w="4041" w:type="dxa"/>
            <w:gridSpan w:val="4"/>
            <w:tcBorders>
              <w:top w:val="single" w:sz="4" w:space="0" w:color="auto"/>
              <w:left w:val="nil"/>
              <w:bottom w:val="single" w:sz="4" w:space="0" w:color="auto"/>
              <w:right w:val="single" w:sz="4" w:space="0" w:color="000000"/>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Questão</w:t>
            </w:r>
          </w:p>
        </w:tc>
        <w:tc>
          <w:tcPr>
            <w:tcW w:w="2387" w:type="dxa"/>
            <w:gridSpan w:val="2"/>
            <w:tcBorders>
              <w:top w:val="single" w:sz="4" w:space="0" w:color="auto"/>
              <w:left w:val="nil"/>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Valor do Conceito</w:t>
            </w:r>
          </w:p>
        </w:tc>
      </w:tr>
      <w:tr w:rsidR="00384107" w:rsidRPr="00D60B8C" w:rsidTr="00A93008">
        <w:trPr>
          <w:trHeight w:val="595"/>
          <w:jc w:val="center"/>
        </w:trPr>
        <w:tc>
          <w:tcPr>
            <w:tcW w:w="1510" w:type="dxa"/>
            <w:tcBorders>
              <w:top w:val="nil"/>
              <w:left w:val="single" w:sz="4" w:space="0" w:color="auto"/>
              <w:bottom w:val="single" w:sz="4" w:space="0" w:color="auto"/>
              <w:right w:val="single" w:sz="4" w:space="0" w:color="auto"/>
            </w:tcBorders>
            <w:shd w:val="clear" w:color="auto" w:fill="auto"/>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01</w:t>
            </w:r>
          </w:p>
        </w:tc>
        <w:tc>
          <w:tcPr>
            <w:tcW w:w="4041"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Como você avalia a interface gráfica da aplicação?</w:t>
            </w:r>
          </w:p>
        </w:tc>
        <w:tc>
          <w:tcPr>
            <w:tcW w:w="2387"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384107" w:rsidRPr="00D60B8C" w:rsidTr="00A93008">
        <w:trPr>
          <w:trHeight w:val="899"/>
          <w:jc w:val="center"/>
        </w:trPr>
        <w:tc>
          <w:tcPr>
            <w:tcW w:w="1510" w:type="dxa"/>
            <w:tcBorders>
              <w:top w:val="nil"/>
              <w:left w:val="single" w:sz="4" w:space="0" w:color="auto"/>
              <w:bottom w:val="single" w:sz="4" w:space="0" w:color="auto"/>
              <w:right w:val="single" w:sz="4" w:space="0" w:color="auto"/>
            </w:tcBorders>
            <w:shd w:val="clear" w:color="auto" w:fill="auto"/>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02</w:t>
            </w:r>
          </w:p>
        </w:tc>
        <w:tc>
          <w:tcPr>
            <w:tcW w:w="4041"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Como você avalia a disposição dos elementos e funcionalidades disponíveis na aplicação?</w:t>
            </w:r>
          </w:p>
        </w:tc>
        <w:tc>
          <w:tcPr>
            <w:tcW w:w="2387"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384107" w:rsidRPr="00D60B8C" w:rsidTr="00A93008">
        <w:trPr>
          <w:trHeight w:val="1132"/>
          <w:jc w:val="center"/>
        </w:trPr>
        <w:tc>
          <w:tcPr>
            <w:tcW w:w="1510" w:type="dxa"/>
            <w:tcBorders>
              <w:top w:val="nil"/>
              <w:left w:val="single" w:sz="4" w:space="0" w:color="auto"/>
              <w:bottom w:val="single" w:sz="4" w:space="0" w:color="auto"/>
              <w:right w:val="single" w:sz="4" w:space="0" w:color="auto"/>
            </w:tcBorders>
            <w:shd w:val="clear" w:color="auto" w:fill="auto"/>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03</w:t>
            </w:r>
          </w:p>
        </w:tc>
        <w:tc>
          <w:tcPr>
            <w:tcW w:w="4041"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Como você avalia as mensagens de informação da aplicação quanto à facilidade de compreensão e interpretação?</w:t>
            </w:r>
          </w:p>
        </w:tc>
        <w:tc>
          <w:tcPr>
            <w:tcW w:w="2387"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384107" w:rsidRPr="00D60B8C" w:rsidTr="00A93008">
        <w:trPr>
          <w:trHeight w:val="903"/>
          <w:jc w:val="center"/>
        </w:trPr>
        <w:tc>
          <w:tcPr>
            <w:tcW w:w="1510" w:type="dxa"/>
            <w:tcBorders>
              <w:top w:val="nil"/>
              <w:left w:val="single" w:sz="4" w:space="0" w:color="auto"/>
              <w:bottom w:val="single" w:sz="4" w:space="0" w:color="auto"/>
              <w:right w:val="single" w:sz="4" w:space="0" w:color="auto"/>
            </w:tcBorders>
            <w:shd w:val="clear" w:color="auto" w:fill="auto"/>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04</w:t>
            </w:r>
          </w:p>
        </w:tc>
        <w:tc>
          <w:tcPr>
            <w:tcW w:w="4041"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Como você avalia os benefícios proporcionados pela aplicação aos usuários do parque?</w:t>
            </w:r>
          </w:p>
        </w:tc>
        <w:tc>
          <w:tcPr>
            <w:tcW w:w="2387"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B24984">
            <w:pPr>
              <w:keepNext/>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bl>
    <w:p w:rsidR="0006640E" w:rsidRDefault="00384107" w:rsidP="00B24984">
      <w:pPr>
        <w:pStyle w:val="Legenda"/>
        <w:spacing w:line="360" w:lineRule="auto"/>
        <w:jc w:val="center"/>
        <w:rPr>
          <w:rFonts w:ascii="Times New Roman" w:hAnsi="Times New Roman"/>
          <w:sz w:val="24"/>
          <w:szCs w:val="24"/>
        </w:rPr>
      </w:pPr>
      <w:bookmarkStart w:id="134" w:name="_Toc277710760"/>
      <w:r w:rsidRPr="00D60B8C">
        <w:rPr>
          <w:rFonts w:ascii="Times New Roman" w:hAnsi="Times New Roman"/>
          <w:sz w:val="24"/>
          <w:szCs w:val="24"/>
        </w:rPr>
        <w:t xml:space="preserve">Figura </w:t>
      </w:r>
      <w:r w:rsidR="00E57B07"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E57B07" w:rsidRPr="00D60B8C">
        <w:rPr>
          <w:rFonts w:ascii="Times New Roman" w:hAnsi="Times New Roman"/>
          <w:sz w:val="24"/>
          <w:szCs w:val="24"/>
        </w:rPr>
        <w:fldChar w:fldCharType="separate"/>
      </w:r>
      <w:r w:rsidR="00A93008">
        <w:rPr>
          <w:rFonts w:ascii="Times New Roman" w:hAnsi="Times New Roman"/>
          <w:noProof/>
          <w:sz w:val="24"/>
          <w:szCs w:val="24"/>
        </w:rPr>
        <w:t>35</w:t>
      </w:r>
      <w:r w:rsidR="00E57B07" w:rsidRPr="00D60B8C">
        <w:rPr>
          <w:rFonts w:ascii="Times New Roman" w:hAnsi="Times New Roman"/>
          <w:sz w:val="24"/>
          <w:szCs w:val="24"/>
        </w:rPr>
        <w:fldChar w:fldCharType="end"/>
      </w:r>
      <w:r w:rsidRPr="00D60B8C">
        <w:rPr>
          <w:rFonts w:ascii="Times New Roman" w:hAnsi="Times New Roman"/>
          <w:sz w:val="24"/>
          <w:szCs w:val="24"/>
        </w:rPr>
        <w:t>: Questionário para avaliação da aplicação</w:t>
      </w:r>
      <w:bookmarkEnd w:id="134"/>
    </w:p>
    <w:p w:rsidR="0006640E" w:rsidRDefault="0006640E" w:rsidP="0006640E">
      <w:pPr>
        <w:pStyle w:val="PargrafodaLista"/>
        <w:numPr>
          <w:ilvl w:val="0"/>
          <w:numId w:val="3"/>
        </w:numPr>
        <w:spacing w:line="360" w:lineRule="auto"/>
        <w:jc w:val="both"/>
        <w:outlineLvl w:val="0"/>
        <w:rPr>
          <w:rFonts w:ascii="Times New Roman" w:hAnsi="Times New Roman" w:cs="Times New Roman"/>
          <w:b/>
          <w:color w:val="000000" w:themeColor="text1"/>
          <w:sz w:val="32"/>
          <w:szCs w:val="32"/>
        </w:rPr>
      </w:pPr>
      <w:r>
        <w:br w:type="page"/>
      </w:r>
      <w:bookmarkStart w:id="135" w:name="_Toc277712186"/>
      <w:r w:rsidRPr="00977D57">
        <w:rPr>
          <w:rFonts w:ascii="Times New Roman" w:hAnsi="Times New Roman" w:cs="Times New Roman"/>
          <w:b/>
          <w:color w:val="000000" w:themeColor="text1"/>
          <w:sz w:val="32"/>
          <w:szCs w:val="32"/>
        </w:rPr>
        <w:lastRenderedPageBreak/>
        <w:t xml:space="preserve">APÊNDICE </w:t>
      </w:r>
      <w:r>
        <w:rPr>
          <w:rFonts w:ascii="Times New Roman" w:hAnsi="Times New Roman" w:cs="Times New Roman"/>
          <w:b/>
          <w:color w:val="000000" w:themeColor="text1"/>
          <w:sz w:val="32"/>
          <w:szCs w:val="32"/>
        </w:rPr>
        <w:t>B</w:t>
      </w:r>
      <w:r w:rsidRPr="00977D57">
        <w:rPr>
          <w:rFonts w:ascii="Times New Roman" w:hAnsi="Times New Roman" w:cs="Times New Roman"/>
          <w:b/>
          <w:color w:val="000000" w:themeColor="text1"/>
          <w:sz w:val="32"/>
          <w:szCs w:val="32"/>
        </w:rPr>
        <w:t xml:space="preserve"> – </w:t>
      </w:r>
      <w:r>
        <w:rPr>
          <w:rFonts w:ascii="Times New Roman" w:hAnsi="Times New Roman" w:cs="Times New Roman"/>
          <w:b/>
          <w:color w:val="000000" w:themeColor="text1"/>
          <w:sz w:val="32"/>
          <w:szCs w:val="32"/>
        </w:rPr>
        <w:t>REPORTAGEM SOBRE FILAS NA FOLHA DE SÃO PAULO</w:t>
      </w:r>
      <w:bookmarkEnd w:id="135"/>
    </w:p>
    <w:p w:rsidR="0006640E" w:rsidRPr="0006640E" w:rsidRDefault="0006640E" w:rsidP="00026DC9">
      <w:pPr>
        <w:rPr>
          <w:rFonts w:ascii="Times New Roman" w:eastAsia="Times New Roman" w:hAnsi="Times New Roman"/>
          <w:b/>
          <w:bCs/>
          <w:kern w:val="36"/>
          <w:sz w:val="32"/>
          <w:szCs w:val="32"/>
          <w:lang w:eastAsia="pt-BR"/>
        </w:rPr>
      </w:pPr>
      <w:r w:rsidRPr="0006640E">
        <w:rPr>
          <w:rFonts w:ascii="Times New Roman" w:eastAsia="Times New Roman" w:hAnsi="Times New Roman"/>
          <w:b/>
          <w:bCs/>
          <w:kern w:val="36"/>
          <w:sz w:val="32"/>
          <w:szCs w:val="32"/>
          <w:lang w:eastAsia="pt-BR"/>
        </w:rPr>
        <w:t>Parques têm excesso de filas e faltam comidas saudáveis, aponta Idec</w:t>
      </w:r>
    </w:p>
    <w:p w:rsidR="0006640E" w:rsidRPr="0006640E" w:rsidRDefault="0006640E" w:rsidP="0006640E">
      <w:pPr>
        <w:spacing w:after="0" w:line="240" w:lineRule="auto"/>
        <w:rPr>
          <w:rFonts w:ascii="Times New Roman" w:eastAsia="Times New Roman" w:hAnsi="Times New Roman"/>
          <w:sz w:val="24"/>
          <w:szCs w:val="24"/>
          <w:lang w:eastAsia="pt-BR"/>
        </w:rPr>
      </w:pPr>
      <w:r w:rsidRPr="0006640E">
        <w:rPr>
          <w:rFonts w:ascii="Times New Roman" w:eastAsia="Times New Roman" w:hAnsi="Times New Roman"/>
          <w:b/>
          <w:bCs/>
          <w:sz w:val="24"/>
          <w:szCs w:val="24"/>
          <w:lang w:eastAsia="pt-BR"/>
        </w:rPr>
        <w:t>FABIANA SERAGUSA</w:t>
      </w:r>
      <w:r w:rsidRPr="0006640E">
        <w:rPr>
          <w:rFonts w:ascii="Times New Roman" w:eastAsia="Times New Roman" w:hAnsi="Times New Roman"/>
          <w:sz w:val="24"/>
          <w:szCs w:val="24"/>
          <w:lang w:eastAsia="pt-BR"/>
        </w:rPr>
        <w:br/>
      </w:r>
      <w:r w:rsidRPr="0006640E">
        <w:rPr>
          <w:rFonts w:ascii="Times New Roman" w:eastAsia="Times New Roman" w:hAnsi="Times New Roman"/>
          <w:b/>
          <w:bCs/>
          <w:sz w:val="24"/>
          <w:szCs w:val="24"/>
          <w:lang w:eastAsia="pt-BR"/>
        </w:rPr>
        <w:t>MAIARA CAMARGO</w:t>
      </w:r>
      <w:r w:rsidRPr="0006640E">
        <w:rPr>
          <w:rFonts w:ascii="Times New Roman" w:eastAsia="Times New Roman" w:hAnsi="Times New Roman"/>
          <w:sz w:val="24"/>
          <w:szCs w:val="24"/>
          <w:lang w:eastAsia="pt-BR"/>
        </w:rPr>
        <w:br/>
        <w:t xml:space="preserve">Colaboração para a </w:t>
      </w:r>
      <w:r w:rsidRPr="0006640E">
        <w:rPr>
          <w:rFonts w:ascii="Times New Roman" w:eastAsia="Times New Roman" w:hAnsi="Times New Roman"/>
          <w:b/>
          <w:bCs/>
          <w:sz w:val="24"/>
          <w:szCs w:val="24"/>
          <w:lang w:eastAsia="pt-BR"/>
        </w:rPr>
        <w:t>Folha Online</w:t>
      </w:r>
      <w:r w:rsidRPr="0006640E">
        <w:rPr>
          <w:rFonts w:ascii="Times New Roman" w:eastAsia="Times New Roman" w:hAnsi="Times New Roman"/>
          <w:sz w:val="24"/>
          <w:szCs w:val="24"/>
          <w:lang w:eastAsia="pt-BR"/>
        </w:rPr>
        <w:t xml:space="preserve"> </w:t>
      </w:r>
    </w:p>
    <w:p w:rsidR="0006640E" w:rsidRDefault="0006640E" w:rsidP="0006640E">
      <w:pPr>
        <w:spacing w:after="0" w:line="240" w:lineRule="auto"/>
        <w:rPr>
          <w:rFonts w:ascii="Times New Roman" w:eastAsia="Times New Roman" w:hAnsi="Times New Roman"/>
          <w:sz w:val="24"/>
          <w:szCs w:val="24"/>
          <w:lang w:eastAsia="pt-BR"/>
        </w:rPr>
      </w:pPr>
      <w:hyperlink r:id="rId51" w:history="1">
        <w:r w:rsidRPr="00D4796F">
          <w:rPr>
            <w:rStyle w:val="Hyperlink"/>
            <w:rFonts w:ascii="Times New Roman" w:eastAsia="Times New Roman" w:hAnsi="Times New Roman"/>
            <w:sz w:val="24"/>
            <w:szCs w:val="24"/>
            <w:lang w:eastAsia="pt-BR"/>
          </w:rPr>
          <w:t>http://guia.folha.com.br/passeios/ult10050u454074.shtml</w:t>
        </w:r>
      </w:hyperlink>
    </w:p>
    <w:p w:rsidR="0006640E" w:rsidRPr="0006640E" w:rsidRDefault="0006640E" w:rsidP="0006640E">
      <w:pPr>
        <w:spacing w:after="0" w:line="240" w:lineRule="auto"/>
        <w:rPr>
          <w:rFonts w:ascii="Times New Roman" w:eastAsia="Times New Roman" w:hAnsi="Times New Roman"/>
          <w:sz w:val="24"/>
          <w:szCs w:val="24"/>
          <w:lang w:eastAsia="pt-BR"/>
        </w:rPr>
      </w:pPr>
    </w:p>
    <w:p w:rsidR="0006640E" w:rsidRPr="0006640E" w:rsidRDefault="0006640E" w:rsidP="0006640E">
      <w:pPr>
        <w:spacing w:after="0" w:line="240" w:lineRule="auto"/>
        <w:rPr>
          <w:rFonts w:ascii="Times New Roman" w:eastAsia="Times New Roman" w:hAnsi="Times New Roman"/>
          <w:sz w:val="24"/>
          <w:szCs w:val="24"/>
          <w:lang w:eastAsia="pt-BR"/>
        </w:rPr>
      </w:pPr>
      <w:r w:rsidRPr="0006640E">
        <w:rPr>
          <w:rFonts w:ascii="Times New Roman" w:eastAsia="Times New Roman" w:hAnsi="Times New Roman"/>
          <w:sz w:val="24"/>
          <w:szCs w:val="24"/>
          <w:lang w:eastAsia="pt-BR"/>
        </w:rPr>
        <w:t xml:space="preserve">O Idec (Instituto Brasileiro de Defesa do Consumidor) analisou cinco parques de diversão, três em São Paulo e dois em Vinhedo (79 km da capital paulista), e apontou problemas como excesso de filas e poucas alternativas saudáveis para alimentação. </w:t>
      </w:r>
    </w:p>
    <w:p w:rsidR="0006640E" w:rsidRPr="0006640E" w:rsidRDefault="0006640E" w:rsidP="0006640E">
      <w:pPr>
        <w:spacing w:before="100" w:beforeAutospacing="1" w:after="100" w:afterAutospacing="1" w:line="240" w:lineRule="auto"/>
        <w:rPr>
          <w:rFonts w:ascii="Times New Roman" w:eastAsia="Times New Roman" w:hAnsi="Times New Roman"/>
          <w:sz w:val="24"/>
          <w:szCs w:val="24"/>
          <w:lang w:eastAsia="pt-BR"/>
        </w:rPr>
      </w:pPr>
      <w:r>
        <w:rPr>
          <w:noProof/>
          <w:lang w:eastAsia="pt-BR"/>
        </w:rPr>
        <w:drawing>
          <wp:anchor distT="0" distB="0" distL="114300" distR="114300" simplePos="0" relativeHeight="251662336" behindDoc="0" locked="0" layoutInCell="1" allowOverlap="1">
            <wp:simplePos x="0" y="0"/>
            <wp:positionH relativeFrom="column">
              <wp:posOffset>3154045</wp:posOffset>
            </wp:positionH>
            <wp:positionV relativeFrom="paragraph">
              <wp:posOffset>987425</wp:posOffset>
            </wp:positionV>
            <wp:extent cx="2177415" cy="1662430"/>
            <wp:effectExtent l="19050" t="0" r="0" b="0"/>
            <wp:wrapSquare wrapText="bothSides"/>
            <wp:docPr id="40"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cstate="print"/>
                    <a:srcRect/>
                    <a:stretch>
                      <a:fillRect/>
                    </a:stretch>
                  </pic:blipFill>
                  <pic:spPr bwMode="auto">
                    <a:xfrm>
                      <a:off x="0" y="0"/>
                      <a:ext cx="2177415" cy="1662430"/>
                    </a:xfrm>
                    <a:prstGeom prst="rect">
                      <a:avLst/>
                    </a:prstGeom>
                    <a:noFill/>
                    <a:ln w="9525">
                      <a:noFill/>
                      <a:miter lim="800000"/>
                      <a:headEnd/>
                      <a:tailEnd/>
                    </a:ln>
                  </pic:spPr>
                </pic:pic>
              </a:graphicData>
            </a:graphic>
          </wp:anchor>
        </w:drawing>
      </w:r>
      <w:r w:rsidRPr="0006640E">
        <w:rPr>
          <w:rFonts w:ascii="Times New Roman" w:eastAsia="Times New Roman" w:hAnsi="Times New Roman"/>
          <w:sz w:val="24"/>
          <w:szCs w:val="24"/>
          <w:lang w:eastAsia="pt-BR"/>
        </w:rPr>
        <w:t xml:space="preserve">Os selecionados foram </w:t>
      </w:r>
      <w:hyperlink r:id="rId53" w:history="1">
        <w:r w:rsidRPr="0006640E">
          <w:rPr>
            <w:rFonts w:ascii="Times New Roman" w:eastAsia="Times New Roman" w:hAnsi="Times New Roman"/>
            <w:sz w:val="24"/>
            <w:szCs w:val="24"/>
            <w:u w:val="single"/>
            <w:lang w:eastAsia="pt-BR"/>
          </w:rPr>
          <w:t>Hopi Hari</w:t>
        </w:r>
      </w:hyperlink>
      <w:r w:rsidRPr="0006640E">
        <w:rPr>
          <w:rFonts w:ascii="Times New Roman" w:eastAsia="Times New Roman" w:hAnsi="Times New Roman"/>
          <w:sz w:val="24"/>
          <w:szCs w:val="24"/>
          <w:lang w:eastAsia="pt-BR"/>
        </w:rPr>
        <w:t xml:space="preserve">, </w:t>
      </w:r>
      <w:hyperlink r:id="rId54" w:history="1">
        <w:r w:rsidRPr="0006640E">
          <w:rPr>
            <w:rFonts w:ascii="Times New Roman" w:eastAsia="Times New Roman" w:hAnsi="Times New Roman"/>
            <w:sz w:val="24"/>
            <w:szCs w:val="24"/>
            <w:u w:val="single"/>
            <w:lang w:eastAsia="pt-BR"/>
          </w:rPr>
          <w:t>Playcenter</w:t>
        </w:r>
      </w:hyperlink>
      <w:r w:rsidRPr="0006640E">
        <w:rPr>
          <w:rFonts w:ascii="Times New Roman" w:eastAsia="Times New Roman" w:hAnsi="Times New Roman"/>
          <w:sz w:val="24"/>
          <w:szCs w:val="24"/>
          <w:lang w:eastAsia="pt-BR"/>
        </w:rPr>
        <w:t xml:space="preserve">, </w:t>
      </w:r>
      <w:hyperlink r:id="rId55" w:history="1">
        <w:r w:rsidRPr="0006640E">
          <w:rPr>
            <w:rFonts w:ascii="Times New Roman" w:eastAsia="Times New Roman" w:hAnsi="Times New Roman"/>
            <w:sz w:val="24"/>
            <w:szCs w:val="24"/>
            <w:u w:val="single"/>
            <w:lang w:eastAsia="pt-BR"/>
          </w:rPr>
          <w:t>Wet'n Wild</w:t>
        </w:r>
      </w:hyperlink>
      <w:r w:rsidRPr="0006640E">
        <w:rPr>
          <w:rFonts w:ascii="Times New Roman" w:eastAsia="Times New Roman" w:hAnsi="Times New Roman"/>
          <w:sz w:val="24"/>
          <w:szCs w:val="24"/>
          <w:lang w:eastAsia="pt-BR"/>
        </w:rPr>
        <w:t xml:space="preserve">, </w:t>
      </w:r>
      <w:hyperlink r:id="rId56" w:history="1">
        <w:r w:rsidRPr="0006640E">
          <w:rPr>
            <w:rFonts w:ascii="Times New Roman" w:eastAsia="Times New Roman" w:hAnsi="Times New Roman"/>
            <w:sz w:val="24"/>
            <w:szCs w:val="24"/>
            <w:u w:val="single"/>
            <w:lang w:eastAsia="pt-BR"/>
          </w:rPr>
          <w:t>O Mundo da Xuxa</w:t>
        </w:r>
      </w:hyperlink>
      <w:r w:rsidRPr="0006640E">
        <w:rPr>
          <w:rFonts w:ascii="Times New Roman" w:eastAsia="Times New Roman" w:hAnsi="Times New Roman"/>
          <w:sz w:val="24"/>
          <w:szCs w:val="24"/>
          <w:lang w:eastAsia="pt-BR"/>
        </w:rPr>
        <w:t xml:space="preserve"> e </w:t>
      </w:r>
      <w:hyperlink r:id="rId57" w:history="1">
        <w:r w:rsidRPr="0006640E">
          <w:rPr>
            <w:rFonts w:ascii="Times New Roman" w:eastAsia="Times New Roman" w:hAnsi="Times New Roman"/>
            <w:sz w:val="24"/>
            <w:szCs w:val="24"/>
            <w:u w:val="single"/>
            <w:lang w:eastAsia="pt-BR"/>
          </w:rPr>
          <w:t>Parque da Mônica</w:t>
        </w:r>
      </w:hyperlink>
      <w:r w:rsidRPr="0006640E">
        <w:rPr>
          <w:rFonts w:ascii="Times New Roman" w:eastAsia="Times New Roman" w:hAnsi="Times New Roman"/>
          <w:sz w:val="24"/>
          <w:szCs w:val="24"/>
          <w:lang w:eastAsia="pt-BR"/>
        </w:rPr>
        <w:t xml:space="preserve">. Pesquisadores do instituto estiveram nos parques entre os dias 13 e 14 de setembro, e fizeram uma simulação da visita de uma família com quatro pessoas, levando em consideração quanto seria gasto, as opções de alimentação e as filas. </w:t>
      </w:r>
    </w:p>
    <w:p w:rsidR="0006640E" w:rsidRPr="0006640E" w:rsidRDefault="0006640E" w:rsidP="0006640E">
      <w:pPr>
        <w:spacing w:before="100" w:beforeAutospacing="1" w:after="100" w:afterAutospacing="1" w:line="240" w:lineRule="auto"/>
        <w:rPr>
          <w:rFonts w:ascii="Times New Roman" w:eastAsia="Times New Roman" w:hAnsi="Times New Roman"/>
          <w:sz w:val="24"/>
          <w:szCs w:val="24"/>
          <w:lang w:eastAsia="pt-BR"/>
        </w:rPr>
      </w:pPr>
      <w:r w:rsidRPr="0006640E">
        <w:rPr>
          <w:rFonts w:ascii="Times New Roman" w:eastAsia="Times New Roman" w:hAnsi="Times New Roman"/>
          <w:sz w:val="24"/>
          <w:szCs w:val="24"/>
          <w:lang w:eastAsia="pt-BR"/>
        </w:rPr>
        <w:t xml:space="preserve">Os ingressos para uma família (pai, mãe e dois filhos de até 10 anos), estacionamento e um almoço mais saudável, dentro das possibilidades oferecidas pelo parque, custam R$ 353,20 no Hopi Hari, R$ 244,60 no Wet'n Wild, R$ 196,80 no Playcenter, R$ 184,50 no Mundo da Xuxa e R$ 165,60 no Parque da Mônica. </w:t>
      </w:r>
    </w:p>
    <w:p w:rsidR="0006640E" w:rsidRPr="0006640E" w:rsidRDefault="0006640E" w:rsidP="0006640E">
      <w:pPr>
        <w:spacing w:before="100" w:beforeAutospacing="1" w:after="100" w:afterAutospacing="1" w:line="240" w:lineRule="auto"/>
        <w:rPr>
          <w:rFonts w:ascii="Times New Roman" w:eastAsia="Times New Roman" w:hAnsi="Times New Roman"/>
          <w:sz w:val="24"/>
          <w:szCs w:val="24"/>
          <w:lang w:eastAsia="pt-BR"/>
        </w:rPr>
      </w:pPr>
      <w:r w:rsidRPr="0006640E">
        <w:rPr>
          <w:rFonts w:ascii="Times New Roman" w:eastAsia="Times New Roman" w:hAnsi="Times New Roman"/>
          <w:b/>
          <w:bCs/>
          <w:sz w:val="24"/>
          <w:szCs w:val="24"/>
          <w:lang w:eastAsia="pt-BR"/>
        </w:rPr>
        <w:t>Filas</w:t>
      </w:r>
      <w:r w:rsidRPr="0006640E">
        <w:rPr>
          <w:rFonts w:ascii="Times New Roman" w:eastAsia="Times New Roman" w:hAnsi="Times New Roman"/>
          <w:sz w:val="24"/>
          <w:szCs w:val="24"/>
          <w:lang w:eastAsia="pt-BR"/>
        </w:rPr>
        <w:t xml:space="preserve"> </w:t>
      </w:r>
    </w:p>
    <w:p w:rsidR="0006640E" w:rsidRPr="0006640E" w:rsidRDefault="0006640E" w:rsidP="0006640E">
      <w:pPr>
        <w:spacing w:before="100" w:beforeAutospacing="1" w:after="100" w:afterAutospacing="1" w:line="240" w:lineRule="auto"/>
        <w:rPr>
          <w:rFonts w:ascii="Times New Roman" w:eastAsia="Times New Roman" w:hAnsi="Times New Roman"/>
          <w:sz w:val="24"/>
          <w:szCs w:val="24"/>
          <w:lang w:eastAsia="pt-BR"/>
        </w:rPr>
      </w:pPr>
      <w:r w:rsidRPr="0006640E">
        <w:rPr>
          <w:rFonts w:ascii="Times New Roman" w:eastAsia="Times New Roman" w:hAnsi="Times New Roman"/>
          <w:sz w:val="24"/>
          <w:szCs w:val="24"/>
          <w:lang w:eastAsia="pt-BR"/>
        </w:rPr>
        <w:t xml:space="preserve">De acordo com a pesquisa, a espera na fila do "elevador" do Hopi Hari era de cerca de 2h30. Mesmo nos brinquedos menos concorridos, o tempo era de pelo menos 20 minutos. No Playcenter, foi preciso esperar 2h para brincar na montanha-russa e 1h no "elevador". Já no parque da Xuxa, a fila do bate-bate passou de 40 minutos, e a do Bosque dos Duendes, a única atração aquática do local, chegou a 30 minutos. O Parque da Mônica apresentou filas menos demoradas; a mais longa levou 15 minutos. No Wet'n Wild, o levantamento foi prejudicado, devido ao clima e à época do ano. </w:t>
      </w:r>
    </w:p>
    <w:p w:rsidR="0006640E" w:rsidRPr="0006640E" w:rsidRDefault="0006640E" w:rsidP="0006640E">
      <w:pPr>
        <w:spacing w:before="100" w:beforeAutospacing="1" w:after="100" w:afterAutospacing="1" w:line="240" w:lineRule="auto"/>
        <w:rPr>
          <w:rFonts w:ascii="Times New Roman" w:eastAsia="Times New Roman" w:hAnsi="Times New Roman"/>
          <w:sz w:val="24"/>
          <w:szCs w:val="24"/>
          <w:lang w:eastAsia="pt-BR"/>
        </w:rPr>
      </w:pPr>
      <w:r w:rsidRPr="0006640E">
        <w:rPr>
          <w:rFonts w:ascii="Times New Roman" w:eastAsia="Times New Roman" w:hAnsi="Times New Roman"/>
          <w:sz w:val="24"/>
          <w:szCs w:val="24"/>
          <w:lang w:eastAsia="pt-BR"/>
        </w:rPr>
        <w:t xml:space="preserve">Para não encarar as filas, no Playcenter há o chamado "Play Pass", que pode ser traduzido por "fura fila": o consumidor paga por um passaporte que permite brincar sem ter que esperar. Cada unidade custa R$ 13 e dá direito a uma atração. Quem preferir, pode comprar quatro por R$ 15 ou oito por R$ 20. No Hopi Hari, as opções são numerosas: R$ 15 para furar uma fila, R$ 25 para furar quatro, R$ 30 para seis e R$ 36 para entrar na frente em oito filas. Vale ressaltar que em todos os casos os valores são somados ao valor já pago pelo ingresso. </w:t>
      </w:r>
    </w:p>
    <w:p w:rsidR="0006640E" w:rsidRPr="0006640E" w:rsidRDefault="0006640E" w:rsidP="0006640E">
      <w:pPr>
        <w:spacing w:before="100" w:beforeAutospacing="1" w:after="100" w:afterAutospacing="1" w:line="240" w:lineRule="auto"/>
        <w:rPr>
          <w:rFonts w:ascii="Times New Roman" w:eastAsia="Times New Roman" w:hAnsi="Times New Roman"/>
          <w:sz w:val="24"/>
          <w:szCs w:val="24"/>
          <w:lang w:eastAsia="pt-BR"/>
        </w:rPr>
      </w:pPr>
      <w:r w:rsidRPr="0006640E">
        <w:rPr>
          <w:rFonts w:ascii="Times New Roman" w:eastAsia="Times New Roman" w:hAnsi="Times New Roman"/>
          <w:sz w:val="24"/>
          <w:szCs w:val="24"/>
          <w:lang w:eastAsia="pt-BR"/>
        </w:rPr>
        <w:lastRenderedPageBreak/>
        <w:t xml:space="preserve">"Consideramos esse procedimento antiético e deseducativo. O parque, em vez de resolver o problema das longas filas, vende vantagens", afirma Carlos Thadeu de Oliveira, gerente de informação do Idec. </w:t>
      </w:r>
    </w:p>
    <w:p w:rsidR="0006640E" w:rsidRPr="0006640E" w:rsidRDefault="0006640E" w:rsidP="0006640E">
      <w:pPr>
        <w:spacing w:before="100" w:beforeAutospacing="1" w:after="100" w:afterAutospacing="1" w:line="240" w:lineRule="auto"/>
        <w:rPr>
          <w:rFonts w:ascii="Times New Roman" w:eastAsia="Times New Roman" w:hAnsi="Times New Roman"/>
          <w:sz w:val="24"/>
          <w:szCs w:val="24"/>
          <w:lang w:eastAsia="pt-BR"/>
        </w:rPr>
      </w:pPr>
      <w:r>
        <w:rPr>
          <w:noProof/>
          <w:lang w:eastAsia="pt-BR"/>
        </w:rPr>
        <w:drawing>
          <wp:anchor distT="0" distB="0" distL="114300" distR="114300" simplePos="0" relativeHeight="251663360" behindDoc="0" locked="0" layoutInCell="1" allowOverlap="1">
            <wp:simplePos x="0" y="0"/>
            <wp:positionH relativeFrom="column">
              <wp:posOffset>54610</wp:posOffset>
            </wp:positionH>
            <wp:positionV relativeFrom="paragraph">
              <wp:posOffset>38100</wp:posOffset>
            </wp:positionV>
            <wp:extent cx="2208530" cy="1662430"/>
            <wp:effectExtent l="19050" t="0" r="1270" b="0"/>
            <wp:wrapSquare wrapText="bothSides"/>
            <wp:docPr id="41" name="Imagem 2" descr="Montanha russa do parque O Mundo da Xuxa, localizado na região sul da capital paulista">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ontanha russa do parque O Mundo da Xuxa, localizado na região sul da capital paulista">
                      <a:hlinkClick r:id="rId56"/>
                    </pic:cNvPr>
                    <pic:cNvPicPr>
                      <a:picLocks noChangeAspect="1" noChangeArrowheads="1"/>
                    </pic:cNvPicPr>
                  </pic:nvPicPr>
                  <pic:blipFill>
                    <a:blip r:embed="rId58" cstate="print"/>
                    <a:srcRect/>
                    <a:stretch>
                      <a:fillRect/>
                    </a:stretch>
                  </pic:blipFill>
                  <pic:spPr bwMode="auto">
                    <a:xfrm>
                      <a:off x="0" y="0"/>
                      <a:ext cx="2208530" cy="1662430"/>
                    </a:xfrm>
                    <a:prstGeom prst="rect">
                      <a:avLst/>
                    </a:prstGeom>
                    <a:noFill/>
                    <a:ln w="9525">
                      <a:noFill/>
                      <a:miter lim="800000"/>
                      <a:headEnd/>
                      <a:tailEnd/>
                    </a:ln>
                  </pic:spPr>
                </pic:pic>
              </a:graphicData>
            </a:graphic>
          </wp:anchor>
        </w:drawing>
      </w:r>
      <w:r w:rsidRPr="0006640E">
        <w:rPr>
          <w:rFonts w:ascii="Times New Roman" w:eastAsia="Times New Roman" w:hAnsi="Times New Roman"/>
          <w:b/>
          <w:bCs/>
          <w:sz w:val="24"/>
          <w:szCs w:val="24"/>
          <w:lang w:eastAsia="pt-BR"/>
        </w:rPr>
        <w:t>Comidas</w:t>
      </w:r>
      <w:r w:rsidRPr="0006640E">
        <w:rPr>
          <w:rFonts w:ascii="Times New Roman" w:eastAsia="Times New Roman" w:hAnsi="Times New Roman"/>
          <w:sz w:val="24"/>
          <w:szCs w:val="24"/>
          <w:lang w:eastAsia="pt-BR"/>
        </w:rPr>
        <w:t xml:space="preserve"> </w:t>
      </w:r>
    </w:p>
    <w:p w:rsidR="0006640E" w:rsidRPr="0006640E" w:rsidRDefault="0006640E" w:rsidP="0006640E">
      <w:pPr>
        <w:spacing w:before="100" w:beforeAutospacing="1" w:after="100" w:afterAutospacing="1" w:line="240" w:lineRule="auto"/>
        <w:rPr>
          <w:rFonts w:ascii="Times New Roman" w:eastAsia="Times New Roman" w:hAnsi="Times New Roman"/>
          <w:sz w:val="24"/>
          <w:szCs w:val="24"/>
          <w:lang w:eastAsia="pt-BR"/>
        </w:rPr>
      </w:pPr>
      <w:r w:rsidRPr="0006640E">
        <w:rPr>
          <w:rFonts w:ascii="Times New Roman" w:eastAsia="Times New Roman" w:hAnsi="Times New Roman"/>
          <w:sz w:val="24"/>
          <w:szCs w:val="24"/>
          <w:lang w:eastAsia="pt-BR"/>
        </w:rPr>
        <w:t xml:space="preserve">Segundo o levantamento, as opções para se alimentar nos parques, em geral, possuem altos teores de gordura, sódio e calorias. O Hopi Hari é a exceção: em todas as lanchonetes foram encontradas opções de alimentos mais saudáveis. O parque tem ainda um restaurante à la carte, cujo cardápio inclui saladas. </w:t>
      </w:r>
    </w:p>
    <w:p w:rsidR="0006640E" w:rsidRPr="0006640E" w:rsidRDefault="0006640E" w:rsidP="0006640E">
      <w:pPr>
        <w:spacing w:before="100" w:beforeAutospacing="1" w:after="100" w:afterAutospacing="1" w:line="240" w:lineRule="auto"/>
        <w:rPr>
          <w:rFonts w:ascii="Times New Roman" w:eastAsia="Times New Roman" w:hAnsi="Times New Roman"/>
          <w:sz w:val="24"/>
          <w:szCs w:val="24"/>
          <w:lang w:eastAsia="pt-BR"/>
        </w:rPr>
      </w:pPr>
      <w:r w:rsidRPr="0006640E">
        <w:rPr>
          <w:rFonts w:ascii="Times New Roman" w:eastAsia="Times New Roman" w:hAnsi="Times New Roman"/>
          <w:sz w:val="24"/>
          <w:szCs w:val="24"/>
          <w:lang w:eastAsia="pt-BR"/>
        </w:rPr>
        <w:t xml:space="preserve">No Wet'n Wild, estavam disponíveis algumas opções como açaí, espetinhos, baguetes de frango ou atum e pipoca. O mesmo ocorreu no Playcenter, que oferece ainda saladas e sanduíches naturais. </w:t>
      </w:r>
    </w:p>
    <w:p w:rsidR="0006640E" w:rsidRPr="0006640E" w:rsidRDefault="0006640E" w:rsidP="0006640E">
      <w:pPr>
        <w:spacing w:before="100" w:beforeAutospacing="1" w:after="100" w:afterAutospacing="1" w:line="240" w:lineRule="auto"/>
        <w:rPr>
          <w:rFonts w:ascii="Times New Roman" w:eastAsia="Times New Roman" w:hAnsi="Times New Roman"/>
          <w:sz w:val="24"/>
          <w:szCs w:val="24"/>
          <w:lang w:eastAsia="pt-BR"/>
        </w:rPr>
      </w:pPr>
      <w:r w:rsidRPr="0006640E">
        <w:rPr>
          <w:rFonts w:ascii="Times New Roman" w:eastAsia="Times New Roman" w:hAnsi="Times New Roman"/>
          <w:sz w:val="24"/>
          <w:szCs w:val="24"/>
          <w:lang w:eastAsia="pt-BR"/>
        </w:rPr>
        <w:t xml:space="preserve">No Parque da Mônica, a lanchonete e um dos quiosques têm cardápio com alternativas como salada, sanduíche natural, maçã e salada de frutas. Mesmo assim, o número de alimentos adequados nutricionalmente é relativamente pequeno. Em O Mundo da Xuxa, a única lanchonete e os quiosques são todos do McDonald's. </w:t>
      </w:r>
    </w:p>
    <w:p w:rsidR="0006640E" w:rsidRPr="0006640E" w:rsidRDefault="0006640E" w:rsidP="0006640E">
      <w:pPr>
        <w:spacing w:before="100" w:beforeAutospacing="1" w:after="100" w:afterAutospacing="1" w:line="240" w:lineRule="auto"/>
        <w:rPr>
          <w:rFonts w:ascii="Times New Roman" w:eastAsia="Times New Roman" w:hAnsi="Times New Roman"/>
          <w:sz w:val="24"/>
          <w:szCs w:val="24"/>
          <w:lang w:eastAsia="pt-BR"/>
        </w:rPr>
      </w:pPr>
      <w:r w:rsidRPr="0006640E">
        <w:rPr>
          <w:rFonts w:ascii="Times New Roman" w:eastAsia="Times New Roman" w:hAnsi="Times New Roman"/>
          <w:sz w:val="24"/>
          <w:szCs w:val="24"/>
          <w:lang w:eastAsia="pt-BR"/>
        </w:rPr>
        <w:t xml:space="preserve">Para quem quer economizar ou prefere preparar o próprio lanche, é possível levar comida de casa. Durante a pesquisa, todos os estabelecimentos autorizaram a entrada com alimentos, levados em uma sacola transparente (embora o Wet'n Wild e o Parque da Mônica, oficialmente, não o permitam). </w:t>
      </w:r>
    </w:p>
    <w:p w:rsidR="0006640E" w:rsidRPr="0006640E" w:rsidRDefault="0006640E" w:rsidP="0006640E">
      <w:pPr>
        <w:spacing w:before="100" w:beforeAutospacing="1" w:after="100" w:afterAutospacing="1" w:line="240" w:lineRule="auto"/>
        <w:rPr>
          <w:rFonts w:ascii="Times New Roman" w:eastAsia="Times New Roman" w:hAnsi="Times New Roman"/>
          <w:sz w:val="24"/>
          <w:szCs w:val="24"/>
          <w:lang w:eastAsia="pt-BR"/>
        </w:rPr>
      </w:pPr>
      <w:r w:rsidRPr="0006640E">
        <w:rPr>
          <w:rFonts w:ascii="Times New Roman" w:eastAsia="Times New Roman" w:hAnsi="Times New Roman"/>
          <w:b/>
          <w:bCs/>
          <w:sz w:val="24"/>
          <w:szCs w:val="24"/>
          <w:lang w:eastAsia="pt-BR"/>
        </w:rPr>
        <w:t>Outro lado</w:t>
      </w:r>
      <w:r w:rsidRPr="0006640E">
        <w:rPr>
          <w:rFonts w:ascii="Times New Roman" w:eastAsia="Times New Roman" w:hAnsi="Times New Roman"/>
          <w:sz w:val="24"/>
          <w:szCs w:val="24"/>
          <w:lang w:eastAsia="pt-BR"/>
        </w:rPr>
        <w:t xml:space="preserve"> </w:t>
      </w:r>
    </w:p>
    <w:p w:rsidR="0006640E" w:rsidRPr="0006640E" w:rsidRDefault="0006640E" w:rsidP="0006640E">
      <w:pPr>
        <w:spacing w:before="100" w:beforeAutospacing="1" w:after="100" w:afterAutospacing="1" w:line="240" w:lineRule="auto"/>
        <w:rPr>
          <w:rFonts w:ascii="Times New Roman" w:eastAsia="Times New Roman" w:hAnsi="Times New Roman"/>
          <w:sz w:val="24"/>
          <w:szCs w:val="24"/>
          <w:lang w:eastAsia="pt-BR"/>
        </w:rPr>
      </w:pPr>
      <w:r w:rsidRPr="0006640E">
        <w:rPr>
          <w:rFonts w:ascii="Times New Roman" w:eastAsia="Times New Roman" w:hAnsi="Times New Roman"/>
          <w:sz w:val="24"/>
          <w:szCs w:val="24"/>
          <w:lang w:eastAsia="pt-BR"/>
        </w:rPr>
        <w:t xml:space="preserve">Sobre a espera para a utilização dos brinquedos, a assessoria de imprensa do Hopi Hari diz que as operações seguem padrões internacionais do setor e que o tempo de fila do elevador é maior porque essa é uma das atrações mais concorridas. O Hopi Pass --passaporte para furar filas-- não compromete o tempo de espera das outras pessoas, também de acordo com a assessoria, que fala que o sistema também é utilizado em todos os parques internacionais. </w:t>
      </w:r>
    </w:p>
    <w:p w:rsidR="0006640E" w:rsidRPr="0006640E" w:rsidRDefault="0006640E" w:rsidP="0006640E">
      <w:pPr>
        <w:spacing w:before="100" w:beforeAutospacing="1" w:after="100" w:afterAutospacing="1" w:line="240" w:lineRule="auto"/>
        <w:rPr>
          <w:rFonts w:ascii="Times New Roman" w:eastAsia="Times New Roman" w:hAnsi="Times New Roman"/>
          <w:sz w:val="24"/>
          <w:szCs w:val="24"/>
          <w:lang w:eastAsia="pt-BR"/>
        </w:rPr>
      </w:pPr>
      <w:r w:rsidRPr="0006640E">
        <w:rPr>
          <w:rFonts w:ascii="Times New Roman" w:eastAsia="Times New Roman" w:hAnsi="Times New Roman"/>
          <w:sz w:val="24"/>
          <w:szCs w:val="24"/>
          <w:lang w:eastAsia="pt-BR"/>
        </w:rPr>
        <w:t xml:space="preserve">Já o Wet'n Wild diz que as filas nunca foram motivo de reclamações dos visitantes. Sobre a alimentação oferecida, o parque aquático, segundo sua assessoria, avisa que possui quiosque com opções mais saudáveis no local --como saladas de frutas, lanches naturais, água de coco, açaí e iogurte-- e que, apesar de não ser permitida a entrada de alimentos, o visitante pode guardar os produtos trazidos de casa no Balcão de Informações. </w:t>
      </w:r>
    </w:p>
    <w:p w:rsidR="00384107" w:rsidRDefault="0006640E" w:rsidP="0006640E">
      <w:pPr>
        <w:spacing w:before="100" w:beforeAutospacing="1" w:after="100" w:afterAutospacing="1" w:line="240" w:lineRule="auto"/>
        <w:rPr>
          <w:rFonts w:ascii="Times New Roman" w:eastAsia="Times New Roman" w:hAnsi="Times New Roman"/>
          <w:sz w:val="24"/>
          <w:szCs w:val="24"/>
          <w:lang w:eastAsia="pt-BR"/>
        </w:rPr>
      </w:pPr>
      <w:r w:rsidRPr="0006640E">
        <w:rPr>
          <w:rFonts w:ascii="Times New Roman" w:eastAsia="Times New Roman" w:hAnsi="Times New Roman"/>
          <w:sz w:val="24"/>
          <w:szCs w:val="24"/>
          <w:lang w:eastAsia="pt-BR"/>
        </w:rPr>
        <w:t xml:space="preserve">O Playcenter, por meio de sua assessoria de imprensa, diz que não se manifestará sobre a pesquisa do Idec. Procuradas pela Folha Online, os outros parques não responderam até a publicação desta reportagem. </w:t>
      </w:r>
    </w:p>
    <w:p w:rsidR="0006640E" w:rsidRPr="0006640E" w:rsidRDefault="0006640E" w:rsidP="0006640E">
      <w:pPr>
        <w:spacing w:before="100" w:beforeAutospacing="1" w:after="100" w:afterAutospacing="1" w:line="240" w:lineRule="auto"/>
        <w:rPr>
          <w:rFonts w:ascii="Times New Roman" w:eastAsia="Times New Roman" w:hAnsi="Times New Roman"/>
          <w:sz w:val="24"/>
          <w:szCs w:val="24"/>
          <w:lang w:eastAsia="pt-BR"/>
        </w:rPr>
      </w:pPr>
    </w:p>
    <w:sectPr w:rsidR="0006640E" w:rsidRPr="0006640E" w:rsidSect="004A4084">
      <w:pgSz w:w="11906" w:h="16838"/>
      <w:pgMar w:top="1701" w:right="1134" w:bottom="1134" w:left="1701"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B35EB" w:rsidRDefault="004B35EB" w:rsidP="00543849">
      <w:pPr>
        <w:spacing w:after="0" w:line="240" w:lineRule="auto"/>
      </w:pPr>
      <w:r>
        <w:separator/>
      </w:r>
    </w:p>
  </w:endnote>
  <w:endnote w:type="continuationSeparator" w:id="0">
    <w:p w:rsidR="004B35EB" w:rsidRDefault="004B35EB" w:rsidP="0054384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A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B35EB" w:rsidRDefault="004B35EB" w:rsidP="00543849">
      <w:pPr>
        <w:spacing w:after="0" w:line="240" w:lineRule="auto"/>
      </w:pPr>
      <w:r>
        <w:separator/>
      </w:r>
    </w:p>
  </w:footnote>
  <w:footnote w:type="continuationSeparator" w:id="0">
    <w:p w:rsidR="004B35EB" w:rsidRDefault="004B35EB" w:rsidP="00543849">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F0606" w:rsidRDefault="005F0606">
    <w:pPr>
      <w:pStyle w:val="Cabealho"/>
      <w:jc w:val="right"/>
    </w:pPr>
  </w:p>
  <w:p w:rsidR="005F0606" w:rsidRDefault="005F0606">
    <w:pPr>
      <w:pStyle w:val="Cabealho"/>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F0606" w:rsidRDefault="005F0606">
    <w:pPr>
      <w:pStyle w:val="Cabealho"/>
      <w:jc w:val="right"/>
    </w:pPr>
  </w:p>
  <w:p w:rsidR="005F0606" w:rsidRDefault="005F0606">
    <w:pPr>
      <w:pStyle w:val="Cabealho"/>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F0606" w:rsidRDefault="005F0606">
    <w:pPr>
      <w:pStyle w:val="Cabealho"/>
      <w:jc w:val="right"/>
    </w:pPr>
  </w:p>
  <w:p w:rsidR="005F0606" w:rsidRDefault="005F0606">
    <w:pPr>
      <w:pStyle w:val="Cabealho"/>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6504193"/>
      <w:docPartObj>
        <w:docPartGallery w:val="Page Numbers (Top of Page)"/>
        <w:docPartUnique/>
      </w:docPartObj>
    </w:sdtPr>
    <w:sdtContent>
      <w:p w:rsidR="005F0606" w:rsidRDefault="005F0606">
        <w:pPr>
          <w:pStyle w:val="Cabealho"/>
          <w:jc w:val="right"/>
        </w:pPr>
        <w:fldSimple w:instr=" PAGE   \* MERGEFORMAT ">
          <w:r w:rsidR="00026DC9">
            <w:rPr>
              <w:noProof/>
            </w:rPr>
            <w:t>13</w:t>
          </w:r>
        </w:fldSimple>
      </w:p>
    </w:sdtContent>
  </w:sdt>
  <w:p w:rsidR="005F0606" w:rsidRDefault="005F0606">
    <w:pPr>
      <w:pStyle w:val="Cabealho"/>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6504191"/>
      <w:docPartObj>
        <w:docPartGallery w:val="Page Numbers (Top of Page)"/>
        <w:docPartUnique/>
      </w:docPartObj>
    </w:sdtPr>
    <w:sdtContent>
      <w:p w:rsidR="005F0606" w:rsidRDefault="005F0606">
        <w:pPr>
          <w:pStyle w:val="Cabealho"/>
          <w:jc w:val="right"/>
        </w:pPr>
        <w:fldSimple w:instr=" PAGE   \* MERGEFORMAT ">
          <w:r w:rsidR="00026DC9">
            <w:rPr>
              <w:noProof/>
            </w:rPr>
            <w:t>12</w:t>
          </w:r>
        </w:fldSimple>
      </w:p>
    </w:sdtContent>
  </w:sdt>
  <w:p w:rsidR="005F0606" w:rsidRDefault="005F0606">
    <w:pPr>
      <w:pStyle w:val="Cabealh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C63DE0"/>
    <w:multiLevelType w:val="hybridMultilevel"/>
    <w:tmpl w:val="EEE6A62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nsid w:val="0A9B7B99"/>
    <w:multiLevelType w:val="hybridMultilevel"/>
    <w:tmpl w:val="D862C0E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nsid w:val="0E450E02"/>
    <w:multiLevelType w:val="hybridMultilevel"/>
    <w:tmpl w:val="4FDC1DA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nsid w:val="0EEC1C9E"/>
    <w:multiLevelType w:val="multilevel"/>
    <w:tmpl w:val="507278AE"/>
    <w:lvl w:ilvl="0">
      <w:start w:val="3"/>
      <w:numFmt w:val="decimal"/>
      <w:lvlText w:val="%1"/>
      <w:lvlJc w:val="left"/>
      <w:pPr>
        <w:ind w:left="432" w:hanging="432"/>
      </w:pPr>
      <w:rPr>
        <w:rFonts w:ascii="Times New Roman" w:hAnsi="Times New Roman" w:hint="default"/>
        <w:b/>
        <w:caps/>
        <w:dstrike w:val="0"/>
        <w:color w:val="000000" w:themeColor="text1"/>
        <w:sz w:val="28"/>
        <w:vertAlign w:val="baseline"/>
      </w:rPr>
    </w:lvl>
    <w:lvl w:ilvl="1">
      <w:start w:val="6"/>
      <w:numFmt w:val="decimal"/>
      <w:lvlText w:val="%1.%2"/>
      <w:lvlJc w:val="left"/>
      <w:pPr>
        <w:ind w:left="576" w:hanging="576"/>
      </w:pPr>
      <w:rPr>
        <w:rFonts w:ascii="Times New Roman" w:hAnsi="Times New Roman" w:hint="default"/>
        <w:b w:val="0"/>
        <w:caps/>
        <w:dstrike w:val="0"/>
        <w:color w:val="000000" w:themeColor="text1"/>
        <w:sz w:val="28"/>
        <w:vertAlign w:val="baseline"/>
      </w:rPr>
    </w:lvl>
    <w:lvl w:ilvl="2">
      <w:start w:val="1"/>
      <w:numFmt w:val="decimal"/>
      <w:lvlText w:val="%1.%2.%3"/>
      <w:lvlJc w:val="left"/>
      <w:pPr>
        <w:ind w:left="720" w:hanging="720"/>
      </w:pPr>
      <w:rPr>
        <w:rFonts w:ascii="Times New Roman" w:hAnsi="Times New Roman" w:hint="default"/>
        <w:b/>
        <w:dstrike w:val="0"/>
        <w:color w:val="000000" w:themeColor="text1"/>
        <w:sz w:val="28"/>
        <w:vertAlign w:val="baseline"/>
      </w:rPr>
    </w:lvl>
    <w:lvl w:ilvl="3">
      <w:start w:val="1"/>
      <w:numFmt w:val="decimal"/>
      <w:lvlText w:val="%1.%2.%3.%4"/>
      <w:lvlJc w:val="left"/>
      <w:pPr>
        <w:ind w:left="864" w:hanging="864"/>
      </w:pPr>
      <w:rPr>
        <w:rFonts w:ascii="Times New Roman" w:hAnsi="Times New Roman" w:hint="default"/>
        <w:dstrike w:val="0"/>
        <w:sz w:val="28"/>
        <w:vertAlign w:val="baseli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
    <w:nsid w:val="113E39EE"/>
    <w:multiLevelType w:val="hybridMultilevel"/>
    <w:tmpl w:val="4E9870A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nsid w:val="11940DDC"/>
    <w:multiLevelType w:val="hybridMultilevel"/>
    <w:tmpl w:val="EA5C91F4"/>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nsid w:val="1C895E9D"/>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2735658B"/>
    <w:multiLevelType w:val="hybridMultilevel"/>
    <w:tmpl w:val="935A7C0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nsid w:val="2D445679"/>
    <w:multiLevelType w:val="hybridMultilevel"/>
    <w:tmpl w:val="FDCC2794"/>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nsid w:val="2FEC2D1F"/>
    <w:multiLevelType w:val="multilevel"/>
    <w:tmpl w:val="CA22F0B6"/>
    <w:styleLink w:val="TCC-FIAP"/>
    <w:lvl w:ilvl="0">
      <w:start w:val="1"/>
      <w:numFmt w:val="decimal"/>
      <w:lvlText w:val="%1"/>
      <w:lvlJc w:val="left"/>
      <w:pPr>
        <w:ind w:left="432" w:hanging="432"/>
      </w:pPr>
      <w:rPr>
        <w:rFonts w:ascii="Times New Roman" w:hAnsi="Times New Roman"/>
        <w:b/>
        <w:caps/>
        <w:dstrike w:val="0"/>
        <w:color w:val="000000" w:themeColor="text1"/>
        <w:sz w:val="28"/>
        <w:vertAlign w:val="baseline"/>
      </w:rPr>
    </w:lvl>
    <w:lvl w:ilvl="1">
      <w:start w:val="1"/>
      <w:numFmt w:val="decimal"/>
      <w:lvlText w:val="%1.%2"/>
      <w:lvlJc w:val="left"/>
      <w:pPr>
        <w:ind w:left="576" w:hanging="576"/>
      </w:pPr>
      <w:rPr>
        <w:rFonts w:ascii="Times New Roman" w:hAnsi="Times New Roman" w:hint="default"/>
        <w:caps/>
        <w:dstrike w:val="0"/>
        <w:color w:val="000000" w:themeColor="text1"/>
        <w:sz w:val="28"/>
        <w:vertAlign w:val="baseline"/>
      </w:rPr>
    </w:lvl>
    <w:lvl w:ilvl="2">
      <w:start w:val="1"/>
      <w:numFmt w:val="decimal"/>
      <w:lvlText w:val="%1.%2.%3"/>
      <w:lvlJc w:val="left"/>
      <w:pPr>
        <w:ind w:left="720" w:hanging="720"/>
      </w:pPr>
      <w:rPr>
        <w:rFonts w:ascii="Times New Roman" w:hAnsi="Times New Roman" w:hint="default"/>
        <w:b/>
        <w:dstrike w:val="0"/>
        <w:color w:val="000000" w:themeColor="text1"/>
        <w:sz w:val="28"/>
        <w:vertAlign w:val="baseline"/>
      </w:rPr>
    </w:lvl>
    <w:lvl w:ilvl="3">
      <w:start w:val="1"/>
      <w:numFmt w:val="decimal"/>
      <w:lvlText w:val="%1.%2.%3.%4"/>
      <w:lvlJc w:val="left"/>
      <w:pPr>
        <w:ind w:left="864" w:hanging="864"/>
      </w:pPr>
      <w:rPr>
        <w:rFonts w:ascii="Times New Roman" w:hAnsi="Times New Roman" w:hint="default"/>
        <w:dstrike w:val="0"/>
        <w:sz w:val="28"/>
        <w:vertAlign w:val="baseli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nsid w:val="312A675B"/>
    <w:multiLevelType w:val="hybridMultilevel"/>
    <w:tmpl w:val="BCE42D8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nsid w:val="35E666A3"/>
    <w:multiLevelType w:val="hybridMultilevel"/>
    <w:tmpl w:val="F1C22FA2"/>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nsid w:val="3BCC4CA7"/>
    <w:multiLevelType w:val="hybridMultilevel"/>
    <w:tmpl w:val="B4E649F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nsid w:val="3F944079"/>
    <w:multiLevelType w:val="multilevel"/>
    <w:tmpl w:val="E71CC23C"/>
    <w:lvl w:ilvl="0">
      <w:start w:val="1"/>
      <w:numFmt w:val="decimal"/>
      <w:lvlText w:val="%1"/>
      <w:lvlJc w:val="left"/>
      <w:pPr>
        <w:ind w:left="432" w:hanging="432"/>
      </w:pPr>
      <w:rPr>
        <w:rFonts w:ascii="Times New Roman" w:hAnsi="Times New Roman"/>
        <w:b/>
        <w:caps/>
        <w:dstrike w:val="0"/>
        <w:color w:val="000000" w:themeColor="text1"/>
        <w:sz w:val="28"/>
        <w:vertAlign w:val="baseline"/>
      </w:rPr>
    </w:lvl>
    <w:lvl w:ilvl="1">
      <w:start w:val="1"/>
      <w:numFmt w:val="decimal"/>
      <w:lvlText w:val="%1.%2"/>
      <w:lvlJc w:val="left"/>
      <w:pPr>
        <w:ind w:left="576" w:hanging="576"/>
      </w:pPr>
      <w:rPr>
        <w:rFonts w:ascii="Times New Roman" w:hAnsi="Times New Roman" w:hint="default"/>
        <w:b w:val="0"/>
        <w:caps/>
        <w:dstrike w:val="0"/>
        <w:color w:val="000000" w:themeColor="text1"/>
        <w:sz w:val="28"/>
        <w:vertAlign w:val="baseline"/>
      </w:rPr>
    </w:lvl>
    <w:lvl w:ilvl="2">
      <w:start w:val="1"/>
      <w:numFmt w:val="decimal"/>
      <w:lvlText w:val="%1.%2.%3"/>
      <w:lvlJc w:val="left"/>
      <w:pPr>
        <w:ind w:left="720" w:hanging="720"/>
      </w:pPr>
      <w:rPr>
        <w:rFonts w:ascii="Times New Roman" w:hAnsi="Times New Roman" w:hint="default"/>
        <w:b/>
        <w:dstrike w:val="0"/>
        <w:color w:val="000000" w:themeColor="text1"/>
        <w:sz w:val="28"/>
        <w:vertAlign w:val="baseline"/>
      </w:rPr>
    </w:lvl>
    <w:lvl w:ilvl="3">
      <w:start w:val="1"/>
      <w:numFmt w:val="decimal"/>
      <w:lvlText w:val="%1.%2.%3.%4"/>
      <w:lvlJc w:val="left"/>
      <w:pPr>
        <w:ind w:left="864" w:hanging="864"/>
      </w:pPr>
      <w:rPr>
        <w:rFonts w:ascii="Times New Roman" w:hAnsi="Times New Roman" w:hint="default"/>
        <w:dstrike w:val="0"/>
        <w:sz w:val="28"/>
        <w:vertAlign w:val="baseli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4">
    <w:nsid w:val="40966D27"/>
    <w:multiLevelType w:val="hybridMultilevel"/>
    <w:tmpl w:val="09D20A3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nsid w:val="485D5658"/>
    <w:multiLevelType w:val="hybridMultilevel"/>
    <w:tmpl w:val="885253A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nsid w:val="554F0935"/>
    <w:multiLevelType w:val="hybridMultilevel"/>
    <w:tmpl w:val="E828C55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nsid w:val="5ADA2CFE"/>
    <w:multiLevelType w:val="hybridMultilevel"/>
    <w:tmpl w:val="60E0C9E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nsid w:val="609F7160"/>
    <w:multiLevelType w:val="hybridMultilevel"/>
    <w:tmpl w:val="97D2D2D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nsid w:val="6AE475A3"/>
    <w:multiLevelType w:val="multilevel"/>
    <w:tmpl w:val="A1CCA530"/>
    <w:lvl w:ilvl="0">
      <w:start w:val="3"/>
      <w:numFmt w:val="decimal"/>
      <w:lvlText w:val="%1"/>
      <w:lvlJc w:val="left"/>
      <w:pPr>
        <w:ind w:left="432" w:hanging="432"/>
      </w:pPr>
      <w:rPr>
        <w:rFonts w:ascii="Times New Roman" w:hAnsi="Times New Roman" w:hint="default"/>
        <w:b/>
        <w:caps/>
        <w:dstrike w:val="0"/>
        <w:color w:val="000000" w:themeColor="text1"/>
        <w:sz w:val="28"/>
        <w:vertAlign w:val="baseline"/>
      </w:rPr>
    </w:lvl>
    <w:lvl w:ilvl="1">
      <w:start w:val="7"/>
      <w:numFmt w:val="decimal"/>
      <w:lvlText w:val="%1.%2"/>
      <w:lvlJc w:val="left"/>
      <w:pPr>
        <w:ind w:left="576" w:hanging="576"/>
      </w:pPr>
      <w:rPr>
        <w:rFonts w:ascii="Times New Roman" w:hAnsi="Times New Roman" w:hint="default"/>
        <w:b w:val="0"/>
        <w:caps/>
        <w:dstrike w:val="0"/>
        <w:color w:val="000000" w:themeColor="text1"/>
        <w:sz w:val="28"/>
        <w:vertAlign w:val="baseline"/>
      </w:rPr>
    </w:lvl>
    <w:lvl w:ilvl="2">
      <w:start w:val="1"/>
      <w:numFmt w:val="decimal"/>
      <w:lvlText w:val="%1.%2.%3"/>
      <w:lvlJc w:val="left"/>
      <w:pPr>
        <w:ind w:left="720" w:hanging="720"/>
      </w:pPr>
      <w:rPr>
        <w:rFonts w:ascii="Times New Roman" w:hAnsi="Times New Roman" w:hint="default"/>
        <w:b/>
        <w:dstrike w:val="0"/>
        <w:color w:val="000000" w:themeColor="text1"/>
        <w:sz w:val="28"/>
        <w:vertAlign w:val="baseline"/>
      </w:rPr>
    </w:lvl>
    <w:lvl w:ilvl="3">
      <w:start w:val="1"/>
      <w:numFmt w:val="decimal"/>
      <w:lvlText w:val="%1.%2.%3.%4"/>
      <w:lvlJc w:val="left"/>
      <w:pPr>
        <w:ind w:left="864" w:hanging="864"/>
      </w:pPr>
      <w:rPr>
        <w:rFonts w:ascii="Times New Roman" w:hAnsi="Times New Roman" w:hint="default"/>
        <w:dstrike w:val="0"/>
        <w:sz w:val="28"/>
        <w:vertAlign w:val="baseli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0">
    <w:nsid w:val="6D6D3B56"/>
    <w:multiLevelType w:val="multilevel"/>
    <w:tmpl w:val="A11E8F38"/>
    <w:lvl w:ilvl="0">
      <w:start w:val="4"/>
      <w:numFmt w:val="decimal"/>
      <w:lvlText w:val="%1"/>
      <w:lvlJc w:val="left"/>
      <w:pPr>
        <w:ind w:left="432" w:hanging="432"/>
      </w:pPr>
      <w:rPr>
        <w:rFonts w:ascii="Times New Roman" w:hAnsi="Times New Roman" w:hint="default"/>
        <w:b/>
        <w:caps/>
        <w:dstrike w:val="0"/>
        <w:color w:val="000000" w:themeColor="text1"/>
        <w:sz w:val="28"/>
        <w:vertAlign w:val="baseline"/>
      </w:rPr>
    </w:lvl>
    <w:lvl w:ilvl="1">
      <w:start w:val="1"/>
      <w:numFmt w:val="decimal"/>
      <w:lvlText w:val="%1.%2"/>
      <w:lvlJc w:val="left"/>
      <w:pPr>
        <w:ind w:left="576" w:hanging="576"/>
      </w:pPr>
      <w:rPr>
        <w:rFonts w:ascii="Times New Roman" w:hAnsi="Times New Roman" w:hint="default"/>
        <w:b w:val="0"/>
        <w:caps/>
        <w:dstrike w:val="0"/>
        <w:color w:val="000000" w:themeColor="text1"/>
        <w:sz w:val="28"/>
        <w:vertAlign w:val="baseline"/>
      </w:rPr>
    </w:lvl>
    <w:lvl w:ilvl="2">
      <w:start w:val="1"/>
      <w:numFmt w:val="decimal"/>
      <w:lvlText w:val="%1.%2.%3"/>
      <w:lvlJc w:val="left"/>
      <w:pPr>
        <w:ind w:left="720" w:hanging="720"/>
      </w:pPr>
      <w:rPr>
        <w:rFonts w:ascii="Times New Roman" w:hAnsi="Times New Roman" w:hint="default"/>
        <w:b/>
        <w:dstrike w:val="0"/>
        <w:color w:val="000000" w:themeColor="text1"/>
        <w:sz w:val="28"/>
        <w:vertAlign w:val="baseline"/>
      </w:rPr>
    </w:lvl>
    <w:lvl w:ilvl="3">
      <w:start w:val="1"/>
      <w:numFmt w:val="decimal"/>
      <w:lvlText w:val="%1.%2.%3.%4"/>
      <w:lvlJc w:val="left"/>
      <w:pPr>
        <w:ind w:left="864" w:hanging="864"/>
      </w:pPr>
      <w:rPr>
        <w:rFonts w:ascii="Times New Roman" w:hAnsi="Times New Roman" w:hint="default"/>
        <w:dstrike w:val="0"/>
        <w:sz w:val="28"/>
        <w:vertAlign w:val="baseli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1">
    <w:nsid w:val="703160DF"/>
    <w:multiLevelType w:val="hybridMultilevel"/>
    <w:tmpl w:val="44D8A05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nsid w:val="707101B5"/>
    <w:multiLevelType w:val="multilevel"/>
    <w:tmpl w:val="6E8A3210"/>
    <w:lvl w:ilvl="0">
      <w:start w:val="3"/>
      <w:numFmt w:val="decimal"/>
      <w:lvlText w:val="%1"/>
      <w:lvlJc w:val="left"/>
      <w:pPr>
        <w:ind w:left="432" w:hanging="432"/>
      </w:pPr>
      <w:rPr>
        <w:rFonts w:ascii="Times New Roman" w:hAnsi="Times New Roman" w:hint="default"/>
        <w:b/>
        <w:caps/>
        <w:dstrike w:val="0"/>
        <w:color w:val="000000" w:themeColor="text1"/>
        <w:sz w:val="28"/>
        <w:vertAlign w:val="baseline"/>
      </w:rPr>
    </w:lvl>
    <w:lvl w:ilvl="1">
      <w:start w:val="4"/>
      <w:numFmt w:val="decimal"/>
      <w:lvlText w:val="%1.%2"/>
      <w:lvlJc w:val="left"/>
      <w:pPr>
        <w:ind w:left="576" w:hanging="576"/>
      </w:pPr>
      <w:rPr>
        <w:rFonts w:ascii="Times New Roman" w:hAnsi="Times New Roman" w:hint="default"/>
        <w:b w:val="0"/>
        <w:caps/>
        <w:dstrike w:val="0"/>
        <w:color w:val="000000" w:themeColor="text1"/>
        <w:sz w:val="28"/>
        <w:vertAlign w:val="baseline"/>
      </w:rPr>
    </w:lvl>
    <w:lvl w:ilvl="2">
      <w:start w:val="2"/>
      <w:numFmt w:val="decimal"/>
      <w:lvlText w:val="%1.%2.%3"/>
      <w:lvlJc w:val="left"/>
      <w:pPr>
        <w:ind w:left="720" w:hanging="720"/>
      </w:pPr>
      <w:rPr>
        <w:rFonts w:ascii="Times New Roman" w:hAnsi="Times New Roman" w:hint="default"/>
        <w:b/>
        <w:dstrike w:val="0"/>
        <w:color w:val="000000" w:themeColor="text1"/>
        <w:sz w:val="28"/>
        <w:vertAlign w:val="baseline"/>
      </w:rPr>
    </w:lvl>
    <w:lvl w:ilvl="3">
      <w:start w:val="1"/>
      <w:numFmt w:val="decimal"/>
      <w:lvlText w:val="%1.%2.%3.%4"/>
      <w:lvlJc w:val="left"/>
      <w:pPr>
        <w:ind w:left="864" w:hanging="864"/>
      </w:pPr>
      <w:rPr>
        <w:rFonts w:ascii="Times New Roman" w:hAnsi="Times New Roman" w:hint="default"/>
        <w:dstrike w:val="0"/>
        <w:sz w:val="28"/>
        <w:vertAlign w:val="baseli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3">
    <w:nsid w:val="7C13485F"/>
    <w:multiLevelType w:val="hybridMultilevel"/>
    <w:tmpl w:val="3FBA19D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
    <w:nsid w:val="7C231AB7"/>
    <w:multiLevelType w:val="hybridMultilevel"/>
    <w:tmpl w:val="C24A2A6A"/>
    <w:lvl w:ilvl="0" w:tplc="FB324EE2">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13"/>
  </w:num>
  <w:num w:numId="2">
    <w:abstractNumId w:val="9"/>
  </w:num>
  <w:num w:numId="3">
    <w:abstractNumId w:val="20"/>
  </w:num>
  <w:num w:numId="4">
    <w:abstractNumId w:val="24"/>
  </w:num>
  <w:num w:numId="5">
    <w:abstractNumId w:val="6"/>
  </w:num>
  <w:num w:numId="6">
    <w:abstractNumId w:val="22"/>
  </w:num>
  <w:num w:numId="7">
    <w:abstractNumId w:val="19"/>
  </w:num>
  <w:num w:numId="8">
    <w:abstractNumId w:val="14"/>
  </w:num>
  <w:num w:numId="9">
    <w:abstractNumId w:val="3"/>
  </w:num>
  <w:num w:numId="10">
    <w:abstractNumId w:val="8"/>
  </w:num>
  <w:num w:numId="11">
    <w:abstractNumId w:val="12"/>
  </w:num>
  <w:num w:numId="12">
    <w:abstractNumId w:val="2"/>
  </w:num>
  <w:num w:numId="13">
    <w:abstractNumId w:val="23"/>
  </w:num>
  <w:num w:numId="14">
    <w:abstractNumId w:val="18"/>
  </w:num>
  <w:num w:numId="15">
    <w:abstractNumId w:val="17"/>
  </w:num>
  <w:num w:numId="16">
    <w:abstractNumId w:val="5"/>
  </w:num>
  <w:num w:numId="17">
    <w:abstractNumId w:val="0"/>
  </w:num>
  <w:num w:numId="18">
    <w:abstractNumId w:val="21"/>
  </w:num>
  <w:num w:numId="19">
    <w:abstractNumId w:val="15"/>
  </w:num>
  <w:num w:numId="20">
    <w:abstractNumId w:val="7"/>
  </w:num>
  <w:num w:numId="21">
    <w:abstractNumId w:val="10"/>
  </w:num>
  <w:num w:numId="22">
    <w:abstractNumId w:val="1"/>
  </w:num>
  <w:num w:numId="23">
    <w:abstractNumId w:val="11"/>
  </w:num>
  <w:num w:numId="24">
    <w:abstractNumId w:val="4"/>
  </w:num>
  <w:num w:numId="25">
    <w:abstractNumId w:val="16"/>
  </w:num>
  <w:numIdMacAtCleanup w:val="1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50"/>
  <w:displayBackgroundShape/>
  <w:defaultTabStop w:val="708"/>
  <w:hyphenationZone w:val="425"/>
  <w:drawingGridHorizontalSpacing w:val="110"/>
  <w:displayHorizontalDrawingGridEvery w:val="2"/>
  <w:characterSpacingControl w:val="doNotCompress"/>
  <w:hdrShapeDefaults>
    <o:shapedefaults v:ext="edit" spidmax="36866">
      <o:colormenu v:ext="edit" fillcolor="none [3213]"/>
    </o:shapedefaults>
  </w:hdrShapeDefaults>
  <w:footnotePr>
    <w:footnote w:id="-1"/>
    <w:footnote w:id="0"/>
  </w:footnotePr>
  <w:endnotePr>
    <w:endnote w:id="-1"/>
    <w:endnote w:id="0"/>
  </w:endnotePr>
  <w:compat/>
  <w:rsids>
    <w:rsidRoot w:val="008B4FB1"/>
    <w:rsid w:val="00000222"/>
    <w:rsid w:val="00001C77"/>
    <w:rsid w:val="00006BD6"/>
    <w:rsid w:val="000117F0"/>
    <w:rsid w:val="00013067"/>
    <w:rsid w:val="00020994"/>
    <w:rsid w:val="0002162B"/>
    <w:rsid w:val="00022E9A"/>
    <w:rsid w:val="00026DC9"/>
    <w:rsid w:val="000306A4"/>
    <w:rsid w:val="000434BF"/>
    <w:rsid w:val="000441BF"/>
    <w:rsid w:val="00055925"/>
    <w:rsid w:val="00057BE1"/>
    <w:rsid w:val="00061EA4"/>
    <w:rsid w:val="00062197"/>
    <w:rsid w:val="000640E2"/>
    <w:rsid w:val="0006499E"/>
    <w:rsid w:val="0006519A"/>
    <w:rsid w:val="0006640E"/>
    <w:rsid w:val="00067434"/>
    <w:rsid w:val="00073F11"/>
    <w:rsid w:val="00076B3B"/>
    <w:rsid w:val="000850D8"/>
    <w:rsid w:val="000862A9"/>
    <w:rsid w:val="000979A6"/>
    <w:rsid w:val="00097D26"/>
    <w:rsid w:val="000B30D0"/>
    <w:rsid w:val="000B3AE1"/>
    <w:rsid w:val="000C4871"/>
    <w:rsid w:val="000C5E45"/>
    <w:rsid w:val="000E07E1"/>
    <w:rsid w:val="000E5CA4"/>
    <w:rsid w:val="000F44AF"/>
    <w:rsid w:val="000F4DEE"/>
    <w:rsid w:val="001049E9"/>
    <w:rsid w:val="001063D9"/>
    <w:rsid w:val="00111F6D"/>
    <w:rsid w:val="0011221E"/>
    <w:rsid w:val="0012120D"/>
    <w:rsid w:val="00126650"/>
    <w:rsid w:val="00131B30"/>
    <w:rsid w:val="001328CF"/>
    <w:rsid w:val="0014095F"/>
    <w:rsid w:val="00143AFF"/>
    <w:rsid w:val="00154803"/>
    <w:rsid w:val="00157FA3"/>
    <w:rsid w:val="00175FC1"/>
    <w:rsid w:val="0018042D"/>
    <w:rsid w:val="00184A95"/>
    <w:rsid w:val="00186C43"/>
    <w:rsid w:val="00190827"/>
    <w:rsid w:val="00194E54"/>
    <w:rsid w:val="001955BB"/>
    <w:rsid w:val="001A19A9"/>
    <w:rsid w:val="001B3EE0"/>
    <w:rsid w:val="001B401B"/>
    <w:rsid w:val="001B659F"/>
    <w:rsid w:val="001C557D"/>
    <w:rsid w:val="001C71CC"/>
    <w:rsid w:val="001D050F"/>
    <w:rsid w:val="001D051D"/>
    <w:rsid w:val="001D2AA8"/>
    <w:rsid w:val="001D3A2B"/>
    <w:rsid w:val="001D7760"/>
    <w:rsid w:val="001E23F7"/>
    <w:rsid w:val="001E4701"/>
    <w:rsid w:val="001E77EE"/>
    <w:rsid w:val="001E7A94"/>
    <w:rsid w:val="001F070C"/>
    <w:rsid w:val="001F2EC8"/>
    <w:rsid w:val="001F3847"/>
    <w:rsid w:val="001F7A7E"/>
    <w:rsid w:val="00201CB0"/>
    <w:rsid w:val="00203E69"/>
    <w:rsid w:val="00204035"/>
    <w:rsid w:val="00205208"/>
    <w:rsid w:val="002149C9"/>
    <w:rsid w:val="002157E9"/>
    <w:rsid w:val="002172E3"/>
    <w:rsid w:val="002177F8"/>
    <w:rsid w:val="002263C7"/>
    <w:rsid w:val="00226A2D"/>
    <w:rsid w:val="00227075"/>
    <w:rsid w:val="002311EF"/>
    <w:rsid w:val="00234501"/>
    <w:rsid w:val="00235138"/>
    <w:rsid w:val="00235FD7"/>
    <w:rsid w:val="002379A0"/>
    <w:rsid w:val="002426CB"/>
    <w:rsid w:val="00243FD8"/>
    <w:rsid w:val="002443B3"/>
    <w:rsid w:val="002455C8"/>
    <w:rsid w:val="00247790"/>
    <w:rsid w:val="002508D6"/>
    <w:rsid w:val="00254EDB"/>
    <w:rsid w:val="00255A6F"/>
    <w:rsid w:val="00256AEC"/>
    <w:rsid w:val="002610F7"/>
    <w:rsid w:val="0026761D"/>
    <w:rsid w:val="00271071"/>
    <w:rsid w:val="00280FD4"/>
    <w:rsid w:val="00284579"/>
    <w:rsid w:val="002872DE"/>
    <w:rsid w:val="0029571F"/>
    <w:rsid w:val="00297BB4"/>
    <w:rsid w:val="002A51DC"/>
    <w:rsid w:val="002A551B"/>
    <w:rsid w:val="002A6962"/>
    <w:rsid w:val="002A7639"/>
    <w:rsid w:val="002B2CBC"/>
    <w:rsid w:val="002B3334"/>
    <w:rsid w:val="002C55E6"/>
    <w:rsid w:val="002C73C0"/>
    <w:rsid w:val="002D05E5"/>
    <w:rsid w:val="002D2544"/>
    <w:rsid w:val="002D602A"/>
    <w:rsid w:val="002E5A3B"/>
    <w:rsid w:val="002F39DC"/>
    <w:rsid w:val="00302BB7"/>
    <w:rsid w:val="00303437"/>
    <w:rsid w:val="003043DA"/>
    <w:rsid w:val="00304E32"/>
    <w:rsid w:val="0030515F"/>
    <w:rsid w:val="0031150D"/>
    <w:rsid w:val="00316D2D"/>
    <w:rsid w:val="00324C11"/>
    <w:rsid w:val="00325E55"/>
    <w:rsid w:val="003263F5"/>
    <w:rsid w:val="00332433"/>
    <w:rsid w:val="0033244A"/>
    <w:rsid w:val="00332A8F"/>
    <w:rsid w:val="00345CCA"/>
    <w:rsid w:val="003461B7"/>
    <w:rsid w:val="003512ED"/>
    <w:rsid w:val="0036460C"/>
    <w:rsid w:val="00365921"/>
    <w:rsid w:val="003700F8"/>
    <w:rsid w:val="00371CA6"/>
    <w:rsid w:val="003777ED"/>
    <w:rsid w:val="00384107"/>
    <w:rsid w:val="00387BE0"/>
    <w:rsid w:val="00392D75"/>
    <w:rsid w:val="003A4A86"/>
    <w:rsid w:val="003A6210"/>
    <w:rsid w:val="003B3B44"/>
    <w:rsid w:val="003B4F61"/>
    <w:rsid w:val="003C1B19"/>
    <w:rsid w:val="003C3BDF"/>
    <w:rsid w:val="003D5A26"/>
    <w:rsid w:val="003E69E2"/>
    <w:rsid w:val="00415593"/>
    <w:rsid w:val="0042074C"/>
    <w:rsid w:val="00422F30"/>
    <w:rsid w:val="00423756"/>
    <w:rsid w:val="00427AB9"/>
    <w:rsid w:val="004361F6"/>
    <w:rsid w:val="00436B7C"/>
    <w:rsid w:val="00437F96"/>
    <w:rsid w:val="00445762"/>
    <w:rsid w:val="00446D09"/>
    <w:rsid w:val="004476A8"/>
    <w:rsid w:val="0045369F"/>
    <w:rsid w:val="004545EB"/>
    <w:rsid w:val="004568F3"/>
    <w:rsid w:val="00456EF7"/>
    <w:rsid w:val="004578A5"/>
    <w:rsid w:val="00460D42"/>
    <w:rsid w:val="004664FA"/>
    <w:rsid w:val="00470A7A"/>
    <w:rsid w:val="00473B91"/>
    <w:rsid w:val="00476219"/>
    <w:rsid w:val="00481810"/>
    <w:rsid w:val="004928B3"/>
    <w:rsid w:val="00495329"/>
    <w:rsid w:val="004A2569"/>
    <w:rsid w:val="004A38CC"/>
    <w:rsid w:val="004A4084"/>
    <w:rsid w:val="004A7570"/>
    <w:rsid w:val="004B35EB"/>
    <w:rsid w:val="004C7CF2"/>
    <w:rsid w:val="004C7E3B"/>
    <w:rsid w:val="004D4543"/>
    <w:rsid w:val="004E536B"/>
    <w:rsid w:val="004E7504"/>
    <w:rsid w:val="004F0292"/>
    <w:rsid w:val="004F0CC5"/>
    <w:rsid w:val="004F4957"/>
    <w:rsid w:val="004F7615"/>
    <w:rsid w:val="004F7C03"/>
    <w:rsid w:val="00506E5E"/>
    <w:rsid w:val="00507EC8"/>
    <w:rsid w:val="00515E62"/>
    <w:rsid w:val="0051644C"/>
    <w:rsid w:val="00521C38"/>
    <w:rsid w:val="00523E92"/>
    <w:rsid w:val="005351BD"/>
    <w:rsid w:val="00543849"/>
    <w:rsid w:val="00550B42"/>
    <w:rsid w:val="00554200"/>
    <w:rsid w:val="005564AC"/>
    <w:rsid w:val="00583019"/>
    <w:rsid w:val="0058602D"/>
    <w:rsid w:val="00592B5B"/>
    <w:rsid w:val="005A3EB8"/>
    <w:rsid w:val="005A6FE7"/>
    <w:rsid w:val="005A7F2B"/>
    <w:rsid w:val="005B27A6"/>
    <w:rsid w:val="005C56C2"/>
    <w:rsid w:val="005C67CA"/>
    <w:rsid w:val="005C6AFF"/>
    <w:rsid w:val="005D0284"/>
    <w:rsid w:val="005D24E2"/>
    <w:rsid w:val="005E1AB4"/>
    <w:rsid w:val="005E62DE"/>
    <w:rsid w:val="005F0606"/>
    <w:rsid w:val="00612712"/>
    <w:rsid w:val="00616CA5"/>
    <w:rsid w:val="00616CEF"/>
    <w:rsid w:val="00621235"/>
    <w:rsid w:val="00625885"/>
    <w:rsid w:val="00625946"/>
    <w:rsid w:val="00636D7F"/>
    <w:rsid w:val="0065630A"/>
    <w:rsid w:val="006571FC"/>
    <w:rsid w:val="0065760A"/>
    <w:rsid w:val="006631B0"/>
    <w:rsid w:val="00663827"/>
    <w:rsid w:val="00674EB1"/>
    <w:rsid w:val="006769C6"/>
    <w:rsid w:val="00681750"/>
    <w:rsid w:val="006841F5"/>
    <w:rsid w:val="006844CA"/>
    <w:rsid w:val="006847FB"/>
    <w:rsid w:val="006859CD"/>
    <w:rsid w:val="006864ED"/>
    <w:rsid w:val="006931CC"/>
    <w:rsid w:val="006968D3"/>
    <w:rsid w:val="00697C64"/>
    <w:rsid w:val="006A1DE9"/>
    <w:rsid w:val="006A3C22"/>
    <w:rsid w:val="006A5978"/>
    <w:rsid w:val="006A752A"/>
    <w:rsid w:val="006B1E25"/>
    <w:rsid w:val="006B4B46"/>
    <w:rsid w:val="006B6370"/>
    <w:rsid w:val="006B7687"/>
    <w:rsid w:val="006D7486"/>
    <w:rsid w:val="006E1541"/>
    <w:rsid w:val="006E6DFB"/>
    <w:rsid w:val="006E6F7E"/>
    <w:rsid w:val="006F44E8"/>
    <w:rsid w:val="006F67A8"/>
    <w:rsid w:val="00701BE9"/>
    <w:rsid w:val="007054ED"/>
    <w:rsid w:val="007062FF"/>
    <w:rsid w:val="00714421"/>
    <w:rsid w:val="0071474E"/>
    <w:rsid w:val="007164FF"/>
    <w:rsid w:val="00720BA9"/>
    <w:rsid w:val="0072180D"/>
    <w:rsid w:val="00721FFB"/>
    <w:rsid w:val="00723A9C"/>
    <w:rsid w:val="00730AA6"/>
    <w:rsid w:val="00736820"/>
    <w:rsid w:val="0074351F"/>
    <w:rsid w:val="00761498"/>
    <w:rsid w:val="00770E3B"/>
    <w:rsid w:val="00774DD1"/>
    <w:rsid w:val="00783CB6"/>
    <w:rsid w:val="00786A67"/>
    <w:rsid w:val="00793339"/>
    <w:rsid w:val="007933AA"/>
    <w:rsid w:val="00795F18"/>
    <w:rsid w:val="007A1D31"/>
    <w:rsid w:val="007A23B4"/>
    <w:rsid w:val="007B13E1"/>
    <w:rsid w:val="007B55DB"/>
    <w:rsid w:val="007B73F3"/>
    <w:rsid w:val="007C5793"/>
    <w:rsid w:val="007D219A"/>
    <w:rsid w:val="007D2482"/>
    <w:rsid w:val="007D605C"/>
    <w:rsid w:val="007E1998"/>
    <w:rsid w:val="007E24B6"/>
    <w:rsid w:val="007F07E3"/>
    <w:rsid w:val="007F1C19"/>
    <w:rsid w:val="008015E5"/>
    <w:rsid w:val="00801A52"/>
    <w:rsid w:val="00803E7E"/>
    <w:rsid w:val="008040E6"/>
    <w:rsid w:val="00806206"/>
    <w:rsid w:val="008138C0"/>
    <w:rsid w:val="0081558A"/>
    <w:rsid w:val="00815B00"/>
    <w:rsid w:val="0081700B"/>
    <w:rsid w:val="00822D11"/>
    <w:rsid w:val="00840003"/>
    <w:rsid w:val="008414BD"/>
    <w:rsid w:val="00884887"/>
    <w:rsid w:val="00885548"/>
    <w:rsid w:val="00886B24"/>
    <w:rsid w:val="00894059"/>
    <w:rsid w:val="008A295C"/>
    <w:rsid w:val="008B07E2"/>
    <w:rsid w:val="008B149A"/>
    <w:rsid w:val="008B4FB1"/>
    <w:rsid w:val="008B51A8"/>
    <w:rsid w:val="008C48E9"/>
    <w:rsid w:val="008C536C"/>
    <w:rsid w:val="008D03BD"/>
    <w:rsid w:val="008D0F14"/>
    <w:rsid w:val="008F1DC0"/>
    <w:rsid w:val="008F5DB0"/>
    <w:rsid w:val="008F6EC1"/>
    <w:rsid w:val="00907C1A"/>
    <w:rsid w:val="009142E7"/>
    <w:rsid w:val="009158F4"/>
    <w:rsid w:val="00920A71"/>
    <w:rsid w:val="00921981"/>
    <w:rsid w:val="0092591F"/>
    <w:rsid w:val="00925D12"/>
    <w:rsid w:val="0093572C"/>
    <w:rsid w:val="00945AE5"/>
    <w:rsid w:val="0097140A"/>
    <w:rsid w:val="00973E8E"/>
    <w:rsid w:val="00977C12"/>
    <w:rsid w:val="00977D57"/>
    <w:rsid w:val="00983AFD"/>
    <w:rsid w:val="009868DB"/>
    <w:rsid w:val="009871C7"/>
    <w:rsid w:val="00990E6E"/>
    <w:rsid w:val="00995F6D"/>
    <w:rsid w:val="00997B83"/>
    <w:rsid w:val="009A03A1"/>
    <w:rsid w:val="009A0B39"/>
    <w:rsid w:val="009A3571"/>
    <w:rsid w:val="009B18F6"/>
    <w:rsid w:val="009B63C8"/>
    <w:rsid w:val="009C0FFF"/>
    <w:rsid w:val="009D1462"/>
    <w:rsid w:val="009D1F39"/>
    <w:rsid w:val="009E0B52"/>
    <w:rsid w:val="009F12C7"/>
    <w:rsid w:val="009F6507"/>
    <w:rsid w:val="00A05C4E"/>
    <w:rsid w:val="00A1378A"/>
    <w:rsid w:val="00A14934"/>
    <w:rsid w:val="00A1560E"/>
    <w:rsid w:val="00A21E10"/>
    <w:rsid w:val="00A21F07"/>
    <w:rsid w:val="00A309BA"/>
    <w:rsid w:val="00A4291B"/>
    <w:rsid w:val="00A43993"/>
    <w:rsid w:val="00A5631B"/>
    <w:rsid w:val="00A5709B"/>
    <w:rsid w:val="00A64934"/>
    <w:rsid w:val="00A663D2"/>
    <w:rsid w:val="00A66F08"/>
    <w:rsid w:val="00A678A4"/>
    <w:rsid w:val="00A75737"/>
    <w:rsid w:val="00A802B7"/>
    <w:rsid w:val="00A828D7"/>
    <w:rsid w:val="00A841C1"/>
    <w:rsid w:val="00A8656D"/>
    <w:rsid w:val="00A90A46"/>
    <w:rsid w:val="00A91F52"/>
    <w:rsid w:val="00A928EA"/>
    <w:rsid w:val="00A93008"/>
    <w:rsid w:val="00AA5031"/>
    <w:rsid w:val="00AC297A"/>
    <w:rsid w:val="00AD43BD"/>
    <w:rsid w:val="00AD524B"/>
    <w:rsid w:val="00AE6DA6"/>
    <w:rsid w:val="00AE6F19"/>
    <w:rsid w:val="00AF0C41"/>
    <w:rsid w:val="00AF141A"/>
    <w:rsid w:val="00B03DE6"/>
    <w:rsid w:val="00B10C83"/>
    <w:rsid w:val="00B12DF0"/>
    <w:rsid w:val="00B22CCD"/>
    <w:rsid w:val="00B23C51"/>
    <w:rsid w:val="00B24984"/>
    <w:rsid w:val="00B260CC"/>
    <w:rsid w:val="00B26692"/>
    <w:rsid w:val="00B32DF1"/>
    <w:rsid w:val="00B519CB"/>
    <w:rsid w:val="00B60369"/>
    <w:rsid w:val="00B62424"/>
    <w:rsid w:val="00B84034"/>
    <w:rsid w:val="00B84633"/>
    <w:rsid w:val="00B95C66"/>
    <w:rsid w:val="00B967CB"/>
    <w:rsid w:val="00BA50A8"/>
    <w:rsid w:val="00BA5FEB"/>
    <w:rsid w:val="00BB00F6"/>
    <w:rsid w:val="00BB2342"/>
    <w:rsid w:val="00BB6D1F"/>
    <w:rsid w:val="00BB6EDF"/>
    <w:rsid w:val="00BC01E5"/>
    <w:rsid w:val="00BD1222"/>
    <w:rsid w:val="00BE2C09"/>
    <w:rsid w:val="00BE312D"/>
    <w:rsid w:val="00BF2982"/>
    <w:rsid w:val="00BF4671"/>
    <w:rsid w:val="00C07313"/>
    <w:rsid w:val="00C20628"/>
    <w:rsid w:val="00C20FA7"/>
    <w:rsid w:val="00C21196"/>
    <w:rsid w:val="00C22711"/>
    <w:rsid w:val="00C23BB0"/>
    <w:rsid w:val="00C35BF2"/>
    <w:rsid w:val="00C53FBF"/>
    <w:rsid w:val="00C57125"/>
    <w:rsid w:val="00C57E8C"/>
    <w:rsid w:val="00C601EF"/>
    <w:rsid w:val="00C637C2"/>
    <w:rsid w:val="00C67EBE"/>
    <w:rsid w:val="00C70410"/>
    <w:rsid w:val="00C91B80"/>
    <w:rsid w:val="00C96E4A"/>
    <w:rsid w:val="00CA3499"/>
    <w:rsid w:val="00CA587C"/>
    <w:rsid w:val="00CB136F"/>
    <w:rsid w:val="00CD05DA"/>
    <w:rsid w:val="00CD1E82"/>
    <w:rsid w:val="00CE1DF0"/>
    <w:rsid w:val="00CE327C"/>
    <w:rsid w:val="00CF021F"/>
    <w:rsid w:val="00D04152"/>
    <w:rsid w:val="00D06008"/>
    <w:rsid w:val="00D075D6"/>
    <w:rsid w:val="00D16D33"/>
    <w:rsid w:val="00D1719A"/>
    <w:rsid w:val="00D20298"/>
    <w:rsid w:val="00D269BD"/>
    <w:rsid w:val="00D30FD1"/>
    <w:rsid w:val="00D41F62"/>
    <w:rsid w:val="00D42F67"/>
    <w:rsid w:val="00D46C00"/>
    <w:rsid w:val="00D57B9D"/>
    <w:rsid w:val="00D60B8C"/>
    <w:rsid w:val="00D61F0E"/>
    <w:rsid w:val="00D730BE"/>
    <w:rsid w:val="00D83532"/>
    <w:rsid w:val="00D8401A"/>
    <w:rsid w:val="00D85D71"/>
    <w:rsid w:val="00D90447"/>
    <w:rsid w:val="00D914AC"/>
    <w:rsid w:val="00D92002"/>
    <w:rsid w:val="00D94C7D"/>
    <w:rsid w:val="00DA01F7"/>
    <w:rsid w:val="00DB3527"/>
    <w:rsid w:val="00DC1ACC"/>
    <w:rsid w:val="00DC470A"/>
    <w:rsid w:val="00DC57EB"/>
    <w:rsid w:val="00DD76A8"/>
    <w:rsid w:val="00DE06E8"/>
    <w:rsid w:val="00DE44F7"/>
    <w:rsid w:val="00DF08D4"/>
    <w:rsid w:val="00DF10EF"/>
    <w:rsid w:val="00DF648D"/>
    <w:rsid w:val="00DF7AEA"/>
    <w:rsid w:val="00DF7B31"/>
    <w:rsid w:val="00DF7D4C"/>
    <w:rsid w:val="00E01775"/>
    <w:rsid w:val="00E02211"/>
    <w:rsid w:val="00E04E73"/>
    <w:rsid w:val="00E12882"/>
    <w:rsid w:val="00E130FE"/>
    <w:rsid w:val="00E21E18"/>
    <w:rsid w:val="00E21F80"/>
    <w:rsid w:val="00E3620D"/>
    <w:rsid w:val="00E3677E"/>
    <w:rsid w:val="00E50D10"/>
    <w:rsid w:val="00E547CB"/>
    <w:rsid w:val="00E57B07"/>
    <w:rsid w:val="00E62C6A"/>
    <w:rsid w:val="00E67E83"/>
    <w:rsid w:val="00E70832"/>
    <w:rsid w:val="00E746A7"/>
    <w:rsid w:val="00E7626A"/>
    <w:rsid w:val="00E87D39"/>
    <w:rsid w:val="00E97210"/>
    <w:rsid w:val="00EA74FE"/>
    <w:rsid w:val="00EB22B9"/>
    <w:rsid w:val="00EB269E"/>
    <w:rsid w:val="00EB5D23"/>
    <w:rsid w:val="00EC3C08"/>
    <w:rsid w:val="00EC5A96"/>
    <w:rsid w:val="00ED3648"/>
    <w:rsid w:val="00EE441C"/>
    <w:rsid w:val="00EF323A"/>
    <w:rsid w:val="00EF38F2"/>
    <w:rsid w:val="00F04140"/>
    <w:rsid w:val="00F05A9A"/>
    <w:rsid w:val="00F06535"/>
    <w:rsid w:val="00F07B75"/>
    <w:rsid w:val="00F15E02"/>
    <w:rsid w:val="00F2062A"/>
    <w:rsid w:val="00F24732"/>
    <w:rsid w:val="00F250EE"/>
    <w:rsid w:val="00F31BBD"/>
    <w:rsid w:val="00F36724"/>
    <w:rsid w:val="00F46A6E"/>
    <w:rsid w:val="00F710E2"/>
    <w:rsid w:val="00F9162D"/>
    <w:rsid w:val="00F94211"/>
    <w:rsid w:val="00F95EC7"/>
    <w:rsid w:val="00FA5437"/>
    <w:rsid w:val="00FA628A"/>
    <w:rsid w:val="00FD5C33"/>
    <w:rsid w:val="00FE48D4"/>
    <w:rsid w:val="00FE610D"/>
    <w:rsid w:val="00FE77C7"/>
    <w:rsid w:val="00FF5B99"/>
    <w:rsid w:val="00FF7E51"/>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36866">
      <o:colormenu v:ext="edit" fillcolor="none [3213]"/>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955BB"/>
    <w:rPr>
      <w:rFonts w:ascii="Calibri" w:eastAsia="Calibri" w:hAnsi="Calibri" w:cs="Times New Roman"/>
    </w:rPr>
  </w:style>
  <w:style w:type="paragraph" w:styleId="Ttulo1">
    <w:name w:val="heading 1"/>
    <w:basedOn w:val="Normal"/>
    <w:next w:val="Normal"/>
    <w:link w:val="Ttulo1Char"/>
    <w:uiPriority w:val="9"/>
    <w:qFormat/>
    <w:rsid w:val="001955B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har"/>
    <w:uiPriority w:val="9"/>
    <w:semiHidden/>
    <w:unhideWhenUsed/>
    <w:qFormat/>
    <w:rsid w:val="001955B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har"/>
    <w:uiPriority w:val="9"/>
    <w:unhideWhenUsed/>
    <w:qFormat/>
    <w:rsid w:val="001955BB"/>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har"/>
    <w:uiPriority w:val="9"/>
    <w:unhideWhenUsed/>
    <w:qFormat/>
    <w:rsid w:val="001955BB"/>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har"/>
    <w:uiPriority w:val="9"/>
    <w:semiHidden/>
    <w:unhideWhenUsed/>
    <w:qFormat/>
    <w:rsid w:val="00D914AC"/>
    <w:pPr>
      <w:keepNext/>
      <w:keepLines/>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har"/>
    <w:uiPriority w:val="9"/>
    <w:semiHidden/>
    <w:unhideWhenUsed/>
    <w:qFormat/>
    <w:rsid w:val="00D914AC"/>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har"/>
    <w:uiPriority w:val="9"/>
    <w:semiHidden/>
    <w:unhideWhenUsed/>
    <w:qFormat/>
    <w:rsid w:val="00D914AC"/>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har"/>
    <w:uiPriority w:val="9"/>
    <w:semiHidden/>
    <w:unhideWhenUsed/>
    <w:qFormat/>
    <w:rsid w:val="00D914AC"/>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har"/>
    <w:uiPriority w:val="9"/>
    <w:semiHidden/>
    <w:unhideWhenUsed/>
    <w:qFormat/>
    <w:rsid w:val="00D914AC"/>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543849"/>
    <w:pPr>
      <w:tabs>
        <w:tab w:val="center" w:pos="4680"/>
        <w:tab w:val="right" w:pos="9360"/>
      </w:tabs>
      <w:spacing w:after="0" w:line="240" w:lineRule="auto"/>
    </w:pPr>
  </w:style>
  <w:style w:type="character" w:customStyle="1" w:styleId="CabealhoChar">
    <w:name w:val="Cabeçalho Char"/>
    <w:basedOn w:val="Fontepargpadro"/>
    <w:link w:val="Cabealho"/>
    <w:uiPriority w:val="99"/>
    <w:rsid w:val="00543849"/>
    <w:rPr>
      <w:rFonts w:ascii="Calibri" w:eastAsia="Calibri" w:hAnsi="Calibri" w:cs="Times New Roman"/>
    </w:rPr>
  </w:style>
  <w:style w:type="paragraph" w:styleId="Rodap">
    <w:name w:val="footer"/>
    <w:basedOn w:val="Normal"/>
    <w:link w:val="RodapChar"/>
    <w:uiPriority w:val="99"/>
    <w:semiHidden/>
    <w:unhideWhenUsed/>
    <w:rsid w:val="00543849"/>
    <w:pPr>
      <w:tabs>
        <w:tab w:val="center" w:pos="4680"/>
        <w:tab w:val="right" w:pos="9360"/>
      </w:tabs>
      <w:spacing w:after="0" w:line="240" w:lineRule="auto"/>
    </w:pPr>
  </w:style>
  <w:style w:type="character" w:customStyle="1" w:styleId="RodapChar">
    <w:name w:val="Rodapé Char"/>
    <w:basedOn w:val="Fontepargpadro"/>
    <w:link w:val="Rodap"/>
    <w:uiPriority w:val="99"/>
    <w:semiHidden/>
    <w:rsid w:val="00543849"/>
    <w:rPr>
      <w:rFonts w:ascii="Calibri" w:eastAsia="Calibri" w:hAnsi="Calibri" w:cs="Times New Roman"/>
    </w:rPr>
  </w:style>
  <w:style w:type="paragraph" w:styleId="PargrafodaLista">
    <w:name w:val="List Paragraph"/>
    <w:basedOn w:val="Normal"/>
    <w:uiPriority w:val="34"/>
    <w:qFormat/>
    <w:rsid w:val="001955BB"/>
    <w:pPr>
      <w:ind w:left="720"/>
      <w:contextualSpacing/>
    </w:pPr>
    <w:rPr>
      <w:rFonts w:asciiTheme="minorHAnsi" w:eastAsiaTheme="minorHAnsi" w:hAnsiTheme="minorHAnsi" w:cstheme="minorBidi"/>
    </w:rPr>
  </w:style>
  <w:style w:type="paragraph" w:styleId="Textodebalo">
    <w:name w:val="Balloon Text"/>
    <w:basedOn w:val="Normal"/>
    <w:link w:val="TextodebaloChar"/>
    <w:uiPriority w:val="99"/>
    <w:semiHidden/>
    <w:unhideWhenUsed/>
    <w:rsid w:val="00C637C2"/>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C637C2"/>
    <w:rPr>
      <w:rFonts w:ascii="Tahoma" w:eastAsia="Calibri" w:hAnsi="Tahoma" w:cs="Tahoma"/>
      <w:sz w:val="16"/>
      <w:szCs w:val="16"/>
    </w:rPr>
  </w:style>
  <w:style w:type="character" w:customStyle="1" w:styleId="Ttulo1Char">
    <w:name w:val="Título 1 Char"/>
    <w:basedOn w:val="Fontepargpadro"/>
    <w:link w:val="Ttulo1"/>
    <w:uiPriority w:val="9"/>
    <w:rsid w:val="001955BB"/>
    <w:rPr>
      <w:rFonts w:asciiTheme="majorHAnsi" w:eastAsiaTheme="majorEastAsia" w:hAnsiTheme="majorHAnsi" w:cstheme="majorBidi"/>
      <w:b/>
      <w:bCs/>
      <w:color w:val="365F91" w:themeColor="accent1" w:themeShade="BF"/>
      <w:sz w:val="28"/>
      <w:szCs w:val="28"/>
    </w:rPr>
  </w:style>
  <w:style w:type="paragraph" w:styleId="CabealhodoSumrio">
    <w:name w:val="TOC Heading"/>
    <w:basedOn w:val="Ttulo1"/>
    <w:next w:val="Normal"/>
    <w:uiPriority w:val="39"/>
    <w:unhideWhenUsed/>
    <w:qFormat/>
    <w:rsid w:val="001955BB"/>
    <w:pPr>
      <w:outlineLvl w:val="9"/>
    </w:pPr>
  </w:style>
  <w:style w:type="paragraph" w:styleId="Sumrio2">
    <w:name w:val="toc 2"/>
    <w:basedOn w:val="Normal"/>
    <w:next w:val="Normal"/>
    <w:autoRedefine/>
    <w:uiPriority w:val="39"/>
    <w:unhideWhenUsed/>
    <w:qFormat/>
    <w:rsid w:val="001955BB"/>
    <w:pPr>
      <w:spacing w:after="100"/>
      <w:ind w:left="220"/>
    </w:pPr>
    <w:rPr>
      <w:rFonts w:asciiTheme="minorHAnsi" w:eastAsiaTheme="minorEastAsia" w:hAnsiTheme="minorHAnsi" w:cstheme="minorBidi"/>
    </w:rPr>
  </w:style>
  <w:style w:type="paragraph" w:styleId="Sumrio1">
    <w:name w:val="toc 1"/>
    <w:basedOn w:val="Normal"/>
    <w:next w:val="Normal"/>
    <w:autoRedefine/>
    <w:uiPriority w:val="39"/>
    <w:unhideWhenUsed/>
    <w:qFormat/>
    <w:rsid w:val="001955BB"/>
    <w:pPr>
      <w:spacing w:after="100"/>
    </w:pPr>
    <w:rPr>
      <w:rFonts w:asciiTheme="minorHAnsi" w:eastAsiaTheme="minorEastAsia" w:hAnsiTheme="minorHAnsi" w:cstheme="minorBidi"/>
    </w:rPr>
  </w:style>
  <w:style w:type="paragraph" w:styleId="Sumrio3">
    <w:name w:val="toc 3"/>
    <w:basedOn w:val="Normal"/>
    <w:next w:val="Normal"/>
    <w:autoRedefine/>
    <w:uiPriority w:val="39"/>
    <w:unhideWhenUsed/>
    <w:qFormat/>
    <w:rsid w:val="001955BB"/>
    <w:pPr>
      <w:spacing w:after="100"/>
      <w:ind w:left="440"/>
    </w:pPr>
    <w:rPr>
      <w:rFonts w:asciiTheme="minorHAnsi" w:eastAsiaTheme="minorEastAsia" w:hAnsiTheme="minorHAnsi" w:cstheme="minorBidi"/>
    </w:rPr>
  </w:style>
  <w:style w:type="character" w:customStyle="1" w:styleId="Ttulo2Char">
    <w:name w:val="Título 2 Char"/>
    <w:basedOn w:val="Fontepargpadro"/>
    <w:link w:val="Ttulo2"/>
    <w:uiPriority w:val="9"/>
    <w:semiHidden/>
    <w:rsid w:val="001955BB"/>
    <w:rPr>
      <w:rFonts w:asciiTheme="majorHAnsi" w:eastAsiaTheme="majorEastAsia" w:hAnsiTheme="majorHAnsi" w:cstheme="majorBidi"/>
      <w:b/>
      <w:bCs/>
      <w:color w:val="4F81BD" w:themeColor="accent1"/>
      <w:sz w:val="26"/>
      <w:szCs w:val="26"/>
    </w:rPr>
  </w:style>
  <w:style w:type="character" w:customStyle="1" w:styleId="Ttulo3Char">
    <w:name w:val="Título 3 Char"/>
    <w:basedOn w:val="Fontepargpadro"/>
    <w:link w:val="Ttulo3"/>
    <w:uiPriority w:val="9"/>
    <w:rsid w:val="001955BB"/>
    <w:rPr>
      <w:rFonts w:asciiTheme="majorHAnsi" w:eastAsiaTheme="majorEastAsia" w:hAnsiTheme="majorHAnsi" w:cstheme="majorBidi"/>
      <w:b/>
      <w:bCs/>
      <w:color w:val="4F81BD" w:themeColor="accent1"/>
    </w:rPr>
  </w:style>
  <w:style w:type="character" w:styleId="Hyperlink">
    <w:name w:val="Hyperlink"/>
    <w:basedOn w:val="Fontepargpadro"/>
    <w:uiPriority w:val="99"/>
    <w:unhideWhenUsed/>
    <w:rsid w:val="00B95C66"/>
    <w:rPr>
      <w:color w:val="0000FF" w:themeColor="hyperlink"/>
      <w:u w:val="single"/>
    </w:rPr>
  </w:style>
  <w:style w:type="character" w:customStyle="1" w:styleId="Ttulo4Char">
    <w:name w:val="Título 4 Char"/>
    <w:basedOn w:val="Fontepargpadro"/>
    <w:link w:val="Ttulo4"/>
    <w:uiPriority w:val="9"/>
    <w:rsid w:val="001955BB"/>
    <w:rPr>
      <w:rFonts w:asciiTheme="majorHAnsi" w:eastAsiaTheme="majorEastAsia" w:hAnsiTheme="majorHAnsi" w:cstheme="majorBidi"/>
      <w:b/>
      <w:bCs/>
      <w:i/>
      <w:iCs/>
      <w:color w:val="4F81BD" w:themeColor="accent1"/>
    </w:rPr>
  </w:style>
  <w:style w:type="table" w:styleId="Tabelacomgrade">
    <w:name w:val="Table Grid"/>
    <w:basedOn w:val="Tabelanormal"/>
    <w:uiPriority w:val="59"/>
    <w:rsid w:val="00CE1DF0"/>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SombreamentoClaro1">
    <w:name w:val="Sombreamento Claro1"/>
    <w:basedOn w:val="Tabelanormal"/>
    <w:uiPriority w:val="60"/>
    <w:rsid w:val="000B3AE1"/>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SombreamentoClaro-nfase11">
    <w:name w:val="Sombreamento Claro - Ênfase 11"/>
    <w:basedOn w:val="Tabelanormal"/>
    <w:uiPriority w:val="60"/>
    <w:rsid w:val="000B3AE1"/>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Ttulo5Char">
    <w:name w:val="Título 5 Char"/>
    <w:basedOn w:val="Fontepargpadro"/>
    <w:link w:val="Ttulo5"/>
    <w:uiPriority w:val="9"/>
    <w:semiHidden/>
    <w:rsid w:val="00D914AC"/>
    <w:rPr>
      <w:rFonts w:asciiTheme="majorHAnsi" w:eastAsiaTheme="majorEastAsia" w:hAnsiTheme="majorHAnsi" w:cstheme="majorBidi"/>
      <w:color w:val="243F60" w:themeColor="accent1" w:themeShade="7F"/>
    </w:rPr>
  </w:style>
  <w:style w:type="character" w:customStyle="1" w:styleId="Ttulo6Char">
    <w:name w:val="Título 6 Char"/>
    <w:basedOn w:val="Fontepargpadro"/>
    <w:link w:val="Ttulo6"/>
    <w:uiPriority w:val="9"/>
    <w:semiHidden/>
    <w:rsid w:val="00D914AC"/>
    <w:rPr>
      <w:rFonts w:asciiTheme="majorHAnsi" w:eastAsiaTheme="majorEastAsia" w:hAnsiTheme="majorHAnsi" w:cstheme="majorBidi"/>
      <w:i/>
      <w:iCs/>
      <w:color w:val="243F60" w:themeColor="accent1" w:themeShade="7F"/>
    </w:rPr>
  </w:style>
  <w:style w:type="character" w:customStyle="1" w:styleId="Ttulo7Char">
    <w:name w:val="Título 7 Char"/>
    <w:basedOn w:val="Fontepargpadro"/>
    <w:link w:val="Ttulo7"/>
    <w:uiPriority w:val="9"/>
    <w:semiHidden/>
    <w:rsid w:val="00D914AC"/>
    <w:rPr>
      <w:rFonts w:asciiTheme="majorHAnsi" w:eastAsiaTheme="majorEastAsia" w:hAnsiTheme="majorHAnsi" w:cstheme="majorBidi"/>
      <w:i/>
      <w:iCs/>
      <w:color w:val="404040" w:themeColor="text1" w:themeTint="BF"/>
    </w:rPr>
  </w:style>
  <w:style w:type="character" w:customStyle="1" w:styleId="Ttulo8Char">
    <w:name w:val="Título 8 Char"/>
    <w:basedOn w:val="Fontepargpadro"/>
    <w:link w:val="Ttulo8"/>
    <w:uiPriority w:val="9"/>
    <w:semiHidden/>
    <w:rsid w:val="00D914AC"/>
    <w:rPr>
      <w:rFonts w:asciiTheme="majorHAnsi" w:eastAsiaTheme="majorEastAsia" w:hAnsiTheme="majorHAnsi" w:cstheme="majorBidi"/>
      <w:color w:val="404040" w:themeColor="text1" w:themeTint="BF"/>
      <w:sz w:val="20"/>
      <w:szCs w:val="20"/>
    </w:rPr>
  </w:style>
  <w:style w:type="character" w:customStyle="1" w:styleId="Ttulo9Char">
    <w:name w:val="Título 9 Char"/>
    <w:basedOn w:val="Fontepargpadro"/>
    <w:link w:val="Ttulo9"/>
    <w:uiPriority w:val="9"/>
    <w:semiHidden/>
    <w:rsid w:val="00D914AC"/>
    <w:rPr>
      <w:rFonts w:asciiTheme="majorHAnsi" w:eastAsiaTheme="majorEastAsia" w:hAnsiTheme="majorHAnsi" w:cstheme="majorBidi"/>
      <w:i/>
      <w:iCs/>
      <w:color w:val="404040" w:themeColor="text1" w:themeTint="BF"/>
      <w:sz w:val="20"/>
      <w:szCs w:val="20"/>
    </w:rPr>
  </w:style>
  <w:style w:type="numbering" w:customStyle="1" w:styleId="TCC-FIAP">
    <w:name w:val="TCC - FIAP"/>
    <w:uiPriority w:val="99"/>
    <w:rsid w:val="005A3EB8"/>
    <w:pPr>
      <w:numPr>
        <w:numId w:val="2"/>
      </w:numPr>
    </w:pPr>
  </w:style>
  <w:style w:type="character" w:styleId="HiperlinkVisitado">
    <w:name w:val="FollowedHyperlink"/>
    <w:basedOn w:val="Fontepargpadro"/>
    <w:uiPriority w:val="99"/>
    <w:semiHidden/>
    <w:unhideWhenUsed/>
    <w:rsid w:val="005A3EB8"/>
    <w:rPr>
      <w:color w:val="800080" w:themeColor="followedHyperlink"/>
      <w:u w:val="single"/>
    </w:rPr>
  </w:style>
  <w:style w:type="paragraph" w:styleId="Legenda">
    <w:name w:val="caption"/>
    <w:basedOn w:val="Normal"/>
    <w:next w:val="Normal"/>
    <w:uiPriority w:val="35"/>
    <w:unhideWhenUsed/>
    <w:qFormat/>
    <w:rsid w:val="00AF141A"/>
    <w:pPr>
      <w:spacing w:line="240" w:lineRule="auto"/>
    </w:pPr>
    <w:rPr>
      <w:b/>
      <w:bCs/>
      <w:color w:val="4F81BD" w:themeColor="accent1"/>
      <w:sz w:val="18"/>
      <w:szCs w:val="18"/>
    </w:rPr>
  </w:style>
  <w:style w:type="paragraph" w:styleId="ndicedeilustraes">
    <w:name w:val="table of figures"/>
    <w:basedOn w:val="Normal"/>
    <w:next w:val="Normal"/>
    <w:uiPriority w:val="99"/>
    <w:unhideWhenUsed/>
    <w:rsid w:val="00AF141A"/>
    <w:pPr>
      <w:spacing w:after="0"/>
    </w:pPr>
    <w:rPr>
      <w:rFonts w:ascii="Times New Roman" w:hAnsi="Times New Roman"/>
      <w:sz w:val="24"/>
    </w:rPr>
  </w:style>
  <w:style w:type="paragraph" w:customStyle="1" w:styleId="ecxmsonormal">
    <w:name w:val="ecxmsonormal"/>
    <w:basedOn w:val="Normal"/>
    <w:rsid w:val="00D1719A"/>
    <w:pPr>
      <w:spacing w:after="324" w:line="240" w:lineRule="auto"/>
    </w:pPr>
    <w:rPr>
      <w:rFonts w:ascii="Times New Roman" w:eastAsia="Times New Roman" w:hAnsi="Times New Roman"/>
      <w:sz w:val="24"/>
      <w:szCs w:val="24"/>
      <w:lang w:eastAsia="pt-BR"/>
    </w:rPr>
  </w:style>
  <w:style w:type="character" w:styleId="Refdecomentrio">
    <w:name w:val="annotation reference"/>
    <w:basedOn w:val="Fontepargpadro"/>
    <w:uiPriority w:val="99"/>
    <w:semiHidden/>
    <w:unhideWhenUsed/>
    <w:rsid w:val="00C57125"/>
    <w:rPr>
      <w:sz w:val="16"/>
      <w:szCs w:val="16"/>
    </w:rPr>
  </w:style>
  <w:style w:type="paragraph" w:styleId="Textodecomentrio">
    <w:name w:val="annotation text"/>
    <w:basedOn w:val="Normal"/>
    <w:link w:val="TextodecomentrioChar"/>
    <w:uiPriority w:val="99"/>
    <w:semiHidden/>
    <w:unhideWhenUsed/>
    <w:rsid w:val="00C57125"/>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C57125"/>
    <w:rPr>
      <w:rFonts w:ascii="Calibri" w:eastAsia="Calibri" w:hAnsi="Calibri" w:cs="Times New Roman"/>
      <w:sz w:val="20"/>
      <w:szCs w:val="20"/>
    </w:rPr>
  </w:style>
  <w:style w:type="paragraph" w:styleId="Assuntodocomentrio">
    <w:name w:val="annotation subject"/>
    <w:basedOn w:val="Textodecomentrio"/>
    <w:next w:val="Textodecomentrio"/>
    <w:link w:val="AssuntodocomentrioChar"/>
    <w:uiPriority w:val="99"/>
    <w:semiHidden/>
    <w:unhideWhenUsed/>
    <w:rsid w:val="00C57125"/>
    <w:rPr>
      <w:b/>
      <w:bCs/>
    </w:rPr>
  </w:style>
  <w:style w:type="character" w:customStyle="1" w:styleId="AssuntodocomentrioChar">
    <w:name w:val="Assunto do comentário Char"/>
    <w:basedOn w:val="TextodecomentrioChar"/>
    <w:link w:val="Assuntodocomentrio"/>
    <w:uiPriority w:val="99"/>
    <w:semiHidden/>
    <w:rsid w:val="00C57125"/>
    <w:rPr>
      <w:b/>
      <w:bCs/>
    </w:rPr>
  </w:style>
</w:styles>
</file>

<file path=word/webSettings.xml><?xml version="1.0" encoding="utf-8"?>
<w:webSettings xmlns:r="http://schemas.openxmlformats.org/officeDocument/2006/relationships" xmlns:w="http://schemas.openxmlformats.org/wordprocessingml/2006/main">
  <w:divs>
    <w:div w:id="136190168">
      <w:bodyDiv w:val="1"/>
      <w:marLeft w:val="0"/>
      <w:marRight w:val="0"/>
      <w:marTop w:val="0"/>
      <w:marBottom w:val="0"/>
      <w:divBdr>
        <w:top w:val="none" w:sz="0" w:space="0" w:color="auto"/>
        <w:left w:val="none" w:sz="0" w:space="0" w:color="auto"/>
        <w:bottom w:val="none" w:sz="0" w:space="0" w:color="auto"/>
        <w:right w:val="none" w:sz="0" w:space="0" w:color="auto"/>
      </w:divBdr>
    </w:div>
    <w:div w:id="244657546">
      <w:bodyDiv w:val="1"/>
      <w:marLeft w:val="0"/>
      <w:marRight w:val="0"/>
      <w:marTop w:val="0"/>
      <w:marBottom w:val="0"/>
      <w:divBdr>
        <w:top w:val="none" w:sz="0" w:space="0" w:color="auto"/>
        <w:left w:val="none" w:sz="0" w:space="0" w:color="auto"/>
        <w:bottom w:val="none" w:sz="0" w:space="0" w:color="auto"/>
        <w:right w:val="none" w:sz="0" w:space="0" w:color="auto"/>
      </w:divBdr>
    </w:div>
    <w:div w:id="320546786">
      <w:bodyDiv w:val="1"/>
      <w:marLeft w:val="0"/>
      <w:marRight w:val="0"/>
      <w:marTop w:val="0"/>
      <w:marBottom w:val="0"/>
      <w:divBdr>
        <w:top w:val="none" w:sz="0" w:space="0" w:color="auto"/>
        <w:left w:val="none" w:sz="0" w:space="0" w:color="auto"/>
        <w:bottom w:val="none" w:sz="0" w:space="0" w:color="auto"/>
        <w:right w:val="none" w:sz="0" w:space="0" w:color="auto"/>
      </w:divBdr>
    </w:div>
    <w:div w:id="327171078">
      <w:bodyDiv w:val="1"/>
      <w:marLeft w:val="0"/>
      <w:marRight w:val="0"/>
      <w:marTop w:val="0"/>
      <w:marBottom w:val="0"/>
      <w:divBdr>
        <w:top w:val="none" w:sz="0" w:space="0" w:color="auto"/>
        <w:left w:val="none" w:sz="0" w:space="0" w:color="auto"/>
        <w:bottom w:val="none" w:sz="0" w:space="0" w:color="auto"/>
        <w:right w:val="none" w:sz="0" w:space="0" w:color="auto"/>
      </w:divBdr>
      <w:divsChild>
        <w:div w:id="282228525">
          <w:marLeft w:val="0"/>
          <w:marRight w:val="0"/>
          <w:marTop w:val="0"/>
          <w:marBottom w:val="0"/>
          <w:divBdr>
            <w:top w:val="none" w:sz="0" w:space="0" w:color="auto"/>
            <w:left w:val="none" w:sz="0" w:space="0" w:color="auto"/>
            <w:bottom w:val="none" w:sz="0" w:space="0" w:color="auto"/>
            <w:right w:val="none" w:sz="0" w:space="0" w:color="auto"/>
          </w:divBdr>
        </w:div>
      </w:divsChild>
    </w:div>
    <w:div w:id="437137478">
      <w:bodyDiv w:val="1"/>
      <w:marLeft w:val="0"/>
      <w:marRight w:val="0"/>
      <w:marTop w:val="0"/>
      <w:marBottom w:val="0"/>
      <w:divBdr>
        <w:top w:val="none" w:sz="0" w:space="0" w:color="auto"/>
        <w:left w:val="none" w:sz="0" w:space="0" w:color="auto"/>
        <w:bottom w:val="none" w:sz="0" w:space="0" w:color="auto"/>
        <w:right w:val="none" w:sz="0" w:space="0" w:color="auto"/>
      </w:divBdr>
    </w:div>
    <w:div w:id="505442275">
      <w:bodyDiv w:val="1"/>
      <w:marLeft w:val="0"/>
      <w:marRight w:val="0"/>
      <w:marTop w:val="0"/>
      <w:marBottom w:val="0"/>
      <w:divBdr>
        <w:top w:val="none" w:sz="0" w:space="0" w:color="auto"/>
        <w:left w:val="none" w:sz="0" w:space="0" w:color="auto"/>
        <w:bottom w:val="none" w:sz="0" w:space="0" w:color="auto"/>
        <w:right w:val="none" w:sz="0" w:space="0" w:color="auto"/>
      </w:divBdr>
    </w:div>
    <w:div w:id="678047474">
      <w:bodyDiv w:val="1"/>
      <w:marLeft w:val="0"/>
      <w:marRight w:val="0"/>
      <w:marTop w:val="0"/>
      <w:marBottom w:val="0"/>
      <w:divBdr>
        <w:top w:val="none" w:sz="0" w:space="0" w:color="auto"/>
        <w:left w:val="none" w:sz="0" w:space="0" w:color="auto"/>
        <w:bottom w:val="none" w:sz="0" w:space="0" w:color="auto"/>
        <w:right w:val="none" w:sz="0" w:space="0" w:color="auto"/>
      </w:divBdr>
    </w:div>
    <w:div w:id="732892309">
      <w:bodyDiv w:val="1"/>
      <w:marLeft w:val="0"/>
      <w:marRight w:val="0"/>
      <w:marTop w:val="0"/>
      <w:marBottom w:val="0"/>
      <w:divBdr>
        <w:top w:val="none" w:sz="0" w:space="0" w:color="auto"/>
        <w:left w:val="none" w:sz="0" w:space="0" w:color="auto"/>
        <w:bottom w:val="none" w:sz="0" w:space="0" w:color="auto"/>
        <w:right w:val="none" w:sz="0" w:space="0" w:color="auto"/>
      </w:divBdr>
    </w:div>
    <w:div w:id="774592523">
      <w:bodyDiv w:val="1"/>
      <w:marLeft w:val="0"/>
      <w:marRight w:val="0"/>
      <w:marTop w:val="0"/>
      <w:marBottom w:val="0"/>
      <w:divBdr>
        <w:top w:val="none" w:sz="0" w:space="0" w:color="auto"/>
        <w:left w:val="none" w:sz="0" w:space="0" w:color="auto"/>
        <w:bottom w:val="none" w:sz="0" w:space="0" w:color="auto"/>
        <w:right w:val="none" w:sz="0" w:space="0" w:color="auto"/>
      </w:divBdr>
    </w:div>
    <w:div w:id="871724361">
      <w:bodyDiv w:val="1"/>
      <w:marLeft w:val="0"/>
      <w:marRight w:val="0"/>
      <w:marTop w:val="0"/>
      <w:marBottom w:val="0"/>
      <w:divBdr>
        <w:top w:val="none" w:sz="0" w:space="0" w:color="auto"/>
        <w:left w:val="none" w:sz="0" w:space="0" w:color="auto"/>
        <w:bottom w:val="none" w:sz="0" w:space="0" w:color="auto"/>
        <w:right w:val="none" w:sz="0" w:space="0" w:color="auto"/>
      </w:divBdr>
    </w:div>
    <w:div w:id="883129704">
      <w:bodyDiv w:val="1"/>
      <w:marLeft w:val="0"/>
      <w:marRight w:val="0"/>
      <w:marTop w:val="0"/>
      <w:marBottom w:val="0"/>
      <w:divBdr>
        <w:top w:val="none" w:sz="0" w:space="0" w:color="auto"/>
        <w:left w:val="none" w:sz="0" w:space="0" w:color="auto"/>
        <w:bottom w:val="none" w:sz="0" w:space="0" w:color="auto"/>
        <w:right w:val="none" w:sz="0" w:space="0" w:color="auto"/>
      </w:divBdr>
    </w:div>
    <w:div w:id="903642604">
      <w:bodyDiv w:val="1"/>
      <w:marLeft w:val="0"/>
      <w:marRight w:val="0"/>
      <w:marTop w:val="0"/>
      <w:marBottom w:val="0"/>
      <w:divBdr>
        <w:top w:val="none" w:sz="0" w:space="0" w:color="auto"/>
        <w:left w:val="none" w:sz="0" w:space="0" w:color="auto"/>
        <w:bottom w:val="none" w:sz="0" w:space="0" w:color="auto"/>
        <w:right w:val="none" w:sz="0" w:space="0" w:color="auto"/>
      </w:divBdr>
    </w:div>
    <w:div w:id="984772054">
      <w:bodyDiv w:val="1"/>
      <w:marLeft w:val="0"/>
      <w:marRight w:val="0"/>
      <w:marTop w:val="0"/>
      <w:marBottom w:val="0"/>
      <w:divBdr>
        <w:top w:val="none" w:sz="0" w:space="0" w:color="auto"/>
        <w:left w:val="none" w:sz="0" w:space="0" w:color="auto"/>
        <w:bottom w:val="none" w:sz="0" w:space="0" w:color="auto"/>
        <w:right w:val="none" w:sz="0" w:space="0" w:color="auto"/>
      </w:divBdr>
      <w:divsChild>
        <w:div w:id="2097168457">
          <w:marLeft w:val="0"/>
          <w:marRight w:val="0"/>
          <w:marTop w:val="0"/>
          <w:marBottom w:val="0"/>
          <w:divBdr>
            <w:top w:val="none" w:sz="0" w:space="0" w:color="auto"/>
            <w:left w:val="none" w:sz="0" w:space="0" w:color="auto"/>
            <w:bottom w:val="none" w:sz="0" w:space="0" w:color="auto"/>
            <w:right w:val="none" w:sz="0" w:space="0" w:color="auto"/>
          </w:divBdr>
        </w:div>
      </w:divsChild>
    </w:div>
    <w:div w:id="1565525860">
      <w:bodyDiv w:val="1"/>
      <w:marLeft w:val="0"/>
      <w:marRight w:val="0"/>
      <w:marTop w:val="0"/>
      <w:marBottom w:val="0"/>
      <w:divBdr>
        <w:top w:val="none" w:sz="0" w:space="0" w:color="auto"/>
        <w:left w:val="none" w:sz="0" w:space="0" w:color="auto"/>
        <w:bottom w:val="none" w:sz="0" w:space="0" w:color="auto"/>
        <w:right w:val="none" w:sz="0" w:space="0" w:color="auto"/>
      </w:divBdr>
    </w:div>
    <w:div w:id="1657297163">
      <w:bodyDiv w:val="1"/>
      <w:marLeft w:val="0"/>
      <w:marRight w:val="0"/>
      <w:marTop w:val="0"/>
      <w:marBottom w:val="0"/>
      <w:divBdr>
        <w:top w:val="none" w:sz="0" w:space="0" w:color="auto"/>
        <w:left w:val="none" w:sz="0" w:space="0" w:color="auto"/>
        <w:bottom w:val="none" w:sz="0" w:space="0" w:color="auto"/>
        <w:right w:val="none" w:sz="0" w:space="0" w:color="auto"/>
      </w:divBdr>
    </w:div>
    <w:div w:id="1785151987">
      <w:bodyDiv w:val="1"/>
      <w:marLeft w:val="0"/>
      <w:marRight w:val="0"/>
      <w:marTop w:val="0"/>
      <w:marBottom w:val="0"/>
      <w:divBdr>
        <w:top w:val="none" w:sz="0" w:space="0" w:color="auto"/>
        <w:left w:val="none" w:sz="0" w:space="0" w:color="auto"/>
        <w:bottom w:val="none" w:sz="0" w:space="0" w:color="auto"/>
        <w:right w:val="none" w:sz="0" w:space="0" w:color="auto"/>
      </w:divBdr>
    </w:div>
    <w:div w:id="1805610582">
      <w:bodyDiv w:val="1"/>
      <w:marLeft w:val="0"/>
      <w:marRight w:val="0"/>
      <w:marTop w:val="0"/>
      <w:marBottom w:val="0"/>
      <w:divBdr>
        <w:top w:val="none" w:sz="0" w:space="0" w:color="auto"/>
        <w:left w:val="none" w:sz="0" w:space="0" w:color="auto"/>
        <w:bottom w:val="none" w:sz="0" w:space="0" w:color="auto"/>
        <w:right w:val="none" w:sz="0" w:space="0" w:color="auto"/>
      </w:divBdr>
    </w:div>
    <w:div w:id="1856964798">
      <w:bodyDiv w:val="1"/>
      <w:marLeft w:val="0"/>
      <w:marRight w:val="0"/>
      <w:marTop w:val="0"/>
      <w:marBottom w:val="0"/>
      <w:divBdr>
        <w:top w:val="none" w:sz="0" w:space="0" w:color="auto"/>
        <w:left w:val="none" w:sz="0" w:space="0" w:color="auto"/>
        <w:bottom w:val="none" w:sz="0" w:space="0" w:color="auto"/>
        <w:right w:val="none" w:sz="0" w:space="0" w:color="auto"/>
      </w:divBdr>
    </w:div>
    <w:div w:id="1912471738">
      <w:bodyDiv w:val="1"/>
      <w:marLeft w:val="0"/>
      <w:marRight w:val="0"/>
      <w:marTop w:val="0"/>
      <w:marBottom w:val="0"/>
      <w:divBdr>
        <w:top w:val="none" w:sz="0" w:space="0" w:color="auto"/>
        <w:left w:val="none" w:sz="0" w:space="0" w:color="auto"/>
        <w:bottom w:val="none" w:sz="0" w:space="0" w:color="auto"/>
        <w:right w:val="none" w:sz="0" w:space="0" w:color="auto"/>
      </w:divBdr>
    </w:div>
    <w:div w:id="2037387937">
      <w:bodyDiv w:val="1"/>
      <w:marLeft w:val="0"/>
      <w:marRight w:val="0"/>
      <w:marTop w:val="0"/>
      <w:marBottom w:val="0"/>
      <w:divBdr>
        <w:top w:val="none" w:sz="0" w:space="0" w:color="auto"/>
        <w:left w:val="none" w:sz="0" w:space="0" w:color="auto"/>
        <w:bottom w:val="none" w:sz="0" w:space="0" w:color="auto"/>
        <w:right w:val="none" w:sz="0" w:space="0" w:color="auto"/>
      </w:divBdr>
    </w:div>
    <w:div w:id="2085451778">
      <w:bodyDiv w:val="1"/>
      <w:marLeft w:val="0"/>
      <w:marRight w:val="0"/>
      <w:marTop w:val="0"/>
      <w:marBottom w:val="0"/>
      <w:divBdr>
        <w:top w:val="none" w:sz="0" w:space="0" w:color="auto"/>
        <w:left w:val="none" w:sz="0" w:space="0" w:color="auto"/>
        <w:bottom w:val="none" w:sz="0" w:space="0" w:color="auto"/>
        <w:right w:val="none" w:sz="0" w:space="0" w:color="auto"/>
      </w:divBdr>
    </w:div>
    <w:div w:id="2089384208">
      <w:bodyDiv w:val="1"/>
      <w:marLeft w:val="0"/>
      <w:marRight w:val="0"/>
      <w:marTop w:val="0"/>
      <w:marBottom w:val="0"/>
      <w:divBdr>
        <w:top w:val="none" w:sz="0" w:space="0" w:color="auto"/>
        <w:left w:val="none" w:sz="0" w:space="0" w:color="auto"/>
        <w:bottom w:val="none" w:sz="0" w:space="0" w:color="auto"/>
        <w:right w:val="none" w:sz="0" w:space="0" w:color="auto"/>
      </w:divBdr>
    </w:div>
    <w:div w:id="2113430413">
      <w:bodyDiv w:val="1"/>
      <w:marLeft w:val="0"/>
      <w:marRight w:val="0"/>
      <w:marTop w:val="0"/>
      <w:marBottom w:val="0"/>
      <w:divBdr>
        <w:top w:val="none" w:sz="0" w:space="0" w:color="auto"/>
        <w:left w:val="none" w:sz="0" w:space="0" w:color="auto"/>
        <w:bottom w:val="none" w:sz="0" w:space="0" w:color="auto"/>
        <w:right w:val="none" w:sz="0" w:space="0" w:color="auto"/>
      </w:divBdr>
    </w:div>
    <w:div w:id="2123721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header" Target="header4.xml"/><Relationship Id="rId39" Type="http://schemas.openxmlformats.org/officeDocument/2006/relationships/image" Target="media/image26.png"/><Relationship Id="rId21" Type="http://schemas.openxmlformats.org/officeDocument/2006/relationships/image" Target="media/image10.png"/><Relationship Id="rId34" Type="http://schemas.openxmlformats.org/officeDocument/2006/relationships/image" Target="media/image21.png"/><Relationship Id="rId42" Type="http://schemas.openxmlformats.org/officeDocument/2006/relationships/image" Target="media/image29.jpeg"/><Relationship Id="rId47" Type="http://schemas.openxmlformats.org/officeDocument/2006/relationships/chart" Target="charts/chart5.xml"/><Relationship Id="rId50" Type="http://schemas.openxmlformats.org/officeDocument/2006/relationships/chart" Target="charts/chart8.xml"/><Relationship Id="rId55" Type="http://schemas.openxmlformats.org/officeDocument/2006/relationships/hyperlink" Target="http://guia1.folha.com.br/guia/passeios/parquesepracas/128408/wetn_wild" TargetMode="External"/><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chart" Target="charts/chart4.xml"/><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hyperlink" Target="http://guia1.folha.com.br/guia/passeios/parquesdediversao/9815/playcente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Vinicius\Desktop\Projeto%20F1%20-Monografia%20v4.0.docx" TargetMode="External"/><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chart" Target="charts/chart3.xml"/><Relationship Id="rId53" Type="http://schemas.openxmlformats.org/officeDocument/2006/relationships/hyperlink" Target="http://guia1.folha.com.br/guia/passeios/parquesdediversao/9813/hopi_hari" TargetMode="External"/><Relationship Id="rId58" Type="http://schemas.openxmlformats.org/officeDocument/2006/relationships/image" Target="media/image31.jpe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5.jpeg"/><Relationship Id="rId36" Type="http://schemas.openxmlformats.org/officeDocument/2006/relationships/image" Target="media/image23.png"/><Relationship Id="rId49" Type="http://schemas.openxmlformats.org/officeDocument/2006/relationships/chart" Target="charts/chart7.xml"/><Relationship Id="rId57" Type="http://schemas.openxmlformats.org/officeDocument/2006/relationships/hyperlink" Target="http://guia1.folha.com.br/guia/crianca/parques/9433/parque_da_monica" TargetMode="External"/><Relationship Id="rId10" Type="http://schemas.openxmlformats.org/officeDocument/2006/relationships/header" Target="header3.xml"/><Relationship Id="rId19" Type="http://schemas.openxmlformats.org/officeDocument/2006/relationships/image" Target="media/image8.png"/><Relationship Id="rId31" Type="http://schemas.openxmlformats.org/officeDocument/2006/relationships/image" Target="media/image18.png"/><Relationship Id="rId44" Type="http://schemas.openxmlformats.org/officeDocument/2006/relationships/chart" Target="charts/chart2.xml"/><Relationship Id="rId52" Type="http://schemas.openxmlformats.org/officeDocument/2006/relationships/image" Target="media/image30.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eader" Target="header5.xml"/><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chart" Target="charts/chart1.xml"/><Relationship Id="rId48" Type="http://schemas.openxmlformats.org/officeDocument/2006/relationships/chart" Target="charts/chart6.xml"/><Relationship Id="rId56" Type="http://schemas.openxmlformats.org/officeDocument/2006/relationships/hyperlink" Target="http://guia1.folha.com.br/guia/crianca/parques/9435/o_mundo_da_xuxa" TargetMode="External"/><Relationship Id="rId8" Type="http://schemas.openxmlformats.org/officeDocument/2006/relationships/header" Target="header1.xml"/><Relationship Id="rId51" Type="http://schemas.openxmlformats.org/officeDocument/2006/relationships/hyperlink" Target="http://guia.folha.com.br/passeios/ult10050u454074.shtml" TargetMode="Externa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Vinicius\Desktop\resultado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Vinicius\Desktop\resultados.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Vinicius\Desktop\resultados.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Vinicius\Desktop\resultados.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Vinicius\Desktop\resultados.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Vinicius\Desktop\resultados.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C:\Users\Vinicius\Desktop\resultados.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C:\Users\Vinicius\Desktop\resultado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pt-BR"/>
  <c:chart>
    <c:title>
      <c:tx>
        <c:rich>
          <a:bodyPr/>
          <a:lstStyle/>
          <a:p>
            <a:pPr>
              <a:defRPr/>
            </a:pPr>
            <a:r>
              <a:rPr lang="pt-BR" sz="1200">
                <a:latin typeface="Times New Roman" pitchFamily="18" charset="0"/>
                <a:cs typeface="Times New Roman" pitchFamily="18" charset="0"/>
              </a:rPr>
              <a:t>Percentual</a:t>
            </a:r>
            <a:r>
              <a:rPr lang="pt-BR" sz="1200" baseline="0">
                <a:latin typeface="Times New Roman" pitchFamily="18" charset="0"/>
                <a:cs typeface="Times New Roman" pitchFamily="18" charset="0"/>
              </a:rPr>
              <a:t> do sexo dos entrevistados</a:t>
            </a:r>
            <a:endParaRPr lang="pt-BR" sz="1200">
              <a:latin typeface="Times New Roman" pitchFamily="18" charset="0"/>
              <a:cs typeface="Times New Roman" pitchFamily="18" charset="0"/>
            </a:endParaRPr>
          </a:p>
        </c:rich>
      </c:tx>
    </c:title>
    <c:view3D>
      <c:rotX val="30"/>
      <c:perspective val="30"/>
    </c:view3D>
    <c:plotArea>
      <c:layout/>
      <c:pie3DChart>
        <c:varyColors val="1"/>
        <c:ser>
          <c:idx val="0"/>
          <c:order val="0"/>
          <c:dLbls>
            <c:dLbl>
              <c:idx val="0"/>
              <c:layout>
                <c:manualLayout>
                  <c:x val="-2.48062015503876E-2"/>
                  <c:y val="4.7058823529411924E-2"/>
                </c:manualLayout>
              </c:layout>
              <c:dLblPos val="bestFit"/>
              <c:showCatName val="1"/>
              <c:showPercent val="1"/>
            </c:dLbl>
            <c:dLbl>
              <c:idx val="1"/>
              <c:layout>
                <c:manualLayout>
                  <c:x val="9.3023255813953543E-2"/>
                  <c:y val="-0.12026143790849673"/>
                </c:manualLayout>
              </c:layout>
              <c:dLblPos val="bestFit"/>
              <c:showCatName val="1"/>
              <c:showPercent val="1"/>
            </c:dLbl>
            <c:dLblPos val="outEnd"/>
            <c:showCatName val="1"/>
            <c:showPercent val="1"/>
            <c:showLeaderLines val="1"/>
          </c:dLbls>
          <c:cat>
            <c:strRef>
              <c:f>Plan3!$P$5:$Q$5</c:f>
              <c:strCache>
                <c:ptCount val="2"/>
                <c:pt idx="0">
                  <c:v>Homens</c:v>
                </c:pt>
                <c:pt idx="1">
                  <c:v>Mulheres</c:v>
                </c:pt>
              </c:strCache>
            </c:strRef>
          </c:cat>
          <c:val>
            <c:numRef>
              <c:f>Plan3!$P$6:$Q$6</c:f>
              <c:numCache>
                <c:formatCode>General</c:formatCode>
                <c:ptCount val="2"/>
                <c:pt idx="0">
                  <c:v>9</c:v>
                </c:pt>
                <c:pt idx="1">
                  <c:v>6</c:v>
                </c:pt>
              </c:numCache>
            </c:numRef>
          </c:val>
        </c:ser>
      </c:pie3DChart>
    </c:plotArea>
    <c:legend>
      <c:legendPos val="r"/>
      <c:layout>
        <c:manualLayout>
          <c:xMode val="edge"/>
          <c:yMode val="edge"/>
          <c:x val="0.80761790426420921"/>
          <c:y val="0.34270351500180229"/>
          <c:w val="0.16647081670844968"/>
          <c:h val="0.1891023622047244"/>
        </c:manualLayout>
      </c:layout>
    </c:legend>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pt-BR"/>
  <c:chart>
    <c:title>
      <c:tx>
        <c:rich>
          <a:bodyPr/>
          <a:lstStyle/>
          <a:p>
            <a:pPr>
              <a:defRPr/>
            </a:pPr>
            <a:r>
              <a:rPr lang="pt-BR" sz="1200">
                <a:latin typeface="Times New Roman" pitchFamily="18" charset="0"/>
                <a:cs typeface="Times New Roman" pitchFamily="18" charset="0"/>
              </a:rPr>
              <a:t>Percentual da idade dos entrevistados</a:t>
            </a:r>
          </a:p>
        </c:rich>
      </c:tx>
    </c:title>
    <c:view3D>
      <c:rotX val="30"/>
      <c:perspective val="30"/>
    </c:view3D>
    <c:plotArea>
      <c:layout/>
      <c:pie3DChart>
        <c:varyColors val="1"/>
        <c:ser>
          <c:idx val="0"/>
          <c:order val="0"/>
          <c:dLbls>
            <c:dLbl>
              <c:idx val="3"/>
              <c:layout>
                <c:manualLayout>
                  <c:x val="0.11666666666666672"/>
                  <c:y val="-0.1388888888888889"/>
                </c:manualLayout>
              </c:layout>
              <c:dLblPos val="bestFit"/>
              <c:showCatName val="1"/>
              <c:showPercent val="1"/>
            </c:dLbl>
            <c:dLblPos val="outEnd"/>
            <c:showCatName val="1"/>
            <c:showPercent val="1"/>
            <c:showLeaderLines val="1"/>
          </c:dLbls>
          <c:cat>
            <c:strRef>
              <c:f>Plan3!$M$33:$M$36</c:f>
              <c:strCache>
                <c:ptCount val="4"/>
                <c:pt idx="0">
                  <c:v>20 a 30 anos</c:v>
                </c:pt>
                <c:pt idx="1">
                  <c:v>31 a 40 anos</c:v>
                </c:pt>
                <c:pt idx="2">
                  <c:v>41 a 50 anos</c:v>
                </c:pt>
                <c:pt idx="3">
                  <c:v>51 ou mais</c:v>
                </c:pt>
              </c:strCache>
            </c:strRef>
          </c:cat>
          <c:val>
            <c:numRef>
              <c:f>Plan3!$N$33:$N$36</c:f>
              <c:numCache>
                <c:formatCode>General</c:formatCode>
                <c:ptCount val="4"/>
                <c:pt idx="0">
                  <c:v>6</c:v>
                </c:pt>
                <c:pt idx="1">
                  <c:v>0</c:v>
                </c:pt>
                <c:pt idx="2">
                  <c:v>3</c:v>
                </c:pt>
                <c:pt idx="3">
                  <c:v>6</c:v>
                </c:pt>
              </c:numCache>
            </c:numRef>
          </c:val>
        </c:ser>
        <c:dLbls>
          <c:showVal val="1"/>
        </c:dLbls>
      </c:pie3DChart>
    </c:plotArea>
    <c:legend>
      <c:legendPos val="r"/>
      <c:layout>
        <c:manualLayout>
          <c:xMode val="edge"/>
          <c:yMode val="edge"/>
          <c:x val="0.79426531058618033"/>
          <c:y val="0.61497302420530764"/>
          <c:w val="0.18906802274715773"/>
          <c:h val="0.33486876640420427"/>
        </c:manualLayout>
      </c:layout>
    </c:legend>
    <c:plotVisOnly val="1"/>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pt-BR"/>
  <c:chart>
    <c:title>
      <c:tx>
        <c:rich>
          <a:bodyPr/>
          <a:lstStyle/>
          <a:p>
            <a:pPr>
              <a:defRPr/>
            </a:pPr>
            <a:r>
              <a:rPr lang="pt-BR" sz="1200">
                <a:latin typeface="Times New Roman" pitchFamily="18" charset="0"/>
                <a:cs typeface="Times New Roman" pitchFamily="18" charset="0"/>
              </a:rPr>
              <a:t>Percentual da avaliação das telas</a:t>
            </a:r>
            <a:r>
              <a:rPr lang="pt-BR" sz="1200" baseline="0">
                <a:latin typeface="Times New Roman" pitchFamily="18" charset="0"/>
                <a:cs typeface="Times New Roman" pitchFamily="18" charset="0"/>
              </a:rPr>
              <a:t> de cadastro</a:t>
            </a:r>
            <a:endParaRPr lang="pt-BR" sz="1200">
              <a:latin typeface="Times New Roman" pitchFamily="18" charset="0"/>
              <a:cs typeface="Times New Roman" pitchFamily="18" charset="0"/>
            </a:endParaRPr>
          </a:p>
        </c:rich>
      </c:tx>
    </c:title>
    <c:view3D>
      <c:rAngAx val="1"/>
    </c:view3D>
    <c:plotArea>
      <c:layout/>
      <c:bar3DChart>
        <c:barDir val="col"/>
        <c:grouping val="clustered"/>
        <c:ser>
          <c:idx val="0"/>
          <c:order val="0"/>
          <c:dLbls>
            <c:dLbl>
              <c:idx val="0"/>
              <c:layout>
                <c:manualLayout>
                  <c:x val="0"/>
                  <c:y val="-9.2592592592593767E-3"/>
                </c:manualLayout>
              </c:layout>
              <c:showVal val="1"/>
            </c:dLbl>
            <c:showVal val="1"/>
          </c:dLbls>
          <c:val>
            <c:numRef>
              <c:f>Plan3!$K$3:$K$6</c:f>
              <c:numCache>
                <c:formatCode>0%</c:formatCode>
                <c:ptCount val="4"/>
                <c:pt idx="0">
                  <c:v>0.74000000000000321</c:v>
                </c:pt>
                <c:pt idx="1">
                  <c:v>0.76000000000000356</c:v>
                </c:pt>
                <c:pt idx="2">
                  <c:v>0.76000000000000356</c:v>
                </c:pt>
                <c:pt idx="3">
                  <c:v>0.76000000000000356</c:v>
                </c:pt>
              </c:numCache>
            </c:numRef>
          </c:val>
        </c:ser>
        <c:shape val="box"/>
        <c:axId val="119798400"/>
        <c:axId val="119887744"/>
        <c:axId val="0"/>
      </c:bar3DChart>
      <c:catAx>
        <c:axId val="119798400"/>
        <c:scaling>
          <c:orientation val="minMax"/>
        </c:scaling>
        <c:axPos val="b"/>
        <c:tickLblPos val="nextTo"/>
        <c:crossAx val="119887744"/>
        <c:crosses val="autoZero"/>
        <c:auto val="1"/>
        <c:lblAlgn val="ctr"/>
        <c:lblOffset val="100"/>
      </c:catAx>
      <c:valAx>
        <c:axId val="119887744"/>
        <c:scaling>
          <c:orientation val="minMax"/>
        </c:scaling>
        <c:axPos val="l"/>
        <c:majorGridlines/>
        <c:numFmt formatCode="0%" sourceLinked="1"/>
        <c:tickLblPos val="nextTo"/>
        <c:crossAx val="119798400"/>
        <c:crosses val="autoZero"/>
        <c:crossBetween val="between"/>
      </c:valAx>
    </c:plotArea>
    <c:plotVisOnly val="1"/>
  </c:chart>
  <c:externalData r:id="rId1"/>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pt-BR"/>
  <c:chart>
    <c:title>
      <c:tx>
        <c:rich>
          <a:bodyPr/>
          <a:lstStyle/>
          <a:p>
            <a:pPr>
              <a:defRPr/>
            </a:pPr>
            <a:r>
              <a:rPr lang="pt-BR" sz="1200">
                <a:latin typeface="Times New Roman" pitchFamily="18" charset="0"/>
                <a:cs typeface="Times New Roman" pitchFamily="18" charset="0"/>
              </a:rPr>
              <a:t>Percentual da avaliação da entrada e saída</a:t>
            </a:r>
            <a:r>
              <a:rPr lang="pt-BR" sz="1200" baseline="0">
                <a:latin typeface="Times New Roman" pitchFamily="18" charset="0"/>
                <a:cs typeface="Times New Roman" pitchFamily="18" charset="0"/>
              </a:rPr>
              <a:t> do Parque</a:t>
            </a:r>
            <a:endParaRPr lang="pt-BR" sz="1200">
              <a:latin typeface="Times New Roman" pitchFamily="18" charset="0"/>
              <a:cs typeface="Times New Roman" pitchFamily="18" charset="0"/>
            </a:endParaRPr>
          </a:p>
        </c:rich>
      </c:tx>
    </c:title>
    <c:view3D>
      <c:rAngAx val="1"/>
    </c:view3D>
    <c:plotArea>
      <c:layout/>
      <c:bar3DChart>
        <c:barDir val="col"/>
        <c:grouping val="clustered"/>
        <c:ser>
          <c:idx val="0"/>
          <c:order val="0"/>
          <c:dLbls>
            <c:dLbl>
              <c:idx val="0"/>
              <c:layout>
                <c:manualLayout>
                  <c:x val="0"/>
                  <c:y val="-9.2592592592593767E-3"/>
                </c:manualLayout>
              </c:layout>
              <c:showVal val="1"/>
            </c:dLbl>
            <c:showVal val="1"/>
          </c:dLbls>
          <c:val>
            <c:numRef>
              <c:f>Plan3!$K$11:$K$15</c:f>
              <c:numCache>
                <c:formatCode>0%</c:formatCode>
                <c:ptCount val="5"/>
                <c:pt idx="0">
                  <c:v>0.84000000000000064</c:v>
                </c:pt>
                <c:pt idx="1">
                  <c:v>0.72000000000000064</c:v>
                </c:pt>
                <c:pt idx="2">
                  <c:v>0.68</c:v>
                </c:pt>
                <c:pt idx="3">
                  <c:v>0.72000000000000064</c:v>
                </c:pt>
                <c:pt idx="4">
                  <c:v>0.76000000000000356</c:v>
                </c:pt>
              </c:numCache>
            </c:numRef>
          </c:val>
        </c:ser>
        <c:shape val="box"/>
        <c:axId val="125250176"/>
        <c:axId val="125252736"/>
        <c:axId val="0"/>
      </c:bar3DChart>
      <c:catAx>
        <c:axId val="125250176"/>
        <c:scaling>
          <c:orientation val="minMax"/>
        </c:scaling>
        <c:axPos val="b"/>
        <c:tickLblPos val="nextTo"/>
        <c:crossAx val="125252736"/>
        <c:crosses val="autoZero"/>
        <c:auto val="1"/>
        <c:lblAlgn val="ctr"/>
        <c:lblOffset val="100"/>
      </c:catAx>
      <c:valAx>
        <c:axId val="125252736"/>
        <c:scaling>
          <c:orientation val="minMax"/>
        </c:scaling>
        <c:axPos val="l"/>
        <c:majorGridlines/>
        <c:numFmt formatCode="0%" sourceLinked="1"/>
        <c:tickLblPos val="nextTo"/>
        <c:crossAx val="125250176"/>
        <c:crosses val="autoZero"/>
        <c:crossBetween val="between"/>
      </c:valAx>
    </c:plotArea>
    <c:plotVisOnly val="1"/>
  </c:chart>
  <c:externalData r:id="rId1"/>
</c:chartSpace>
</file>

<file path=word/charts/chart5.xml><?xml version="1.0" encoding="utf-8"?>
<c:chartSpace xmlns:c="http://schemas.openxmlformats.org/drawingml/2006/chart" xmlns:a="http://schemas.openxmlformats.org/drawingml/2006/main" xmlns:r="http://schemas.openxmlformats.org/officeDocument/2006/relationships">
  <c:date1904 val="1"/>
  <c:lang val="pt-BR"/>
  <c:chart>
    <c:title>
      <c:tx>
        <c:rich>
          <a:bodyPr/>
          <a:lstStyle/>
          <a:p>
            <a:pPr>
              <a:defRPr/>
            </a:pPr>
            <a:r>
              <a:rPr lang="pt-BR" sz="1200">
                <a:latin typeface="Times New Roman" pitchFamily="18" charset="0"/>
                <a:cs typeface="Times New Roman" pitchFamily="18" charset="0"/>
              </a:rPr>
              <a:t>Percentual da avaliação da entrada na fila</a:t>
            </a:r>
          </a:p>
        </c:rich>
      </c:tx>
    </c:title>
    <c:view3D>
      <c:rAngAx val="1"/>
    </c:view3D>
    <c:plotArea>
      <c:layout/>
      <c:bar3DChart>
        <c:barDir val="col"/>
        <c:grouping val="clustered"/>
        <c:ser>
          <c:idx val="0"/>
          <c:order val="0"/>
          <c:dLbls>
            <c:dLbl>
              <c:idx val="0"/>
              <c:layout>
                <c:manualLayout>
                  <c:x val="-2.7777777777778221E-3"/>
                  <c:y val="-4.6296296296296523E-2"/>
                </c:manualLayout>
              </c:layout>
              <c:showVal val="1"/>
            </c:dLbl>
            <c:dLbl>
              <c:idx val="1"/>
              <c:layout>
                <c:manualLayout>
                  <c:x val="-8.3333333333333367E-3"/>
                  <c:y val="-5.0925925925925902E-2"/>
                </c:manualLayout>
              </c:layout>
              <c:showVal val="1"/>
            </c:dLbl>
            <c:showVal val="1"/>
          </c:dLbls>
          <c:val>
            <c:numRef>
              <c:f>Plan3!$K$20:$K$21</c:f>
              <c:numCache>
                <c:formatCode>0%</c:formatCode>
                <c:ptCount val="2"/>
                <c:pt idx="0">
                  <c:v>0.8</c:v>
                </c:pt>
                <c:pt idx="1">
                  <c:v>0.8</c:v>
                </c:pt>
              </c:numCache>
            </c:numRef>
          </c:val>
        </c:ser>
        <c:shape val="box"/>
        <c:axId val="125471744"/>
        <c:axId val="125575936"/>
        <c:axId val="0"/>
      </c:bar3DChart>
      <c:catAx>
        <c:axId val="125471744"/>
        <c:scaling>
          <c:orientation val="minMax"/>
        </c:scaling>
        <c:axPos val="b"/>
        <c:tickLblPos val="nextTo"/>
        <c:crossAx val="125575936"/>
        <c:crosses val="autoZero"/>
        <c:auto val="1"/>
        <c:lblAlgn val="ctr"/>
        <c:lblOffset val="100"/>
      </c:catAx>
      <c:valAx>
        <c:axId val="125575936"/>
        <c:scaling>
          <c:orientation val="minMax"/>
        </c:scaling>
        <c:axPos val="l"/>
        <c:majorGridlines/>
        <c:numFmt formatCode="0%" sourceLinked="1"/>
        <c:tickLblPos val="nextTo"/>
        <c:crossAx val="125471744"/>
        <c:crosses val="autoZero"/>
        <c:crossBetween val="between"/>
      </c:valAx>
    </c:plotArea>
    <c:plotVisOnly val="1"/>
  </c:chart>
  <c:externalData r:id="rId1"/>
</c:chartSpace>
</file>

<file path=word/charts/chart6.xml><?xml version="1.0" encoding="utf-8"?>
<c:chartSpace xmlns:c="http://schemas.openxmlformats.org/drawingml/2006/chart" xmlns:a="http://schemas.openxmlformats.org/drawingml/2006/main" xmlns:r="http://schemas.openxmlformats.org/officeDocument/2006/relationships">
  <c:date1904 val="1"/>
  <c:lang val="pt-BR"/>
  <c:chart>
    <c:title>
      <c:tx>
        <c:rich>
          <a:bodyPr/>
          <a:lstStyle/>
          <a:p>
            <a:pPr>
              <a:defRPr/>
            </a:pPr>
            <a:r>
              <a:rPr lang="pt-BR" sz="1200">
                <a:latin typeface="Times New Roman" pitchFamily="18" charset="0"/>
                <a:cs typeface="Times New Roman" pitchFamily="18" charset="0"/>
              </a:rPr>
              <a:t>Percentual da avaliação da Entrada no Brinquedo</a:t>
            </a:r>
          </a:p>
        </c:rich>
      </c:tx>
    </c:title>
    <c:view3D>
      <c:rAngAx val="1"/>
    </c:view3D>
    <c:plotArea>
      <c:layout>
        <c:manualLayout>
          <c:layoutTarget val="inner"/>
          <c:xMode val="edge"/>
          <c:yMode val="edge"/>
          <c:x val="0.10434951881014869"/>
          <c:y val="0.14977708772318954"/>
          <c:w val="0.8650949256342958"/>
          <c:h val="0.68834091161140065"/>
        </c:manualLayout>
      </c:layout>
      <c:bar3DChart>
        <c:barDir val="col"/>
        <c:grouping val="clustered"/>
        <c:ser>
          <c:idx val="0"/>
          <c:order val="0"/>
          <c:dLbls>
            <c:dLbl>
              <c:idx val="0"/>
              <c:layout>
                <c:manualLayout>
                  <c:x val="-2.77777777777779E-3"/>
                  <c:y val="-4.6296296296296391E-2"/>
                </c:manualLayout>
              </c:layout>
              <c:showVal val="1"/>
            </c:dLbl>
            <c:dLbl>
              <c:idx val="1"/>
              <c:layout>
                <c:manualLayout>
                  <c:x val="-8.3333333333333367E-3"/>
                  <c:y val="-5.0925925925925902E-2"/>
                </c:manualLayout>
              </c:layout>
              <c:showVal val="1"/>
            </c:dLbl>
            <c:showVal val="1"/>
          </c:dLbls>
          <c:val>
            <c:numRef>
              <c:f>Plan3!$K$35:$K$36</c:f>
              <c:numCache>
                <c:formatCode>0%</c:formatCode>
                <c:ptCount val="2"/>
                <c:pt idx="0">
                  <c:v>0.74000000000000055</c:v>
                </c:pt>
                <c:pt idx="1">
                  <c:v>0.76000000000000056</c:v>
                </c:pt>
              </c:numCache>
            </c:numRef>
          </c:val>
        </c:ser>
        <c:shape val="box"/>
        <c:axId val="149107840"/>
        <c:axId val="149109376"/>
        <c:axId val="0"/>
      </c:bar3DChart>
      <c:catAx>
        <c:axId val="149107840"/>
        <c:scaling>
          <c:orientation val="minMax"/>
        </c:scaling>
        <c:axPos val="b"/>
        <c:tickLblPos val="nextTo"/>
        <c:crossAx val="149109376"/>
        <c:crosses val="autoZero"/>
        <c:auto val="1"/>
        <c:lblAlgn val="ctr"/>
        <c:lblOffset val="100"/>
      </c:catAx>
      <c:valAx>
        <c:axId val="149109376"/>
        <c:scaling>
          <c:orientation val="minMax"/>
        </c:scaling>
        <c:axPos val="l"/>
        <c:majorGridlines/>
        <c:numFmt formatCode="0%" sourceLinked="1"/>
        <c:tickLblPos val="nextTo"/>
        <c:crossAx val="149107840"/>
        <c:crosses val="autoZero"/>
        <c:crossBetween val="between"/>
      </c:valAx>
    </c:plotArea>
    <c:plotVisOnly val="1"/>
  </c:chart>
  <c:externalData r:id="rId1"/>
</c:chartSpace>
</file>

<file path=word/charts/chart7.xml><?xml version="1.0" encoding="utf-8"?>
<c:chartSpace xmlns:c="http://schemas.openxmlformats.org/drawingml/2006/chart" xmlns:a="http://schemas.openxmlformats.org/drawingml/2006/main" xmlns:r="http://schemas.openxmlformats.org/officeDocument/2006/relationships">
  <c:date1904 val="1"/>
  <c:lang val="pt-BR"/>
  <c:chart>
    <c:title>
      <c:tx>
        <c:rich>
          <a:bodyPr/>
          <a:lstStyle/>
          <a:p>
            <a:pPr>
              <a:defRPr/>
            </a:pPr>
            <a:r>
              <a:rPr lang="pt-BR" sz="1200">
                <a:latin typeface="Times New Roman" pitchFamily="18" charset="0"/>
                <a:cs typeface="Times New Roman" pitchFamily="18" charset="0"/>
              </a:rPr>
              <a:t>Percentual da avaliação Execução do Brinquedo</a:t>
            </a:r>
          </a:p>
        </c:rich>
      </c:tx>
    </c:title>
    <c:view3D>
      <c:rAngAx val="1"/>
    </c:view3D>
    <c:plotArea>
      <c:layout/>
      <c:bar3DChart>
        <c:barDir val="col"/>
        <c:grouping val="clustered"/>
        <c:ser>
          <c:idx val="0"/>
          <c:order val="0"/>
          <c:dLbls>
            <c:dLbl>
              <c:idx val="0"/>
              <c:layout>
                <c:manualLayout>
                  <c:x val="-2.77777777777779E-3"/>
                  <c:y val="-4.6296296296296391E-2"/>
                </c:manualLayout>
              </c:layout>
              <c:showVal val="1"/>
            </c:dLbl>
            <c:dLbl>
              <c:idx val="1"/>
              <c:layout>
                <c:manualLayout>
                  <c:x val="-8.3333333333333367E-3"/>
                  <c:y val="-5.0925925925925902E-2"/>
                </c:manualLayout>
              </c:layout>
              <c:showVal val="1"/>
            </c:dLbl>
            <c:showVal val="1"/>
          </c:dLbls>
          <c:val>
            <c:numRef>
              <c:f>Plan3!$K$41:$K$42</c:f>
              <c:numCache>
                <c:formatCode>0%</c:formatCode>
                <c:ptCount val="2"/>
                <c:pt idx="0">
                  <c:v>0.84000000000000052</c:v>
                </c:pt>
                <c:pt idx="1">
                  <c:v>0.82000000000000051</c:v>
                </c:pt>
              </c:numCache>
            </c:numRef>
          </c:val>
        </c:ser>
        <c:shape val="box"/>
        <c:axId val="149863808"/>
        <c:axId val="149902464"/>
        <c:axId val="0"/>
      </c:bar3DChart>
      <c:catAx>
        <c:axId val="149863808"/>
        <c:scaling>
          <c:orientation val="minMax"/>
        </c:scaling>
        <c:axPos val="b"/>
        <c:tickLblPos val="nextTo"/>
        <c:crossAx val="149902464"/>
        <c:crosses val="autoZero"/>
        <c:auto val="1"/>
        <c:lblAlgn val="ctr"/>
        <c:lblOffset val="100"/>
      </c:catAx>
      <c:valAx>
        <c:axId val="149902464"/>
        <c:scaling>
          <c:orientation val="minMax"/>
        </c:scaling>
        <c:axPos val="l"/>
        <c:majorGridlines/>
        <c:numFmt formatCode="0%" sourceLinked="1"/>
        <c:tickLblPos val="nextTo"/>
        <c:crossAx val="149863808"/>
        <c:crosses val="autoZero"/>
        <c:crossBetween val="between"/>
      </c:valAx>
    </c:plotArea>
    <c:plotVisOnly val="1"/>
  </c:chart>
  <c:externalData r:id="rId1"/>
</c:chartSpace>
</file>

<file path=word/charts/chart8.xml><?xml version="1.0" encoding="utf-8"?>
<c:chartSpace xmlns:c="http://schemas.openxmlformats.org/drawingml/2006/chart" xmlns:a="http://schemas.openxmlformats.org/drawingml/2006/main" xmlns:r="http://schemas.openxmlformats.org/officeDocument/2006/relationships">
  <c:date1904 val="1"/>
  <c:lang val="pt-BR"/>
  <c:chart>
    <c:title>
      <c:tx>
        <c:rich>
          <a:bodyPr/>
          <a:lstStyle/>
          <a:p>
            <a:pPr>
              <a:defRPr/>
            </a:pPr>
            <a:r>
              <a:rPr lang="pt-BR" sz="1200">
                <a:latin typeface="Times New Roman" pitchFamily="18" charset="0"/>
                <a:cs typeface="Times New Roman" pitchFamily="18" charset="0"/>
              </a:rPr>
              <a:t>Percentual da avaliação geral da</a:t>
            </a:r>
            <a:r>
              <a:rPr lang="pt-BR" sz="1200" baseline="0">
                <a:latin typeface="Times New Roman" pitchFamily="18" charset="0"/>
                <a:cs typeface="Times New Roman" pitchFamily="18" charset="0"/>
              </a:rPr>
              <a:t> aplicação</a:t>
            </a:r>
            <a:endParaRPr lang="pt-BR" sz="1200">
              <a:latin typeface="Times New Roman" pitchFamily="18" charset="0"/>
              <a:cs typeface="Times New Roman" pitchFamily="18" charset="0"/>
            </a:endParaRPr>
          </a:p>
        </c:rich>
      </c:tx>
    </c:title>
    <c:view3D>
      <c:rAngAx val="1"/>
    </c:view3D>
    <c:plotArea>
      <c:layout/>
      <c:bar3DChart>
        <c:barDir val="col"/>
        <c:grouping val="clustered"/>
        <c:ser>
          <c:idx val="0"/>
          <c:order val="0"/>
          <c:dLbls>
            <c:dLbl>
              <c:idx val="0"/>
              <c:layout>
                <c:manualLayout>
                  <c:x val="-2.7777777777778221E-3"/>
                  <c:y val="-4.6296296296296523E-2"/>
                </c:manualLayout>
              </c:layout>
              <c:showVal val="1"/>
            </c:dLbl>
            <c:dLbl>
              <c:idx val="1"/>
              <c:layout>
                <c:manualLayout>
                  <c:x val="-8.3333333333333367E-3"/>
                  <c:y val="-5.0925925925925902E-2"/>
                </c:manualLayout>
              </c:layout>
              <c:showVal val="1"/>
            </c:dLbl>
            <c:showVal val="1"/>
          </c:dLbls>
          <c:val>
            <c:numRef>
              <c:f>Plan3!$K$26:$K$29</c:f>
              <c:numCache>
                <c:formatCode>0%</c:formatCode>
                <c:ptCount val="4"/>
                <c:pt idx="0">
                  <c:v>0.76000000000000356</c:v>
                </c:pt>
                <c:pt idx="1">
                  <c:v>0.72000000000000064</c:v>
                </c:pt>
                <c:pt idx="2">
                  <c:v>0.66000000000000414</c:v>
                </c:pt>
                <c:pt idx="3">
                  <c:v>0.84000000000000064</c:v>
                </c:pt>
              </c:numCache>
            </c:numRef>
          </c:val>
        </c:ser>
        <c:shape val="box"/>
        <c:axId val="151491328"/>
        <c:axId val="151493248"/>
        <c:axId val="0"/>
      </c:bar3DChart>
      <c:catAx>
        <c:axId val="151491328"/>
        <c:scaling>
          <c:orientation val="minMax"/>
        </c:scaling>
        <c:axPos val="b"/>
        <c:tickLblPos val="nextTo"/>
        <c:crossAx val="151493248"/>
        <c:crosses val="autoZero"/>
        <c:auto val="1"/>
        <c:lblAlgn val="ctr"/>
        <c:lblOffset val="100"/>
      </c:catAx>
      <c:valAx>
        <c:axId val="151493248"/>
        <c:scaling>
          <c:orientation val="minMax"/>
        </c:scaling>
        <c:axPos val="l"/>
        <c:majorGridlines/>
        <c:numFmt formatCode="0%" sourceLinked="1"/>
        <c:tickLblPos val="nextTo"/>
        <c:crossAx val="151491328"/>
        <c:crosses val="autoZero"/>
        <c:crossBetween val="between"/>
      </c:valAx>
    </c:plotArea>
    <c:plotVisOnly val="1"/>
  </c:chart>
  <c:externalData r:id="rId1"/>
</c:chartSpace>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973372E-1C51-49E3-9A68-3153055F71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889</TotalTime>
  <Pages>92</Pages>
  <Words>19157</Words>
  <Characters>103454</Characters>
  <Application>Microsoft Office Word</Application>
  <DocSecurity>0</DocSecurity>
  <Lines>862</Lines>
  <Paragraphs>244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Hewlett-Packard</Company>
  <LinksUpToDate>false</LinksUpToDate>
  <CharactersWithSpaces>122367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Vinicius</dc:creator>
  <cp:lastModifiedBy>Vinicius</cp:lastModifiedBy>
  <cp:revision>52</cp:revision>
  <cp:lastPrinted>2010-09-14T18:36:00Z</cp:lastPrinted>
  <dcterms:created xsi:type="dcterms:W3CDTF">2010-11-07T18:21:00Z</dcterms:created>
  <dcterms:modified xsi:type="dcterms:W3CDTF">2010-11-17T01:06:00Z</dcterms:modified>
</cp:coreProperties>
</file>